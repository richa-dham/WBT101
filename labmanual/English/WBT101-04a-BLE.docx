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3036639F" w:rsidR="009E4587" w:rsidRPr="00771618" w:rsidRDefault="009E4587" w:rsidP="00771618">
      <w:pPr>
        <w:rPr>
          <w:rStyle w:val="BookTitle"/>
        </w:rPr>
      </w:pPr>
      <w:bookmarkStart w:id="0" w:name="_GoBack"/>
      <w:bookmarkEnd w:id="0"/>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1E648F30" w14:textId="7113157F" w:rsidR="00553B2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553B2D">
        <w:rPr>
          <w:noProof/>
        </w:rPr>
        <w:t>3A.1</w:t>
      </w:r>
      <w:r w:rsidR="00553B2D">
        <w:rPr>
          <w:rFonts w:asciiTheme="minorHAnsi" w:eastAsiaTheme="minorEastAsia" w:hAnsiTheme="minorHAnsi"/>
          <w:b w:val="0"/>
          <w:bCs w:val="0"/>
          <w:caps w:val="0"/>
          <w:noProof/>
        </w:rPr>
        <w:tab/>
      </w:r>
      <w:r w:rsidR="00553B2D">
        <w:rPr>
          <w:noProof/>
        </w:rPr>
        <w:t>WICED BLE System Lifecycle</w:t>
      </w:r>
      <w:r w:rsidR="00553B2D">
        <w:rPr>
          <w:noProof/>
        </w:rPr>
        <w:tab/>
      </w:r>
      <w:r w:rsidR="00553B2D">
        <w:rPr>
          <w:noProof/>
        </w:rPr>
        <w:fldChar w:fldCharType="begin"/>
      </w:r>
      <w:r w:rsidR="00553B2D">
        <w:rPr>
          <w:noProof/>
        </w:rPr>
        <w:instrText xml:space="preserve"> PAGEREF _Toc515352439 \h </w:instrText>
      </w:r>
      <w:r w:rsidR="00553B2D">
        <w:rPr>
          <w:noProof/>
        </w:rPr>
      </w:r>
      <w:r w:rsidR="00553B2D">
        <w:rPr>
          <w:noProof/>
        </w:rPr>
        <w:fldChar w:fldCharType="separate"/>
      </w:r>
      <w:r w:rsidR="00553B2D">
        <w:rPr>
          <w:noProof/>
        </w:rPr>
        <w:t>2</w:t>
      </w:r>
      <w:r w:rsidR="00553B2D">
        <w:rPr>
          <w:noProof/>
        </w:rPr>
        <w:fldChar w:fldCharType="end"/>
      </w:r>
    </w:p>
    <w:p w14:paraId="12D5D4D8" w14:textId="77ECFEDA" w:rsidR="00553B2D" w:rsidRDefault="00553B2D">
      <w:pPr>
        <w:pStyle w:val="TOC2"/>
        <w:rPr>
          <w:rFonts w:asciiTheme="minorHAnsi" w:eastAsiaTheme="minorEastAsia" w:hAnsiTheme="minorHAnsi"/>
          <w:smallCaps w:val="0"/>
          <w:noProof/>
          <w:sz w:val="22"/>
        </w:rPr>
      </w:pPr>
      <w:r>
        <w:rPr>
          <w:noProof/>
        </w:rPr>
        <w:t>3A.1.1 Turning on the WICED Bluetooth Stack</w:t>
      </w:r>
      <w:r>
        <w:rPr>
          <w:noProof/>
        </w:rPr>
        <w:tab/>
      </w:r>
      <w:r>
        <w:rPr>
          <w:noProof/>
        </w:rPr>
        <w:fldChar w:fldCharType="begin"/>
      </w:r>
      <w:r>
        <w:rPr>
          <w:noProof/>
        </w:rPr>
        <w:instrText xml:space="preserve"> PAGEREF _Toc515352440 \h </w:instrText>
      </w:r>
      <w:r>
        <w:rPr>
          <w:noProof/>
        </w:rPr>
      </w:r>
      <w:r>
        <w:rPr>
          <w:noProof/>
        </w:rPr>
        <w:fldChar w:fldCharType="separate"/>
      </w:r>
      <w:r>
        <w:rPr>
          <w:noProof/>
        </w:rPr>
        <w:t>4</w:t>
      </w:r>
      <w:r>
        <w:rPr>
          <w:noProof/>
        </w:rPr>
        <w:fldChar w:fldCharType="end"/>
      </w:r>
    </w:p>
    <w:p w14:paraId="305322FC" w14:textId="7F90A7DD" w:rsidR="00553B2D" w:rsidRDefault="00553B2D">
      <w:pPr>
        <w:pStyle w:val="TOC2"/>
        <w:rPr>
          <w:rFonts w:asciiTheme="minorHAnsi" w:eastAsiaTheme="minorEastAsia" w:hAnsiTheme="minorHAnsi"/>
          <w:smallCaps w:val="0"/>
          <w:noProof/>
          <w:sz w:val="22"/>
        </w:rPr>
      </w:pPr>
      <w:r>
        <w:rPr>
          <w:noProof/>
        </w:rPr>
        <w:t>3A.1.2 Start Advertising</w:t>
      </w:r>
      <w:r>
        <w:rPr>
          <w:noProof/>
        </w:rPr>
        <w:tab/>
      </w:r>
      <w:r>
        <w:rPr>
          <w:noProof/>
        </w:rPr>
        <w:fldChar w:fldCharType="begin"/>
      </w:r>
      <w:r>
        <w:rPr>
          <w:noProof/>
        </w:rPr>
        <w:instrText xml:space="preserve"> PAGEREF _Toc515352441 \h </w:instrText>
      </w:r>
      <w:r>
        <w:rPr>
          <w:noProof/>
        </w:rPr>
      </w:r>
      <w:r>
        <w:rPr>
          <w:noProof/>
        </w:rPr>
        <w:fldChar w:fldCharType="separate"/>
      </w:r>
      <w:r>
        <w:rPr>
          <w:noProof/>
        </w:rPr>
        <w:t>4</w:t>
      </w:r>
      <w:r>
        <w:rPr>
          <w:noProof/>
        </w:rPr>
        <w:fldChar w:fldCharType="end"/>
      </w:r>
    </w:p>
    <w:p w14:paraId="0071E016" w14:textId="01513818" w:rsidR="00553B2D" w:rsidRDefault="00553B2D">
      <w:pPr>
        <w:pStyle w:val="TOC2"/>
        <w:rPr>
          <w:rFonts w:asciiTheme="minorHAnsi" w:eastAsiaTheme="minorEastAsia" w:hAnsiTheme="minorHAnsi"/>
          <w:smallCaps w:val="0"/>
          <w:noProof/>
          <w:sz w:val="22"/>
        </w:rPr>
      </w:pPr>
      <w:r>
        <w:rPr>
          <w:noProof/>
        </w:rPr>
        <w:t>3A.1.3 Make a Connection</w:t>
      </w:r>
      <w:r>
        <w:rPr>
          <w:noProof/>
        </w:rPr>
        <w:tab/>
      </w:r>
      <w:r>
        <w:rPr>
          <w:noProof/>
        </w:rPr>
        <w:fldChar w:fldCharType="begin"/>
      </w:r>
      <w:r>
        <w:rPr>
          <w:noProof/>
        </w:rPr>
        <w:instrText xml:space="preserve"> PAGEREF _Toc515352442 \h </w:instrText>
      </w:r>
      <w:r>
        <w:rPr>
          <w:noProof/>
        </w:rPr>
      </w:r>
      <w:r>
        <w:rPr>
          <w:noProof/>
        </w:rPr>
        <w:fldChar w:fldCharType="separate"/>
      </w:r>
      <w:r>
        <w:rPr>
          <w:noProof/>
        </w:rPr>
        <w:t>5</w:t>
      </w:r>
      <w:r>
        <w:rPr>
          <w:noProof/>
        </w:rPr>
        <w:fldChar w:fldCharType="end"/>
      </w:r>
    </w:p>
    <w:p w14:paraId="2BAE6ADC" w14:textId="6857940D" w:rsidR="00553B2D" w:rsidRDefault="00553B2D">
      <w:pPr>
        <w:pStyle w:val="TOC2"/>
        <w:rPr>
          <w:rFonts w:asciiTheme="minorHAnsi" w:eastAsiaTheme="minorEastAsia" w:hAnsiTheme="minorHAnsi"/>
          <w:smallCaps w:val="0"/>
          <w:noProof/>
          <w:sz w:val="22"/>
        </w:rPr>
      </w:pPr>
      <w:r>
        <w:rPr>
          <w:noProof/>
        </w:rPr>
        <w:t>3A.1.4 Exchange Data</w:t>
      </w:r>
      <w:r>
        <w:rPr>
          <w:noProof/>
        </w:rPr>
        <w:tab/>
      </w:r>
      <w:r>
        <w:rPr>
          <w:noProof/>
        </w:rPr>
        <w:fldChar w:fldCharType="begin"/>
      </w:r>
      <w:r>
        <w:rPr>
          <w:noProof/>
        </w:rPr>
        <w:instrText xml:space="preserve"> PAGEREF _Toc515352443 \h </w:instrText>
      </w:r>
      <w:r>
        <w:rPr>
          <w:noProof/>
        </w:rPr>
      </w:r>
      <w:r>
        <w:rPr>
          <w:noProof/>
        </w:rPr>
        <w:fldChar w:fldCharType="separate"/>
      </w:r>
      <w:r>
        <w:rPr>
          <w:noProof/>
        </w:rPr>
        <w:t>5</w:t>
      </w:r>
      <w:r>
        <w:rPr>
          <w:noProof/>
        </w:rPr>
        <w:fldChar w:fldCharType="end"/>
      </w:r>
    </w:p>
    <w:p w14:paraId="5D463C9C" w14:textId="09531690" w:rsidR="00553B2D" w:rsidRDefault="00553B2D">
      <w:pPr>
        <w:pStyle w:val="TOC1"/>
        <w:tabs>
          <w:tab w:val="left" w:pos="720"/>
        </w:tabs>
        <w:rPr>
          <w:rFonts w:asciiTheme="minorHAnsi" w:eastAsiaTheme="minorEastAsia" w:hAnsiTheme="minorHAnsi"/>
          <w:b w:val="0"/>
          <w:bCs w:val="0"/>
          <w:caps w:val="0"/>
          <w:noProof/>
        </w:rPr>
      </w:pPr>
      <w:r>
        <w:rPr>
          <w:noProof/>
        </w:rPr>
        <w:t>3A.2</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_Toc515352444 \h </w:instrText>
      </w:r>
      <w:r>
        <w:rPr>
          <w:noProof/>
        </w:rPr>
      </w:r>
      <w:r>
        <w:rPr>
          <w:noProof/>
        </w:rPr>
        <w:fldChar w:fldCharType="separate"/>
      </w:r>
      <w:r>
        <w:rPr>
          <w:noProof/>
        </w:rPr>
        <w:t>6</w:t>
      </w:r>
      <w:r>
        <w:rPr>
          <w:noProof/>
        </w:rPr>
        <w:fldChar w:fldCharType="end"/>
      </w:r>
    </w:p>
    <w:p w14:paraId="6A9004F9" w14:textId="3FA0B944" w:rsidR="00553B2D" w:rsidRDefault="00553B2D">
      <w:pPr>
        <w:pStyle w:val="TOC2"/>
        <w:rPr>
          <w:rFonts w:asciiTheme="minorHAnsi" w:eastAsiaTheme="minorEastAsia" w:hAnsiTheme="minorHAnsi"/>
          <w:smallCaps w:val="0"/>
          <w:noProof/>
          <w:sz w:val="22"/>
        </w:rPr>
      </w:pPr>
      <w:r>
        <w:rPr>
          <w:noProof/>
        </w:rPr>
        <w:t>3A.2.1 Attributes</w:t>
      </w:r>
      <w:r>
        <w:rPr>
          <w:noProof/>
        </w:rPr>
        <w:tab/>
      </w:r>
      <w:r>
        <w:rPr>
          <w:noProof/>
        </w:rPr>
        <w:fldChar w:fldCharType="begin"/>
      </w:r>
      <w:r>
        <w:rPr>
          <w:noProof/>
        </w:rPr>
        <w:instrText xml:space="preserve"> PAGEREF _Toc515352445 \h </w:instrText>
      </w:r>
      <w:r>
        <w:rPr>
          <w:noProof/>
        </w:rPr>
      </w:r>
      <w:r>
        <w:rPr>
          <w:noProof/>
        </w:rPr>
        <w:fldChar w:fldCharType="separate"/>
      </w:r>
      <w:r>
        <w:rPr>
          <w:noProof/>
        </w:rPr>
        <w:t>6</w:t>
      </w:r>
      <w:r>
        <w:rPr>
          <w:noProof/>
        </w:rPr>
        <w:fldChar w:fldCharType="end"/>
      </w:r>
    </w:p>
    <w:p w14:paraId="321BB3F4" w14:textId="74989CDC" w:rsidR="00553B2D" w:rsidRDefault="00553B2D">
      <w:pPr>
        <w:pStyle w:val="TOC2"/>
        <w:rPr>
          <w:rFonts w:asciiTheme="minorHAnsi" w:eastAsiaTheme="minorEastAsia" w:hAnsiTheme="minorHAnsi"/>
          <w:smallCaps w:val="0"/>
          <w:noProof/>
          <w:sz w:val="22"/>
        </w:rPr>
      </w:pPr>
      <w:r>
        <w:rPr>
          <w:noProof/>
        </w:rPr>
        <w:t>3A.2.2 Profiles – Services - Characteristics</w:t>
      </w:r>
      <w:r>
        <w:rPr>
          <w:noProof/>
        </w:rPr>
        <w:tab/>
      </w:r>
      <w:r>
        <w:rPr>
          <w:noProof/>
        </w:rPr>
        <w:fldChar w:fldCharType="begin"/>
      </w:r>
      <w:r>
        <w:rPr>
          <w:noProof/>
        </w:rPr>
        <w:instrText xml:space="preserve"> PAGEREF _Toc515352446 \h </w:instrText>
      </w:r>
      <w:r>
        <w:rPr>
          <w:noProof/>
        </w:rPr>
      </w:r>
      <w:r>
        <w:rPr>
          <w:noProof/>
        </w:rPr>
        <w:fldChar w:fldCharType="separate"/>
      </w:r>
      <w:r>
        <w:rPr>
          <w:noProof/>
        </w:rPr>
        <w:t>7</w:t>
      </w:r>
      <w:r>
        <w:rPr>
          <w:noProof/>
        </w:rPr>
        <w:fldChar w:fldCharType="end"/>
      </w:r>
    </w:p>
    <w:p w14:paraId="6BD355E7" w14:textId="23990449" w:rsidR="00553B2D" w:rsidRDefault="00553B2D">
      <w:pPr>
        <w:pStyle w:val="TOC2"/>
        <w:rPr>
          <w:rFonts w:asciiTheme="minorHAnsi" w:eastAsiaTheme="minorEastAsia" w:hAnsiTheme="minorHAnsi"/>
          <w:smallCaps w:val="0"/>
          <w:noProof/>
          <w:sz w:val="22"/>
        </w:rPr>
      </w:pPr>
      <w:r>
        <w:rPr>
          <w:noProof/>
        </w:rPr>
        <w:t>3A.2.3 Service Declaration in the GATT DB</w:t>
      </w:r>
      <w:r>
        <w:rPr>
          <w:noProof/>
        </w:rPr>
        <w:tab/>
      </w:r>
      <w:r>
        <w:rPr>
          <w:noProof/>
        </w:rPr>
        <w:fldChar w:fldCharType="begin"/>
      </w:r>
      <w:r>
        <w:rPr>
          <w:noProof/>
        </w:rPr>
        <w:instrText xml:space="preserve"> PAGEREF _Toc515352447 \h </w:instrText>
      </w:r>
      <w:r>
        <w:rPr>
          <w:noProof/>
        </w:rPr>
      </w:r>
      <w:r>
        <w:rPr>
          <w:noProof/>
        </w:rPr>
        <w:fldChar w:fldCharType="separate"/>
      </w:r>
      <w:r>
        <w:rPr>
          <w:noProof/>
        </w:rPr>
        <w:t>8</w:t>
      </w:r>
      <w:r>
        <w:rPr>
          <w:noProof/>
        </w:rPr>
        <w:fldChar w:fldCharType="end"/>
      </w:r>
    </w:p>
    <w:p w14:paraId="25937CF3" w14:textId="357DC550" w:rsidR="00553B2D" w:rsidRDefault="00553B2D">
      <w:pPr>
        <w:pStyle w:val="TOC2"/>
        <w:rPr>
          <w:rFonts w:asciiTheme="minorHAnsi" w:eastAsiaTheme="minorEastAsia" w:hAnsiTheme="minorHAnsi"/>
          <w:smallCaps w:val="0"/>
          <w:noProof/>
          <w:sz w:val="22"/>
        </w:rPr>
      </w:pPr>
      <w:r>
        <w:rPr>
          <w:noProof/>
        </w:rPr>
        <w:t>3A.2.4 Characteristic Declaration in the GATT DB</w:t>
      </w:r>
      <w:r>
        <w:rPr>
          <w:noProof/>
        </w:rPr>
        <w:tab/>
      </w:r>
      <w:r>
        <w:rPr>
          <w:noProof/>
        </w:rPr>
        <w:fldChar w:fldCharType="begin"/>
      </w:r>
      <w:r>
        <w:rPr>
          <w:noProof/>
        </w:rPr>
        <w:instrText xml:space="preserve"> PAGEREF _Toc515352448 \h </w:instrText>
      </w:r>
      <w:r>
        <w:rPr>
          <w:noProof/>
        </w:rPr>
      </w:r>
      <w:r>
        <w:rPr>
          <w:noProof/>
        </w:rPr>
        <w:fldChar w:fldCharType="separate"/>
      </w:r>
      <w:r>
        <w:rPr>
          <w:noProof/>
        </w:rPr>
        <w:t>8</w:t>
      </w:r>
      <w:r>
        <w:rPr>
          <w:noProof/>
        </w:rPr>
        <w:fldChar w:fldCharType="end"/>
      </w:r>
    </w:p>
    <w:p w14:paraId="262D3DD6" w14:textId="08865E4B" w:rsidR="00553B2D" w:rsidRDefault="00553B2D">
      <w:pPr>
        <w:pStyle w:val="TOC2"/>
        <w:rPr>
          <w:rFonts w:asciiTheme="minorHAnsi" w:eastAsiaTheme="minorEastAsia" w:hAnsiTheme="minorHAnsi"/>
          <w:smallCaps w:val="0"/>
          <w:noProof/>
          <w:sz w:val="22"/>
        </w:rPr>
      </w:pPr>
      <w:r>
        <w:rPr>
          <w:noProof/>
        </w:rPr>
        <w:t>3A.2.5 Minimum Services</w:t>
      </w:r>
      <w:r>
        <w:rPr>
          <w:noProof/>
        </w:rPr>
        <w:tab/>
      </w:r>
      <w:r>
        <w:rPr>
          <w:noProof/>
        </w:rPr>
        <w:fldChar w:fldCharType="begin"/>
      </w:r>
      <w:r>
        <w:rPr>
          <w:noProof/>
        </w:rPr>
        <w:instrText xml:space="preserve"> PAGEREF _Toc515352449 \h </w:instrText>
      </w:r>
      <w:r>
        <w:rPr>
          <w:noProof/>
        </w:rPr>
      </w:r>
      <w:r>
        <w:rPr>
          <w:noProof/>
        </w:rPr>
        <w:fldChar w:fldCharType="separate"/>
      </w:r>
      <w:r>
        <w:rPr>
          <w:noProof/>
        </w:rPr>
        <w:t>10</w:t>
      </w:r>
      <w:r>
        <w:rPr>
          <w:noProof/>
        </w:rPr>
        <w:fldChar w:fldCharType="end"/>
      </w:r>
    </w:p>
    <w:p w14:paraId="30AA0021" w14:textId="34BF1E53" w:rsidR="00553B2D" w:rsidRDefault="00553B2D">
      <w:pPr>
        <w:pStyle w:val="TOC1"/>
        <w:tabs>
          <w:tab w:val="left" w:pos="720"/>
        </w:tabs>
        <w:rPr>
          <w:rFonts w:asciiTheme="minorHAnsi" w:eastAsiaTheme="minorEastAsia" w:hAnsiTheme="minorHAnsi"/>
          <w:b w:val="0"/>
          <w:bCs w:val="0"/>
          <w:caps w:val="0"/>
          <w:noProof/>
        </w:rPr>
      </w:pPr>
      <w:r>
        <w:rPr>
          <w:noProof/>
        </w:rPr>
        <w:t>3A.3</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_Toc515352450 \h </w:instrText>
      </w:r>
      <w:r>
        <w:rPr>
          <w:noProof/>
        </w:rPr>
      </w:r>
      <w:r>
        <w:rPr>
          <w:noProof/>
        </w:rPr>
        <w:fldChar w:fldCharType="separate"/>
      </w:r>
      <w:r>
        <w:rPr>
          <w:noProof/>
        </w:rPr>
        <w:t>10</w:t>
      </w:r>
      <w:r>
        <w:rPr>
          <w:noProof/>
        </w:rPr>
        <w:fldChar w:fldCharType="end"/>
      </w:r>
    </w:p>
    <w:p w14:paraId="04D3AD1C" w14:textId="1A3FCE2F" w:rsidR="00553B2D" w:rsidRDefault="00553B2D">
      <w:pPr>
        <w:pStyle w:val="TOC1"/>
        <w:tabs>
          <w:tab w:val="left" w:pos="720"/>
        </w:tabs>
        <w:rPr>
          <w:rFonts w:asciiTheme="minorHAnsi" w:eastAsiaTheme="minorEastAsia" w:hAnsiTheme="minorHAnsi"/>
          <w:b w:val="0"/>
          <w:bCs w:val="0"/>
          <w:caps w:val="0"/>
          <w:noProof/>
        </w:rPr>
      </w:pPr>
      <w:r>
        <w:rPr>
          <w:noProof/>
        </w:rPr>
        <w:t>3A.4</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_Toc515352451 \h </w:instrText>
      </w:r>
      <w:r>
        <w:rPr>
          <w:noProof/>
        </w:rPr>
      </w:r>
      <w:r>
        <w:rPr>
          <w:noProof/>
        </w:rPr>
        <w:fldChar w:fldCharType="separate"/>
      </w:r>
      <w:r>
        <w:rPr>
          <w:noProof/>
        </w:rPr>
        <w:t>21</w:t>
      </w:r>
      <w:r>
        <w:rPr>
          <w:noProof/>
        </w:rPr>
        <w:fldChar w:fldCharType="end"/>
      </w:r>
    </w:p>
    <w:p w14:paraId="47A4CAB6" w14:textId="1C5C8C00" w:rsidR="00553B2D" w:rsidRDefault="00553B2D">
      <w:pPr>
        <w:pStyle w:val="TOC2"/>
        <w:rPr>
          <w:rFonts w:asciiTheme="minorHAnsi" w:eastAsiaTheme="minorEastAsia" w:hAnsiTheme="minorHAnsi"/>
          <w:smallCaps w:val="0"/>
          <w:noProof/>
          <w:sz w:val="22"/>
        </w:rPr>
      </w:pPr>
      <w:r>
        <w:rPr>
          <w:noProof/>
        </w:rPr>
        <w:t>3A.4.1 Turning on the WICED Bluetooth Stack</w:t>
      </w:r>
      <w:r>
        <w:rPr>
          <w:noProof/>
        </w:rPr>
        <w:tab/>
      </w:r>
      <w:r>
        <w:rPr>
          <w:noProof/>
        </w:rPr>
        <w:fldChar w:fldCharType="begin"/>
      </w:r>
      <w:r>
        <w:rPr>
          <w:noProof/>
        </w:rPr>
        <w:instrText xml:space="preserve"> PAGEREF _Toc515352452 \h </w:instrText>
      </w:r>
      <w:r>
        <w:rPr>
          <w:noProof/>
        </w:rPr>
      </w:r>
      <w:r>
        <w:rPr>
          <w:noProof/>
        </w:rPr>
        <w:fldChar w:fldCharType="separate"/>
      </w:r>
      <w:r>
        <w:rPr>
          <w:noProof/>
        </w:rPr>
        <w:t>21</w:t>
      </w:r>
      <w:r>
        <w:rPr>
          <w:noProof/>
        </w:rPr>
        <w:fldChar w:fldCharType="end"/>
      </w:r>
    </w:p>
    <w:p w14:paraId="18018328" w14:textId="740DE9A8" w:rsidR="00553B2D" w:rsidRDefault="00553B2D">
      <w:pPr>
        <w:pStyle w:val="TOC2"/>
        <w:rPr>
          <w:rFonts w:asciiTheme="minorHAnsi" w:eastAsiaTheme="minorEastAsia" w:hAnsiTheme="minorHAnsi"/>
          <w:smallCaps w:val="0"/>
          <w:noProof/>
          <w:sz w:val="22"/>
        </w:rPr>
      </w:pPr>
      <w:r>
        <w:rPr>
          <w:noProof/>
        </w:rPr>
        <w:t>3A.4.2 Start Advertising</w:t>
      </w:r>
      <w:r>
        <w:rPr>
          <w:noProof/>
        </w:rPr>
        <w:tab/>
      </w:r>
      <w:r>
        <w:rPr>
          <w:noProof/>
        </w:rPr>
        <w:fldChar w:fldCharType="begin"/>
      </w:r>
      <w:r>
        <w:rPr>
          <w:noProof/>
        </w:rPr>
        <w:instrText xml:space="preserve"> PAGEREF _Toc515352453 \h </w:instrText>
      </w:r>
      <w:r>
        <w:rPr>
          <w:noProof/>
        </w:rPr>
      </w:r>
      <w:r>
        <w:rPr>
          <w:noProof/>
        </w:rPr>
        <w:fldChar w:fldCharType="separate"/>
      </w:r>
      <w:r>
        <w:rPr>
          <w:noProof/>
        </w:rPr>
        <w:t>21</w:t>
      </w:r>
      <w:r>
        <w:rPr>
          <w:noProof/>
        </w:rPr>
        <w:fldChar w:fldCharType="end"/>
      </w:r>
    </w:p>
    <w:p w14:paraId="0D11639C" w14:textId="59DF88B9" w:rsidR="00553B2D" w:rsidRDefault="00553B2D">
      <w:pPr>
        <w:pStyle w:val="TOC2"/>
        <w:rPr>
          <w:rFonts w:asciiTheme="minorHAnsi" w:eastAsiaTheme="minorEastAsia" w:hAnsiTheme="minorHAnsi"/>
          <w:smallCaps w:val="0"/>
          <w:noProof/>
          <w:sz w:val="22"/>
        </w:rPr>
      </w:pPr>
      <w:r>
        <w:rPr>
          <w:noProof/>
        </w:rPr>
        <w:t>3A.4.3 Making a Connection</w:t>
      </w:r>
      <w:r>
        <w:rPr>
          <w:noProof/>
        </w:rPr>
        <w:tab/>
      </w:r>
      <w:r>
        <w:rPr>
          <w:noProof/>
        </w:rPr>
        <w:fldChar w:fldCharType="begin"/>
      </w:r>
      <w:r>
        <w:rPr>
          <w:noProof/>
        </w:rPr>
        <w:instrText xml:space="preserve"> PAGEREF _Toc515352454 \h </w:instrText>
      </w:r>
      <w:r>
        <w:rPr>
          <w:noProof/>
        </w:rPr>
      </w:r>
      <w:r>
        <w:rPr>
          <w:noProof/>
        </w:rPr>
        <w:fldChar w:fldCharType="separate"/>
      </w:r>
      <w:r>
        <w:rPr>
          <w:noProof/>
        </w:rPr>
        <w:t>21</w:t>
      </w:r>
      <w:r>
        <w:rPr>
          <w:noProof/>
        </w:rPr>
        <w:fldChar w:fldCharType="end"/>
      </w:r>
    </w:p>
    <w:p w14:paraId="6F27157C" w14:textId="43ACF2A5" w:rsidR="00553B2D" w:rsidRDefault="00553B2D">
      <w:pPr>
        <w:pStyle w:val="TOC2"/>
        <w:rPr>
          <w:rFonts w:asciiTheme="minorHAnsi" w:eastAsiaTheme="minorEastAsia" w:hAnsiTheme="minorHAnsi"/>
          <w:smallCaps w:val="0"/>
          <w:noProof/>
          <w:sz w:val="22"/>
        </w:rPr>
      </w:pPr>
      <w:r>
        <w:rPr>
          <w:noProof/>
        </w:rPr>
        <w:t>3A.4.4 Exchange Data – Read (from the Central)</w:t>
      </w:r>
      <w:r>
        <w:rPr>
          <w:noProof/>
        </w:rPr>
        <w:tab/>
      </w:r>
      <w:r>
        <w:rPr>
          <w:noProof/>
        </w:rPr>
        <w:fldChar w:fldCharType="begin"/>
      </w:r>
      <w:r>
        <w:rPr>
          <w:noProof/>
        </w:rPr>
        <w:instrText xml:space="preserve"> PAGEREF _Toc515352455 \h </w:instrText>
      </w:r>
      <w:r>
        <w:rPr>
          <w:noProof/>
        </w:rPr>
      </w:r>
      <w:r>
        <w:rPr>
          <w:noProof/>
        </w:rPr>
        <w:fldChar w:fldCharType="separate"/>
      </w:r>
      <w:r>
        <w:rPr>
          <w:noProof/>
        </w:rPr>
        <w:t>22</w:t>
      </w:r>
      <w:r>
        <w:rPr>
          <w:noProof/>
        </w:rPr>
        <w:fldChar w:fldCharType="end"/>
      </w:r>
    </w:p>
    <w:p w14:paraId="497030A1" w14:textId="3EEC3494" w:rsidR="00553B2D" w:rsidRDefault="00553B2D">
      <w:pPr>
        <w:pStyle w:val="TOC2"/>
        <w:rPr>
          <w:rFonts w:asciiTheme="minorHAnsi" w:eastAsiaTheme="minorEastAsia" w:hAnsiTheme="minorHAnsi"/>
          <w:smallCaps w:val="0"/>
          <w:noProof/>
          <w:sz w:val="22"/>
        </w:rPr>
      </w:pPr>
      <w:r>
        <w:rPr>
          <w:noProof/>
        </w:rPr>
        <w:t>3A.4.5 Exchange Data – Write (from the Central)</w:t>
      </w:r>
      <w:r>
        <w:rPr>
          <w:noProof/>
        </w:rPr>
        <w:tab/>
      </w:r>
      <w:r>
        <w:rPr>
          <w:noProof/>
        </w:rPr>
        <w:fldChar w:fldCharType="begin"/>
      </w:r>
      <w:r>
        <w:rPr>
          <w:noProof/>
        </w:rPr>
        <w:instrText xml:space="preserve"> PAGEREF _Toc515352456 \h </w:instrText>
      </w:r>
      <w:r>
        <w:rPr>
          <w:noProof/>
        </w:rPr>
      </w:r>
      <w:r>
        <w:rPr>
          <w:noProof/>
        </w:rPr>
        <w:fldChar w:fldCharType="separate"/>
      </w:r>
      <w:r>
        <w:rPr>
          <w:noProof/>
        </w:rPr>
        <w:t>22</w:t>
      </w:r>
      <w:r>
        <w:rPr>
          <w:noProof/>
        </w:rPr>
        <w:fldChar w:fldCharType="end"/>
      </w:r>
    </w:p>
    <w:p w14:paraId="7006709E" w14:textId="05530FE2" w:rsidR="00553B2D" w:rsidRDefault="00553B2D">
      <w:pPr>
        <w:pStyle w:val="TOC1"/>
        <w:tabs>
          <w:tab w:val="left" w:pos="720"/>
        </w:tabs>
        <w:rPr>
          <w:rFonts w:asciiTheme="minorHAnsi" w:eastAsiaTheme="minorEastAsia" w:hAnsiTheme="minorHAnsi"/>
          <w:b w:val="0"/>
          <w:bCs w:val="0"/>
          <w:caps w:val="0"/>
          <w:noProof/>
        </w:rPr>
      </w:pPr>
      <w:r>
        <w:rPr>
          <w:noProof/>
        </w:rPr>
        <w:t>3A.5</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_Toc515352457 \h </w:instrText>
      </w:r>
      <w:r>
        <w:rPr>
          <w:noProof/>
        </w:rPr>
      </w:r>
      <w:r>
        <w:rPr>
          <w:noProof/>
        </w:rPr>
        <w:fldChar w:fldCharType="separate"/>
      </w:r>
      <w:r>
        <w:rPr>
          <w:noProof/>
        </w:rPr>
        <w:t>23</w:t>
      </w:r>
      <w:r>
        <w:rPr>
          <w:noProof/>
        </w:rPr>
        <w:fldChar w:fldCharType="end"/>
      </w:r>
    </w:p>
    <w:p w14:paraId="421B5F53" w14:textId="381E509A" w:rsidR="00553B2D" w:rsidRDefault="00553B2D">
      <w:pPr>
        <w:pStyle w:val="TOC2"/>
        <w:rPr>
          <w:rFonts w:asciiTheme="minorHAnsi" w:eastAsiaTheme="minorEastAsia" w:hAnsiTheme="minorHAnsi"/>
          <w:smallCaps w:val="0"/>
          <w:noProof/>
          <w:sz w:val="22"/>
        </w:rPr>
      </w:pPr>
      <w:r>
        <w:rPr>
          <w:noProof/>
        </w:rPr>
        <w:t>3A.5.1 gatt_database[]</w:t>
      </w:r>
      <w:r>
        <w:rPr>
          <w:noProof/>
        </w:rPr>
        <w:tab/>
      </w:r>
      <w:r>
        <w:rPr>
          <w:noProof/>
        </w:rPr>
        <w:fldChar w:fldCharType="begin"/>
      </w:r>
      <w:r>
        <w:rPr>
          <w:noProof/>
        </w:rPr>
        <w:instrText xml:space="preserve"> PAGEREF _Toc515352458 \h </w:instrText>
      </w:r>
      <w:r>
        <w:rPr>
          <w:noProof/>
        </w:rPr>
      </w:r>
      <w:r>
        <w:rPr>
          <w:noProof/>
        </w:rPr>
        <w:fldChar w:fldCharType="separate"/>
      </w:r>
      <w:r>
        <w:rPr>
          <w:noProof/>
        </w:rPr>
        <w:t>24</w:t>
      </w:r>
      <w:r>
        <w:rPr>
          <w:noProof/>
        </w:rPr>
        <w:fldChar w:fldCharType="end"/>
      </w:r>
    </w:p>
    <w:p w14:paraId="2F24CBCB" w14:textId="58C80D35" w:rsidR="00553B2D" w:rsidRDefault="00553B2D">
      <w:pPr>
        <w:pStyle w:val="TOC2"/>
        <w:rPr>
          <w:rFonts w:asciiTheme="minorHAnsi" w:eastAsiaTheme="minorEastAsia" w:hAnsiTheme="minorHAnsi"/>
          <w:smallCaps w:val="0"/>
          <w:noProof/>
          <w:sz w:val="22"/>
        </w:rPr>
      </w:pPr>
      <w:r>
        <w:rPr>
          <w:noProof/>
        </w:rPr>
        <w:t>3A.5.2 gatt_db_ext_attr_tbl</w:t>
      </w:r>
      <w:r>
        <w:rPr>
          <w:noProof/>
        </w:rPr>
        <w:tab/>
      </w:r>
      <w:r>
        <w:rPr>
          <w:noProof/>
        </w:rPr>
        <w:fldChar w:fldCharType="begin"/>
      </w:r>
      <w:r>
        <w:rPr>
          <w:noProof/>
        </w:rPr>
        <w:instrText xml:space="preserve"> PAGEREF _Toc515352459 \h </w:instrText>
      </w:r>
      <w:r>
        <w:rPr>
          <w:noProof/>
        </w:rPr>
      </w:r>
      <w:r>
        <w:rPr>
          <w:noProof/>
        </w:rPr>
        <w:fldChar w:fldCharType="separate"/>
      </w:r>
      <w:r>
        <w:rPr>
          <w:noProof/>
        </w:rPr>
        <w:t>25</w:t>
      </w:r>
      <w:r>
        <w:rPr>
          <w:noProof/>
        </w:rPr>
        <w:fldChar w:fldCharType="end"/>
      </w:r>
    </w:p>
    <w:p w14:paraId="31AB0004" w14:textId="3E673956" w:rsidR="00553B2D" w:rsidRDefault="00553B2D">
      <w:pPr>
        <w:pStyle w:val="TOC2"/>
        <w:rPr>
          <w:rFonts w:asciiTheme="minorHAnsi" w:eastAsiaTheme="minorEastAsia" w:hAnsiTheme="minorHAnsi"/>
          <w:smallCaps w:val="0"/>
          <w:noProof/>
          <w:sz w:val="22"/>
        </w:rPr>
      </w:pPr>
      <w:r>
        <w:rPr>
          <w:noProof/>
        </w:rPr>
        <w:t>3A.5.3 uint8_t Arrays for the Values</w:t>
      </w:r>
      <w:r>
        <w:rPr>
          <w:noProof/>
        </w:rPr>
        <w:tab/>
      </w:r>
      <w:r>
        <w:rPr>
          <w:noProof/>
        </w:rPr>
        <w:fldChar w:fldCharType="begin"/>
      </w:r>
      <w:r>
        <w:rPr>
          <w:noProof/>
        </w:rPr>
        <w:instrText xml:space="preserve"> PAGEREF _Toc515352460 \h </w:instrText>
      </w:r>
      <w:r>
        <w:rPr>
          <w:noProof/>
        </w:rPr>
      </w:r>
      <w:r>
        <w:rPr>
          <w:noProof/>
        </w:rPr>
        <w:fldChar w:fldCharType="separate"/>
      </w:r>
      <w:r>
        <w:rPr>
          <w:noProof/>
        </w:rPr>
        <w:t>26</w:t>
      </w:r>
      <w:r>
        <w:rPr>
          <w:noProof/>
        </w:rPr>
        <w:fldChar w:fldCharType="end"/>
      </w:r>
    </w:p>
    <w:p w14:paraId="082C680E" w14:textId="5F3F275C" w:rsidR="00553B2D" w:rsidRDefault="00553B2D">
      <w:pPr>
        <w:pStyle w:val="TOC2"/>
        <w:rPr>
          <w:rFonts w:asciiTheme="minorHAnsi" w:eastAsiaTheme="minorEastAsia" w:hAnsiTheme="minorHAnsi"/>
          <w:smallCaps w:val="0"/>
          <w:noProof/>
          <w:sz w:val="22"/>
        </w:rPr>
      </w:pPr>
      <w:r>
        <w:rPr>
          <w:noProof/>
        </w:rPr>
        <w:t>3A.5.4 The Application Programming Interface</w:t>
      </w:r>
      <w:r>
        <w:rPr>
          <w:noProof/>
        </w:rPr>
        <w:tab/>
      </w:r>
      <w:r>
        <w:rPr>
          <w:noProof/>
        </w:rPr>
        <w:fldChar w:fldCharType="begin"/>
      </w:r>
      <w:r>
        <w:rPr>
          <w:noProof/>
        </w:rPr>
        <w:instrText xml:space="preserve"> PAGEREF _Toc515352461 \h </w:instrText>
      </w:r>
      <w:r>
        <w:rPr>
          <w:noProof/>
        </w:rPr>
      </w:r>
      <w:r>
        <w:rPr>
          <w:noProof/>
        </w:rPr>
        <w:fldChar w:fldCharType="separate"/>
      </w:r>
      <w:r>
        <w:rPr>
          <w:noProof/>
        </w:rPr>
        <w:t>26</w:t>
      </w:r>
      <w:r>
        <w:rPr>
          <w:noProof/>
        </w:rPr>
        <w:fldChar w:fldCharType="end"/>
      </w:r>
    </w:p>
    <w:p w14:paraId="2AA0A952" w14:textId="1C6BAE54" w:rsidR="00553B2D" w:rsidRDefault="00553B2D">
      <w:pPr>
        <w:pStyle w:val="TOC1"/>
        <w:tabs>
          <w:tab w:val="left" w:pos="720"/>
        </w:tabs>
        <w:rPr>
          <w:rFonts w:asciiTheme="minorHAnsi" w:eastAsiaTheme="minorEastAsia" w:hAnsiTheme="minorHAnsi"/>
          <w:b w:val="0"/>
          <w:bCs w:val="0"/>
          <w:caps w:val="0"/>
          <w:noProof/>
        </w:rPr>
      </w:pPr>
      <w:r>
        <w:rPr>
          <w:noProof/>
        </w:rPr>
        <w:t>3A.6</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_Toc515352462 \h </w:instrText>
      </w:r>
      <w:r>
        <w:rPr>
          <w:noProof/>
        </w:rPr>
      </w:r>
      <w:r>
        <w:rPr>
          <w:noProof/>
        </w:rPr>
        <w:fldChar w:fldCharType="separate"/>
      </w:r>
      <w:r>
        <w:rPr>
          <w:noProof/>
        </w:rPr>
        <w:t>27</w:t>
      </w:r>
      <w:r>
        <w:rPr>
          <w:noProof/>
        </w:rPr>
        <w:fldChar w:fldCharType="end"/>
      </w:r>
    </w:p>
    <w:p w14:paraId="708C6629" w14:textId="1E7D0B7B" w:rsidR="00553B2D" w:rsidRDefault="00553B2D">
      <w:pPr>
        <w:pStyle w:val="TOC2"/>
        <w:rPr>
          <w:rFonts w:asciiTheme="minorHAnsi" w:eastAsiaTheme="minorEastAsia" w:hAnsiTheme="minorHAnsi"/>
          <w:smallCaps w:val="0"/>
          <w:noProof/>
          <w:sz w:val="22"/>
        </w:rPr>
      </w:pPr>
      <w:r>
        <w:rPr>
          <w:noProof/>
        </w:rPr>
        <w:t>3A.6.1 Essential Bluetooth Management Events</w:t>
      </w:r>
      <w:r>
        <w:rPr>
          <w:noProof/>
        </w:rPr>
        <w:tab/>
      </w:r>
      <w:r>
        <w:rPr>
          <w:noProof/>
        </w:rPr>
        <w:fldChar w:fldCharType="begin"/>
      </w:r>
      <w:r>
        <w:rPr>
          <w:noProof/>
        </w:rPr>
        <w:instrText xml:space="preserve"> PAGEREF _Toc515352463 \h </w:instrText>
      </w:r>
      <w:r>
        <w:rPr>
          <w:noProof/>
        </w:rPr>
      </w:r>
      <w:r>
        <w:rPr>
          <w:noProof/>
        </w:rPr>
        <w:fldChar w:fldCharType="separate"/>
      </w:r>
      <w:r>
        <w:rPr>
          <w:noProof/>
        </w:rPr>
        <w:t>27</w:t>
      </w:r>
      <w:r>
        <w:rPr>
          <w:noProof/>
        </w:rPr>
        <w:fldChar w:fldCharType="end"/>
      </w:r>
    </w:p>
    <w:p w14:paraId="553815A6" w14:textId="5E9F20E1" w:rsidR="00553B2D" w:rsidRDefault="00553B2D">
      <w:pPr>
        <w:pStyle w:val="TOC2"/>
        <w:rPr>
          <w:rFonts w:asciiTheme="minorHAnsi" w:eastAsiaTheme="minorEastAsia" w:hAnsiTheme="minorHAnsi"/>
          <w:smallCaps w:val="0"/>
          <w:noProof/>
          <w:sz w:val="22"/>
        </w:rPr>
      </w:pPr>
      <w:r>
        <w:rPr>
          <w:noProof/>
        </w:rPr>
        <w:t>3A.6.2 Essential GATT Events</w:t>
      </w:r>
      <w:r>
        <w:rPr>
          <w:noProof/>
        </w:rPr>
        <w:tab/>
      </w:r>
      <w:r>
        <w:rPr>
          <w:noProof/>
        </w:rPr>
        <w:fldChar w:fldCharType="begin"/>
      </w:r>
      <w:r>
        <w:rPr>
          <w:noProof/>
        </w:rPr>
        <w:instrText xml:space="preserve"> PAGEREF _Toc515352464 \h </w:instrText>
      </w:r>
      <w:r>
        <w:rPr>
          <w:noProof/>
        </w:rPr>
      </w:r>
      <w:r>
        <w:rPr>
          <w:noProof/>
        </w:rPr>
        <w:fldChar w:fldCharType="separate"/>
      </w:r>
      <w:r>
        <w:rPr>
          <w:noProof/>
        </w:rPr>
        <w:t>28</w:t>
      </w:r>
      <w:r>
        <w:rPr>
          <w:noProof/>
        </w:rPr>
        <w:fldChar w:fldCharType="end"/>
      </w:r>
    </w:p>
    <w:p w14:paraId="63A36ABA" w14:textId="6945FE17" w:rsidR="00553B2D" w:rsidRDefault="00553B2D">
      <w:pPr>
        <w:pStyle w:val="TOC2"/>
        <w:rPr>
          <w:rFonts w:asciiTheme="minorHAnsi" w:eastAsiaTheme="minorEastAsia" w:hAnsiTheme="minorHAnsi"/>
          <w:smallCaps w:val="0"/>
          <w:noProof/>
          <w:sz w:val="22"/>
        </w:rPr>
      </w:pPr>
      <w:r>
        <w:rPr>
          <w:noProof/>
        </w:rPr>
        <w:t>3A.6.3 Essential GATT Server Events</w:t>
      </w:r>
      <w:r>
        <w:rPr>
          <w:noProof/>
        </w:rPr>
        <w:tab/>
      </w:r>
      <w:r>
        <w:rPr>
          <w:noProof/>
        </w:rPr>
        <w:fldChar w:fldCharType="begin"/>
      </w:r>
      <w:r>
        <w:rPr>
          <w:noProof/>
        </w:rPr>
        <w:instrText xml:space="preserve"> PAGEREF _Toc515352465 \h </w:instrText>
      </w:r>
      <w:r>
        <w:rPr>
          <w:noProof/>
        </w:rPr>
      </w:r>
      <w:r>
        <w:rPr>
          <w:noProof/>
        </w:rPr>
        <w:fldChar w:fldCharType="separate"/>
      </w:r>
      <w:r>
        <w:rPr>
          <w:noProof/>
        </w:rPr>
        <w:t>28</w:t>
      </w:r>
      <w:r>
        <w:rPr>
          <w:noProof/>
        </w:rPr>
        <w:fldChar w:fldCharType="end"/>
      </w:r>
    </w:p>
    <w:p w14:paraId="25BAEA41" w14:textId="2BF984B3"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15352439"/>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ins w:id="2" w:author="Greg Landry" w:date="2018-05-29T10:22:00Z">
        <w:r w:rsidR="0057109E">
          <w:t>,</w:t>
        </w:r>
      </w:ins>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ins w:id="3" w:author="Greg Landry" w:date="2018-05-29T10:23:00Z">
        <w:r w:rsidR="0057109E">
          <w:t xml:space="preserve"> and also install the PC version of CySmart on you</w:t>
        </w:r>
      </w:ins>
      <w:ins w:id="4" w:author="Greg Landry" w:date="2018-05-30T13:18:00Z">
        <w:r w:rsidR="007F01ED">
          <w:t>r</w:t>
        </w:r>
      </w:ins>
      <w:ins w:id="5" w:author="Greg Landry" w:date="2018-05-29T10:23:00Z">
        <w:r w:rsidR="0057109E">
          <w:t xml:space="preserve"> laptop</w:t>
        </w:r>
      </w:ins>
      <w:r>
        <w:t>.</w:t>
      </w:r>
    </w:p>
    <w:p w14:paraId="32067D72" w14:textId="2149B29B"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ins w:id="6" w:author="Greg Landry" w:date="2018-05-29T10:23:00Z">
        <w:r w:rsidR="00F90CC0">
          <w:t>(</w:t>
        </w:r>
      </w:ins>
      <w:r>
        <w:t>e.g. when it receives a message from the other side.</w:t>
      </w:r>
      <w:ins w:id="7" w:author="Greg Landry" w:date="2018-05-29T10:23:00Z">
        <w:r w:rsidR="00F90CC0">
          <w:t>)</w:t>
        </w:r>
      </w:ins>
      <w:r>
        <w:t xml:space="preserve">  Your Application is responsible for processing these events and doing the right thing.  This basic architecture is also true of Apps running on a cellphone (in iOS or Android) but we will not explore that in more detail in this course</w:t>
      </w:r>
      <w:del w:id="8" w:author="Greg Landry" w:date="2018-05-29T10:24:00Z">
        <w:r w:rsidDel="00F90CC0">
          <w:delText>,</w:delText>
        </w:r>
      </w:del>
      <w:r>
        <w:t xml:space="preserve"> other than to run </w:t>
      </w:r>
      <w:ins w:id="9" w:author="Greg Landry" w:date="2018-05-29T10:24:00Z">
        <w:r w:rsidR="00F90CC0">
          <w:t xml:space="preserve">existing </w:t>
        </w:r>
      </w:ins>
      <w:r>
        <w:t>Apps on those devices.</w:t>
      </w:r>
    </w:p>
    <w:p w14:paraId="09B7EA53" w14:textId="2607765E" w:rsidR="005C7BCE" w:rsidRDefault="005C7BCE" w:rsidP="00612A35">
      <w:r>
        <w:t>There are 4 steps</w:t>
      </w:r>
      <w:ins w:id="10" w:author="Greg Landry" w:date="2018-05-29T10:24:00Z">
        <w:r w:rsidR="00F90CC0">
          <w:t xml:space="preserve"> your application firmware needs to handle:</w:t>
        </w:r>
      </w:ins>
    </w:p>
    <w:p w14:paraId="6FA52B8B" w14:textId="67A09AD1" w:rsidR="005C7BCE" w:rsidRDefault="005C7BCE" w:rsidP="004A0F55">
      <w:pPr>
        <w:pStyle w:val="ListParagraph"/>
        <w:numPr>
          <w:ilvl w:val="0"/>
          <w:numId w:val="5"/>
        </w:numPr>
      </w:pPr>
      <w:r>
        <w:t>Turn on the WICED Bluetooth Stack</w:t>
      </w:r>
      <w:ins w:id="11" w:author="Greg Landry" w:date="2018-05-30T11:10:00Z">
        <w:r w:rsidR="005D7290">
          <w:t xml:space="preserve"> (from now on referred to as "the Stack")</w:t>
        </w:r>
      </w:ins>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36E7C1A0" w:rsidR="000B6177" w:rsidRDefault="000B6177" w:rsidP="00171AB4">
      <w:pPr>
        <w:keepNext/>
      </w:pPr>
      <w:r>
        <w:lastRenderedPageBreak/>
        <w:t xml:space="preserve">Here is the </w:t>
      </w:r>
      <w:ins w:id="12" w:author="Greg Landry" w:date="2018-05-29T10:25:00Z">
        <w:r w:rsidR="00B6636F">
          <w:t xml:space="preserve">overall </w:t>
        </w:r>
      </w:ins>
      <w:r>
        <w:t>picture</w:t>
      </w:r>
      <w:ins w:id="13" w:author="Greg Landry" w:date="2018-05-29T10:26:00Z">
        <w:r w:rsidR="00B6636F">
          <w:t xml:space="preserve"> which I will describe in pieces as we go:</w:t>
        </w:r>
      </w:ins>
      <w:del w:id="14" w:author="Greg Landry" w:date="2018-05-29T10:26:00Z">
        <w:r w:rsidDel="00B6636F">
          <w:delText>:</w:delText>
        </w:r>
      </w:del>
    </w:p>
    <w:p w14:paraId="4FA3EAF0" w14:textId="30C9B780" w:rsidR="00635B89" w:rsidRDefault="000B6177" w:rsidP="00171AB4">
      <w:pPr>
        <w:jc w:val="center"/>
      </w:pPr>
      <w:r w:rsidRPr="000B6177">
        <w:rPr>
          <w:noProof/>
        </w:rPr>
        <w:drawing>
          <wp:inline distT="0" distB="0" distL="0" distR="0" wp14:anchorId="459171BB" wp14:editId="6AC74157">
            <wp:extent cx="5619750" cy="7551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2017" cy="7568323"/>
                    </a:xfrm>
                    <a:prstGeom prst="rect">
                      <a:avLst/>
                    </a:prstGeom>
                  </pic:spPr>
                </pic:pic>
              </a:graphicData>
            </a:graphic>
          </wp:inline>
        </w:drawing>
      </w:r>
    </w:p>
    <w:p w14:paraId="41110144" w14:textId="7BEA285B" w:rsidR="000B6177" w:rsidRDefault="000B6177" w:rsidP="007F01ED">
      <w:pPr>
        <w:pStyle w:val="Heading2"/>
      </w:pPr>
      <w:bookmarkStart w:id="15" w:name="_Toc515352440"/>
      <w:r>
        <w:lastRenderedPageBreak/>
        <w:t>Turning on the WICED Bluetooth Stack</w:t>
      </w:r>
      <w:bookmarkEnd w:id="15"/>
    </w:p>
    <w:p w14:paraId="0C04F94E" w14:textId="77777777" w:rsidR="00282376" w:rsidRDefault="00282376" w:rsidP="000B6177">
      <w:r>
        <w:t>In the beginning, you have a WICED device and a Cell Phone, and they are not connected, the WICED state is Off, so that’s where we will start.</w:t>
      </w:r>
    </w:p>
    <w:p w14:paraId="5B8208C6" w14:textId="246201A9" w:rsidR="000B6177" w:rsidRDefault="000B6177" w:rsidP="000B6177">
      <w:pPr>
        <w:rPr>
          <w:ins w:id="16" w:author="Greg Landry" w:date="2018-05-29T10:29:00Z"/>
        </w:rPr>
      </w:pPr>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ins w:id="17" w:author="Greg Landry" w:date="2018-05-29T10:29:00Z">
        <w:r>
          <w:t xml:space="preserve">The first thing you do in your firmware is to turn on BLE. In WICED, that means that you </w:t>
        </w:r>
      </w:ins>
      <w:ins w:id="18" w:author="Greg Landry" w:date="2018-05-29T10:30:00Z">
        <w:r>
          <w:t>initialize</w:t>
        </w:r>
      </w:ins>
      <w:ins w:id="19" w:author="Greg Landry" w:date="2018-05-29T10:29:00Z">
        <w:r w:rsidR="00171AB4">
          <w:t xml:space="preserve"> the S</w:t>
        </w:r>
        <w:r>
          <w:t xml:space="preserve">tack and provide it with a function that will be called when </w:t>
        </w:r>
      </w:ins>
      <w:ins w:id="20" w:author="Greg Landry" w:date="2018-05-29T10:30:00Z">
        <w:r>
          <w:t>the</w:t>
        </w:r>
      </w:ins>
      <w:ins w:id="21" w:author="Greg Landry" w:date="2018-05-29T10:29:00Z">
        <w:r>
          <w:t xml:space="preserve"> </w:t>
        </w:r>
      </w:ins>
      <w:ins w:id="22" w:author="Greg Landry" w:date="2018-05-29T10:30:00Z">
        <w:r w:rsidR="00171AB4">
          <w:t>S</w:t>
        </w:r>
        <w:r>
          <w:t>tack has events for you to process (this is often called the "callback" function for obvious reasons).</w:t>
        </w:r>
      </w:ins>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23" w:name="_Toc515352441"/>
      <w:r>
        <w:lastRenderedPageBreak/>
        <w:t>Start Advertising</w:t>
      </w:r>
      <w:bookmarkEnd w:id="23"/>
    </w:p>
    <w:p w14:paraId="42C11224" w14:textId="30B5E3E1" w:rsidR="009C2A1F" w:rsidRDefault="009C2A1F" w:rsidP="00171AB4">
      <w:pPr>
        <w:keepNext/>
        <w:keepLines/>
      </w:pPr>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171AB4">
      <w:pPr>
        <w:keepNext/>
        <w:keepLines/>
      </w:pPr>
      <w:r>
        <w:t>The Stack is responsible for broadcasting your advertising packets at a regular, configurable interval into the open air.  That means that all BLE Centrals that are scanning and in range</w:t>
      </w:r>
      <w:del w:id="24" w:author="Greg Landry" w:date="2018-05-29T10:29:00Z">
        <w:r w:rsidDel="00525911">
          <w:delText>,</w:delText>
        </w:r>
      </w:del>
      <w:r>
        <w:t xml:space="preserve"> may hear your advertising packet and process it.  There are several things that can be done to enhance security, which I will address later.  </w:t>
      </w:r>
    </w:p>
    <w:p w14:paraId="14B68207" w14:textId="417962AF" w:rsidR="00612A35" w:rsidRDefault="006F4F7E" w:rsidP="00612A35">
      <w:r>
        <w:rPr>
          <w:noProof/>
        </w:rPr>
        <w:drawing>
          <wp:inline distT="0" distB="0" distL="0" distR="0" wp14:anchorId="09670260" wp14:editId="292EDF00">
            <wp:extent cx="5943600" cy="22390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9010"/>
                    </a:xfrm>
                    <a:prstGeom prst="rect">
                      <a:avLst/>
                    </a:prstGeom>
                  </pic:spPr>
                </pic:pic>
              </a:graphicData>
            </a:graphic>
          </wp:inline>
        </w:drawing>
      </w:r>
    </w:p>
    <w:p w14:paraId="53F89DC0" w14:textId="7A562E95" w:rsidR="000B6177" w:rsidRDefault="00BB1E8D" w:rsidP="007F01ED">
      <w:pPr>
        <w:pStyle w:val="Heading2"/>
      </w:pPr>
      <w:bookmarkStart w:id="25" w:name="_Toc515352442"/>
      <w:r>
        <w:lastRenderedPageBreak/>
        <w:t>Make a C</w:t>
      </w:r>
      <w:r w:rsidR="000B6177">
        <w:t>onnection</w:t>
      </w:r>
      <w:bookmarkEnd w:id="25"/>
    </w:p>
    <w:p w14:paraId="728B6DA8" w14:textId="5A9489CA" w:rsidR="009C2A1F" w:rsidRDefault="00612A35" w:rsidP="000634C2">
      <w:pPr>
        <w:keepNext/>
        <w:keepLines/>
      </w:pPr>
      <w:r>
        <w:t>Once a Central device processes your advertising packet it can choose what to do next including initiat</w:t>
      </w:r>
      <w:ins w:id="26" w:author="Greg Landry" w:date="2018-05-29T10:33:00Z">
        <w:r w:rsidR="004139DF">
          <w:t>ing</w:t>
        </w:r>
      </w:ins>
      <w:del w:id="27" w:author="Greg Landry" w:date="2018-05-29T10:33:00Z">
        <w:r w:rsidDel="004139DF">
          <w:delText>e</w:delText>
        </w:r>
      </w:del>
      <w:r>
        <w:t xml:space="preserve"> a connection.  When the Central App initiates a connection, it will call an API which will trigger </w:t>
      </w:r>
      <w:del w:id="28" w:author="Greg Landry" w:date="2018-05-29T10:34:00Z">
        <w:r w:rsidDel="00B430C9">
          <w:delText xml:space="preserve">the </w:delText>
        </w:r>
      </w:del>
      <w:ins w:id="29" w:author="Greg Landry" w:date="2018-05-29T10:34:00Z">
        <w:r w:rsidR="00B430C9">
          <w:t xml:space="preserve">its </w:t>
        </w:r>
      </w:ins>
      <w:del w:id="30" w:author="Greg Landry" w:date="2018-05-30T11:52:00Z">
        <w:r w:rsidDel="004577CE">
          <w:delText xml:space="preserve">Bluetooth </w:delText>
        </w:r>
      </w:del>
      <w:r>
        <w:t xml:space="preserve">Stack </w:t>
      </w:r>
      <w:del w:id="31" w:author="Greg Landry" w:date="2018-05-29T10:34:00Z">
        <w:r w:rsidDel="00B430C9">
          <w:delText xml:space="preserve">which will </w:delText>
        </w:r>
      </w:del>
      <w:ins w:id="32" w:author="Greg Landry" w:date="2018-05-29T10:34:00Z">
        <w:r w:rsidR="00B430C9">
          <w:t>to</w:t>
        </w:r>
      </w:ins>
      <w:ins w:id="33" w:author="Greg Landry" w:date="2018-05-29T10:33:00Z">
        <w:r w:rsidR="00B430C9">
          <w:t xml:space="preserve"> </w:t>
        </w:r>
      </w:ins>
      <w:r>
        <w:t xml:space="preserve">generate a Bluetooth Packet called a “connection_req” which will </w:t>
      </w:r>
      <w:ins w:id="34" w:author="Greg Landry" w:date="2018-05-29T10:34:00Z">
        <w:r w:rsidR="00B430C9">
          <w:t>then</w:t>
        </w:r>
      </w:ins>
      <w:ins w:id="35" w:author="Greg Landry" w:date="2018-05-29T10:33:00Z">
        <w:r w:rsidR="00B430C9">
          <w:t xml:space="preserve"> </w:t>
        </w:r>
      </w:ins>
      <w:r>
        <w:t>go out the Central</w:t>
      </w:r>
      <w:ins w:id="36" w:author="Greg Landry" w:date="2018-05-29T10:34:00Z">
        <w:r w:rsidR="00B430C9">
          <w:t>'s</w:t>
        </w:r>
      </w:ins>
      <w:r>
        <w:t xml:space="preserve"> radio and through the air to your WICED radio.  </w:t>
      </w:r>
    </w:p>
    <w:p w14:paraId="34237597" w14:textId="17602C74" w:rsidR="00612A35" w:rsidRDefault="00612A35" w:rsidP="000634C2">
      <w:pPr>
        <w:keepNext/>
        <w:keepLines/>
      </w:pPr>
      <w:r>
        <w:t xml:space="preserve">The WICED radio will feed the packet to the </w:t>
      </w:r>
      <w:del w:id="37" w:author="Greg Landry" w:date="2018-05-30T11:10:00Z">
        <w:r w:rsidDel="005D7290">
          <w:delText xml:space="preserve">WICED Bluetooth </w:delText>
        </w:r>
      </w:del>
      <w:r>
        <w:t>Stack which will respond AUTOMATICALLY back w</w:t>
      </w:r>
      <w:r w:rsidR="009C2A1F">
        <w:t>ith a “connection_rsp” packet.</w:t>
      </w:r>
      <w:ins w:id="38" w:author="Greg Landry" w:date="2018-05-30T11:09:00Z">
        <w:r w:rsidR="004E5C81">
          <w:t xml:space="preserve"> The Stack will also generate two callbacks to your firmware (more on that later).</w:t>
        </w:r>
      </w:ins>
      <w:r w:rsidR="009C2A1F">
        <w:t xml:space="preserve"> </w:t>
      </w:r>
    </w:p>
    <w:p w14:paraId="4F62EE6E" w14:textId="77777777" w:rsidR="00612A35" w:rsidRDefault="00612A35" w:rsidP="000634C2">
      <w:pPr>
        <w:keepNext/>
        <w:keepLines/>
      </w:pPr>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39" w:name="_Toc515352443"/>
      <w:r>
        <w:lastRenderedPageBreak/>
        <w:t>Exchange Data</w:t>
      </w:r>
      <w:bookmarkEnd w:id="39"/>
    </w:p>
    <w:p w14:paraId="772203E4" w14:textId="5A59BE0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ins w:id="40" w:author="Greg Landry" w:date="2018-05-29T10:36:00Z">
        <w:r w:rsidR="007851C2">
          <w:t>:</w:t>
        </w:r>
      </w:ins>
      <w:del w:id="41" w:author="Greg Landry" w:date="2018-05-29T10:36:00Z">
        <w:r w:rsidR="004F22BE" w:rsidDel="007851C2">
          <w:delText>,</w:delText>
        </w:r>
      </w:del>
      <w:r w:rsidR="004F22BE">
        <w:t xml:space="preserve"> Read &amp; Write which are initiated by the </w:t>
      </w:r>
      <w:del w:id="42" w:author="Greg Landry" w:date="2018-05-29T10:43:00Z">
        <w:r w:rsidR="004F22BE" w:rsidDel="00CB214B">
          <w:delText>Central and</w:delText>
        </w:r>
      </w:del>
      <w:ins w:id="43" w:author="Greg Landry" w:date="2018-05-29T10:43:00Z">
        <w:r w:rsidR="00CB214B">
          <w:t>Central and</w:t>
        </w:r>
      </w:ins>
      <w:r w:rsidR="004F22BE">
        <w:t xml:space="preserve"> Notify &amp; Indicate which are initiated by the Peripheral.</w:t>
      </w:r>
    </w:p>
    <w:p w14:paraId="0CCA6EA2" w14:textId="1B52F356"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ins w:id="44" w:author="Greg Landry" w:date="2018-05-29T10:36:00Z">
        <w:r w:rsidR="00742CD4">
          <w:t xml:space="preserve">a </w:t>
        </w:r>
      </w:ins>
      <w:r w:rsidR="004F22BE">
        <w:t xml:space="preserve">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is also </w:t>
      </w:r>
      <w:del w:id="45" w:author="Greg Landry" w:date="2018-05-29T10:37:00Z">
        <w:r w:rsidR="00DC1E78" w:rsidDel="00742CD4">
          <w:delText xml:space="preserve">known </w:delText>
        </w:r>
      </w:del>
      <w:r w:rsidR="00733F48">
        <w:t xml:space="preserve">commonly known </w:t>
      </w:r>
      <w:r w:rsidR="00DC1E78">
        <w:t xml:space="preserve">as the </w:t>
      </w:r>
      <w:r w:rsidR="00733F48">
        <w:t xml:space="preserve">GATT </w:t>
      </w:r>
      <w:r w:rsidR="00DC1E78">
        <w:t xml:space="preserve">Server.  </w:t>
      </w:r>
      <w:ins w:id="46" w:author="Greg Landry" w:date="2018-05-29T10:37:00Z">
        <w:r w:rsidR="00E715EF">
          <w:t xml:space="preserve">Likewise, </w:t>
        </w:r>
      </w:ins>
      <w:del w:id="47" w:author="Greg Landry" w:date="2018-05-29T10:37:00Z">
        <w:r w:rsidR="00DC1E78" w:rsidDel="00E715EF">
          <w:delText>And b</w:delText>
        </w:r>
      </w:del>
      <w:ins w:id="48" w:author="Greg Landry" w:date="2018-05-29T10:37:00Z">
        <w:r w:rsidR="00E715EF">
          <w:t>b</w:t>
        </w:r>
      </w:ins>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ins w:id="49" w:author="Greg Landry" w:date="2018-05-29T10:37:00Z">
        <w:r w:rsidR="009E7D47">
          <w:t xml:space="preserve"> the</w:t>
        </w:r>
      </w:ins>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0A3A5A">
      <w:pPr>
        <w:pStyle w:val="Heading1"/>
      </w:pPr>
      <w:bookmarkStart w:id="50" w:name="_Toc515352444"/>
      <w:r>
        <w:lastRenderedPageBreak/>
        <w:t xml:space="preserve">Attributes, the </w:t>
      </w:r>
      <w:r w:rsidR="00DB234F">
        <w:t xml:space="preserve">Generic Attribute Profile &amp; </w:t>
      </w:r>
      <w:r w:rsidR="00E3192D">
        <w:t>GATT Database</w:t>
      </w:r>
      <w:bookmarkEnd w:id="50"/>
    </w:p>
    <w:p w14:paraId="05391C98" w14:textId="3A56F441" w:rsidR="00196478" w:rsidRPr="00196478" w:rsidDel="007F4D45" w:rsidRDefault="00196478" w:rsidP="007F01ED">
      <w:pPr>
        <w:pStyle w:val="Heading2"/>
        <w:rPr>
          <w:del w:id="51" w:author="Greg Landry" w:date="2018-05-29T10:32:00Z"/>
        </w:rPr>
      </w:pPr>
    </w:p>
    <w:p w14:paraId="24CEB3F8" w14:textId="28DAF0C9" w:rsidR="00901545" w:rsidRDefault="00901545" w:rsidP="007F01ED">
      <w:pPr>
        <w:pStyle w:val="Heading2"/>
      </w:pPr>
      <w:bookmarkStart w:id="52" w:name="_Toc515352445"/>
      <w:r>
        <w:t>Attributes</w:t>
      </w:r>
      <w:bookmarkEnd w:id="52"/>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rPr>
          <w:ins w:id="53" w:author="Greg Landry" w:date="2018-05-30T11:55:00Z"/>
        </w:rPr>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ins w:id="54" w:author="Greg Landry" w:date="2018-05-30T11:56:00Z">
        <w:r>
          <w:t>(</w:t>
        </w:r>
      </w:ins>
      <w:ins w:id="55" w:author="Greg Landry" w:date="2018-05-30T11:55:00Z">
        <w:r>
          <w:t>This figure is taken from the Bluetooth Specification</w:t>
        </w:r>
      </w:ins>
      <w:ins w:id="56" w:author="Greg Landry" w:date="2018-05-30T11:56:00Z">
        <w:r>
          <w:t>)</w:t>
        </w:r>
      </w:ins>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ins w:id="57" w:author="Greg Landry" w:date="2018-05-29T10:50:00Z">
        <w:r w:rsidR="008653DB">
          <w:t xml:space="preserve">the </w:t>
        </w:r>
      </w:ins>
      <w:r w:rsidR="00671372">
        <w:t xml:space="preserve">database </w:t>
      </w:r>
      <w:r w:rsidR="00E87F96">
        <w:t>primary k</w:t>
      </w:r>
      <w:r w:rsidR="00671372">
        <w:t>ey.</w:t>
      </w:r>
    </w:p>
    <w:p w14:paraId="577703B0" w14:textId="51FB8AF1" w:rsidR="00F03FF5" w:rsidRDefault="00671372" w:rsidP="00474412">
      <w:r>
        <w:t>The Type of e</w:t>
      </w:r>
      <w:r w:rsidR="00F03FF5">
        <w:t xml:space="preserve">ach row in the database is identified with a Universally Unique </w:t>
      </w:r>
      <w:del w:id="58" w:author="Greg Landry" w:date="2018-05-29T10:50:00Z">
        <w:r w:rsidR="00F03FF5" w:rsidDel="008653DB">
          <w:delText>I</w:delText>
        </w:r>
        <w:r w:rsidR="008653DB" w:rsidDel="008653DB">
          <w:delText>d</w:delText>
        </w:r>
        <w:r w:rsidR="00F03FF5" w:rsidDel="008653DB">
          <w:delText>entifier</w:delText>
        </w:r>
      </w:del>
      <w:ins w:id="59" w:author="Greg Landry" w:date="2018-05-29T10:50:00Z">
        <w:r w:rsidR="008653DB">
          <w:t xml:space="preserve">IDentifier </w:t>
        </w:r>
      </w:ins>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ins w:id="60" w:author="Greg Landry" w:date="2018-05-29T10:51:00Z">
        <w:r w:rsidR="00E20289">
          <w:t xml:space="preserve">a </w:t>
        </w:r>
      </w:ins>
      <w:r>
        <w:t>custom meaning</w:t>
      </w:r>
    </w:p>
    <w:p w14:paraId="0EA4F681" w14:textId="6BCC6665"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w:t>
      </w:r>
      <w:del w:id="61" w:author="Greg Landry" w:date="2018-05-29T10:51:00Z">
        <w:r w:rsidDel="0057699C">
          <w:rPr>
            <w:rFonts w:cs="Times"/>
            <w:color w:val="000000"/>
          </w:rPr>
          <w:delText xml:space="preserve">at </w:delText>
        </w:r>
      </w:del>
      <w:ins w:id="62" w:author="Greg Landry" w:date="2018-05-29T10:51:00Z">
        <w:r w:rsidR="0057699C">
          <w:rPr>
            <w:rFonts w:cs="Times"/>
            <w:color w:val="000000"/>
          </w:rPr>
          <w:t xml:space="preserve">on </w:t>
        </w:r>
      </w:ins>
      <w:r>
        <w:rPr>
          <w:rFonts w:cs="Times"/>
          <w:color w:val="000000"/>
        </w:rPr>
        <w:t>the Bluetooth SIG website.  Also, most of the common UUIDs are inserted for you into the right place by the WICED tools (more on this later).</w:t>
      </w:r>
    </w:p>
    <w:p w14:paraId="69916882" w14:textId="60999F4E" w:rsidR="00182232" w:rsidRDefault="00182232" w:rsidP="00182232">
      <w:pPr>
        <w:rPr>
          <w:rFonts w:cs="Times"/>
          <w:color w:val="000000"/>
        </w:rPr>
      </w:pPr>
      <w:r>
        <w:rPr>
          <w:rFonts w:cs="Times"/>
          <w:color w:val="000000"/>
        </w:rPr>
        <w:t xml:space="preserve">The Permissions for Attributes tell the </w:t>
      </w:r>
      <w:del w:id="63" w:author="Greg Landry" w:date="2018-05-30T11:52:00Z">
        <w:r w:rsidDel="004577CE">
          <w:rPr>
            <w:rFonts w:cs="Times"/>
            <w:color w:val="000000"/>
          </w:rPr>
          <w:delText xml:space="preserve">Bluetooth </w:delText>
        </w:r>
      </w:del>
      <w:ins w:id="64" w:author="Greg Landry" w:date="2018-05-30T11:52:00Z">
        <w:r w:rsidR="004577CE">
          <w:rPr>
            <w:rFonts w:cs="Times"/>
            <w:color w:val="000000"/>
          </w:rPr>
          <w:t>S</w:t>
        </w:r>
      </w:ins>
      <w:del w:id="65" w:author="Greg Landry" w:date="2018-05-30T11:52:00Z">
        <w:r w:rsidDel="004577CE">
          <w:rPr>
            <w:rFonts w:cs="Times"/>
            <w:color w:val="000000"/>
          </w:rPr>
          <w:delText>s</w:delText>
        </w:r>
      </w:del>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w:t>
      </w:r>
      <w:del w:id="66" w:author="Greg Landry" w:date="2018-05-29T10:52:00Z">
        <w:r w:rsidDel="00861F54">
          <w:rPr>
            <w:rFonts w:cs="Times"/>
            <w:color w:val="000000"/>
          </w:rPr>
          <w:delText xml:space="preserve"> And once again </w:delText>
        </w:r>
      </w:del>
      <w:r>
        <w:rPr>
          <w:rFonts w:cs="Times"/>
          <w:color w:val="000000"/>
        </w:rPr>
        <w:t>WICED helps you get the permission set correctly when you make the database</w:t>
      </w:r>
      <w:ins w:id="67" w:author="Greg Landry" w:date="2018-05-29T10:52:00Z">
        <w:r w:rsidR="00511A6C">
          <w:rPr>
            <w:rFonts w:cs="Times"/>
            <w:color w:val="000000"/>
          </w:rPr>
          <w:t>, and</w:t>
        </w:r>
      </w:ins>
      <w:del w:id="68" w:author="Greg Landry" w:date="2018-05-29T10:52:00Z">
        <w:r w:rsidDel="00511A6C">
          <w:rPr>
            <w:rFonts w:cs="Times"/>
            <w:color w:val="000000"/>
          </w:rPr>
          <w:delText>.</w:delText>
        </w:r>
      </w:del>
      <w:r w:rsidR="000363C1">
        <w:rPr>
          <w:rFonts w:cs="Times"/>
          <w:color w:val="000000"/>
        </w:rPr>
        <w:t xml:space="preserve"> </w:t>
      </w:r>
      <w:ins w:id="69" w:author="Greg Landry" w:date="2018-05-29T10:52:00Z">
        <w:r w:rsidR="00511A6C">
          <w:rPr>
            <w:rFonts w:cs="Times"/>
            <w:color w:val="000000"/>
          </w:rPr>
          <w:t>t</w:t>
        </w:r>
      </w:ins>
      <w:del w:id="70" w:author="Greg Landry" w:date="2018-05-29T10:52:00Z">
        <w:r w:rsidR="000363C1" w:rsidDel="00511A6C">
          <w:rPr>
            <w:rFonts w:cs="Times"/>
            <w:color w:val="000000"/>
          </w:rPr>
          <w:delText xml:space="preserve"> T</w:delText>
        </w:r>
      </w:del>
      <w:r w:rsidR="000363C1">
        <w:rPr>
          <w:rFonts w:cs="Times"/>
          <w:color w:val="000000"/>
        </w:rPr>
        <w:t xml:space="preserve">he Stack </w:t>
      </w:r>
      <w:del w:id="71" w:author="Greg Landry" w:date="2018-05-29T10:52:00Z">
        <w:r w:rsidR="000363C1" w:rsidDel="00511A6C">
          <w:rPr>
            <w:rFonts w:cs="Times"/>
            <w:color w:val="000000"/>
          </w:rPr>
          <w:delText xml:space="preserve">also </w:delText>
        </w:r>
      </w:del>
      <w:r w:rsidR="000363C1">
        <w:rPr>
          <w:rFonts w:cs="Times"/>
          <w:color w:val="000000"/>
        </w:rPr>
        <w:t>takes care of enforcing the Permissions</w:t>
      </w:r>
      <w:ins w:id="72" w:author="Greg Landry" w:date="2018-05-29T10:52:00Z">
        <w:r w:rsidR="00511A6C">
          <w:rPr>
            <w:rFonts w:cs="Times"/>
            <w:color w:val="000000"/>
          </w:rPr>
          <w:t>.</w:t>
        </w:r>
      </w:ins>
    </w:p>
    <w:p w14:paraId="61763390" w14:textId="2ECE426D" w:rsidR="00182232" w:rsidRDefault="00182232" w:rsidP="007F01ED">
      <w:pPr>
        <w:pStyle w:val="Heading2"/>
      </w:pPr>
      <w:bookmarkStart w:id="73" w:name="_Toc515352446"/>
      <w:r>
        <w:lastRenderedPageBreak/>
        <w:t>Profiles – Services - Characteristics</w:t>
      </w:r>
      <w:bookmarkEnd w:id="73"/>
    </w:p>
    <w:p w14:paraId="41D87C9E" w14:textId="2FD55544" w:rsidR="00A35B86" w:rsidRDefault="00182232" w:rsidP="000634C2">
      <w:pPr>
        <w:keepNext/>
      </w:pPr>
      <w:r>
        <w:t>The GATT Database is “flat”</w:t>
      </w:r>
      <w:ins w:id="74" w:author="Greg Landry" w:date="2018-05-29T10:53:00Z">
        <w:r w:rsidR="00040388">
          <w:t xml:space="preserve"> – it's</w:t>
        </w:r>
      </w:ins>
      <w:del w:id="75" w:author="Greg Landry" w:date="2018-05-29T10:53:00Z">
        <w:r w:rsidDel="00040388">
          <w:delText>,</w:delText>
        </w:r>
      </w:del>
      <w:r>
        <w:t xml:space="preserve"> just a bunch rows with one Attribute per row.  The problem is a totally flat organization is a painful, so the Bluetooth SIG created a semantic hierarchy.  The hierarchy has </w:t>
      </w:r>
      <w:r w:rsidR="00AD5BD4">
        <w:t>three</w:t>
      </w:r>
      <w:r>
        <w:t xml:space="preserve"> levels</w:t>
      </w:r>
      <w:ins w:id="76" w:author="Greg Landry" w:date="2018-05-29T10:53:00Z">
        <w:r w:rsidR="00E11725">
          <w:t xml:space="preserve">: </w:t>
        </w:r>
      </w:ins>
      <w:del w:id="77" w:author="Greg Landry" w:date="2018-05-29T10:53:00Z">
        <w:r w:rsidDel="00E11725">
          <w:delText xml:space="preserve">, </w:delText>
        </w:r>
      </w:del>
      <w:r w:rsidR="00AD5BD4">
        <w:t xml:space="preserve">Profiles, </w:t>
      </w:r>
      <w:r>
        <w:t xml:space="preserve">Services and Characteristics.  </w:t>
      </w:r>
    </w:p>
    <w:p w14:paraId="35754258" w14:textId="51984638" w:rsidR="003E00B9" w:rsidRDefault="00AD5BD4" w:rsidP="000634C2">
      <w:pPr>
        <w:keepNext/>
        <w:rPr>
          <w:ins w:id="78" w:author="Greg Landry" w:date="2018-05-30T11:59:00Z"/>
        </w:rPr>
      </w:pPr>
      <w:r>
        <w:t xml:space="preserve">A </w:t>
      </w:r>
      <w:ins w:id="79" w:author="Greg Landry" w:date="2018-05-30T11:38:00Z">
        <w:r w:rsidR="00E53E78">
          <w:t>P</w:t>
        </w:r>
      </w:ins>
      <w:del w:id="80" w:author="Greg Landry" w:date="2018-05-30T11:38:00Z">
        <w:r w:rsidDel="00E53E78">
          <w:delText>p</w:delText>
        </w:r>
      </w:del>
      <w:r>
        <w:t xml:space="preserve">rofile is a </w:t>
      </w:r>
      <w:r w:rsidR="0051586B">
        <w:t xml:space="preserve">previously agreed to or possibly </w:t>
      </w:r>
      <w:r w:rsidR="00A35B86">
        <w:t xml:space="preserve">Bluetooth SIG </w:t>
      </w:r>
      <w:r w:rsidR="0051586B">
        <w:t xml:space="preserve">spec’d </w:t>
      </w:r>
      <w:r w:rsidR="003E00B9">
        <w:t>related</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ins w:id="81" w:author="Greg Landry" w:date="2018-05-29T10:53:00Z">
        <w:r w:rsidR="00E53E78">
          <w:t xml:space="preserve"> A P</w:t>
        </w:r>
        <w:r w:rsidR="00FB1199">
          <w:t>rofile contain</w:t>
        </w:r>
      </w:ins>
      <w:ins w:id="82" w:author="Greg Landry" w:date="2018-05-30T11:38:00Z">
        <w:r w:rsidR="00E53E78">
          <w:t>s</w:t>
        </w:r>
      </w:ins>
      <w:ins w:id="83" w:author="Greg Landry" w:date="2018-05-29T10:53:00Z">
        <w:r w:rsidR="00FB1199">
          <w:t xml:space="preserve"> one or more Services.</w:t>
        </w:r>
      </w:ins>
    </w:p>
    <w:p w14:paraId="59CAC3EF" w14:textId="7202B9DB" w:rsidR="002606E5" w:rsidDel="002606E5" w:rsidRDefault="002606E5" w:rsidP="000634C2">
      <w:pPr>
        <w:keepNext/>
        <w:rPr>
          <w:del w:id="84" w:author="Greg Landry" w:date="2018-05-30T11:59:00Z"/>
        </w:rPr>
      </w:pPr>
    </w:p>
    <w:p w14:paraId="1CC27B65" w14:textId="7222AD00" w:rsidR="00182232" w:rsidRDefault="00A35B86" w:rsidP="000634C2">
      <w:pPr>
        <w:keepNext/>
      </w:pPr>
      <w:r>
        <w:t>A</w:t>
      </w:r>
      <w:r w:rsidR="00182232">
        <w:t xml:space="preserve"> Service is just a group of logically related Characteristics</w:t>
      </w:r>
      <w:del w:id="85" w:author="Greg Landry" w:date="2018-05-29T10:54:00Z">
        <w:r w:rsidR="00182232" w:rsidDel="00FB1199">
          <w:delText xml:space="preserve">.  </w:delText>
        </w:r>
      </w:del>
      <w:ins w:id="86" w:author="Greg Landry" w:date="2018-05-29T10:54:00Z">
        <w:r w:rsidR="00FB1199">
          <w:t>,  a</w:t>
        </w:r>
      </w:ins>
      <w:del w:id="87" w:author="Greg Landry" w:date="2018-05-29T10:54:00Z">
        <w:r w:rsidR="00182232" w:rsidDel="00FB1199">
          <w:delText>A</w:delText>
        </w:r>
      </w:del>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28D5C83B" w14:textId="3509E21F" w:rsidR="00A35B86" w:rsidDel="00774430" w:rsidRDefault="00A35B86" w:rsidP="000634C2">
      <w:pPr>
        <w:keepNext/>
        <w:rPr>
          <w:del w:id="88" w:author="Greg Landry" w:date="2018-05-29T10:52:00Z"/>
        </w:rPr>
      </w:pPr>
    </w:p>
    <w:p w14:paraId="6C049593" w14:textId="6DA0F9CC" w:rsidR="00182232" w:rsidRDefault="00182232" w:rsidP="000634C2">
      <w:pPr>
        <w:keepNext/>
        <w:rPr>
          <w:ins w:id="89" w:author="Greg Landry" w:date="2018-05-30T11:59:00Z"/>
        </w:rPr>
      </w:pPr>
      <w:r>
        <w:t>For instance, a Battery Service could have one Characteristic</w:t>
      </w:r>
      <w:ins w:id="90" w:author="Greg Landry" w:date="2018-05-29T10:54:00Z">
        <w:r w:rsidR="00FB1199">
          <w:t xml:space="preserve"> -</w:t>
        </w:r>
      </w:ins>
      <w:del w:id="91" w:author="Greg Landry" w:date="2018-05-29T10:54:00Z">
        <w:r w:rsidDel="00FB1199">
          <w:delText>,</w:delText>
        </w:r>
      </w:del>
      <w:r>
        <w:t xml:space="preserve"> the battery level (0-100 %)</w:t>
      </w:r>
      <w:ins w:id="92" w:author="Greg Landry" w:date="2018-05-29T10:54:00Z">
        <w:r w:rsidR="00FB1199">
          <w:t xml:space="preserve"> - o</w:t>
        </w:r>
      </w:ins>
      <w:del w:id="93" w:author="Greg Landry" w:date="2018-05-29T10:54:00Z">
        <w:r w:rsidDel="00FB1199">
          <w:delText>.  O</w:delText>
        </w:r>
      </w:del>
      <w:r>
        <w:t>r you might make a more complicated Service, for instance a CapSense Service with a bunch of CapSense Sensor</w:t>
      </w:r>
      <w:del w:id="94" w:author="Greg Landry" w:date="2018-05-29T10:54:00Z">
        <w:r w:rsidDel="00FB1199">
          <w:delText>s</w:delText>
        </w:r>
      </w:del>
      <w:r>
        <w:t xml:space="preserve"> states represented as Characteristics.</w:t>
      </w:r>
    </w:p>
    <w:p w14:paraId="307ED8CA" w14:textId="49343239" w:rsidR="00243120" w:rsidRDefault="002606E5" w:rsidP="00171AB4">
      <w:ins w:id="95" w:author="Greg Landry" w:date="2018-05-30T11:59:00Z">
        <w:r>
          <w:t>There are two Services that are required for every BLE device. These are</w:t>
        </w:r>
        <w:r w:rsidR="000634C2">
          <w:t xml:space="preserve"> the </w:t>
        </w:r>
        <w:r>
          <w:t>Generic Attribute Service</w:t>
        </w:r>
      </w:ins>
      <w:ins w:id="96" w:author="Greg Landry" w:date="2018-05-30T12:02:00Z">
        <w:r w:rsidR="000634C2">
          <w:t xml:space="preserve"> and the </w:t>
        </w:r>
      </w:ins>
      <w:ins w:id="97" w:author="Greg Landry" w:date="2018-05-30T11:59:00Z">
        <w:r>
          <w:t>Generic Access Service</w:t>
        </w:r>
      </w:ins>
      <w:ins w:id="98" w:author="Greg Landry" w:date="2018-05-30T12:02:00Z">
        <w:r w:rsidR="000634C2">
          <w:t xml:space="preserve">. </w:t>
        </w:r>
      </w:ins>
      <w:ins w:id="99" w:author="Greg Landry" w:date="2018-05-30T12:00:00Z">
        <w:r w:rsidR="00243120">
          <w:t>Other Services will also be included depending on what the device does.</w:t>
        </w:r>
      </w:ins>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00" w:name="_Toc515352447"/>
      <w:r>
        <w:t>Service Declaration in the GATT DB</w:t>
      </w:r>
      <w:bookmarkEnd w:id="100"/>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721C787" w:rsidR="00951040" w:rsidRDefault="00951040" w:rsidP="000634C2">
      <w:pPr>
        <w:spacing w:after="0"/>
        <w:rPr>
          <w:ins w:id="101" w:author="Greg Landry" w:date="2018-05-30T11:57:00Z"/>
        </w:rPr>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rPr>
          <w:ins w:id="102" w:author="Greg Landry" w:date="2018-05-30T11:57:00Z"/>
        </w:rPr>
      </w:pPr>
      <w:ins w:id="103" w:author="Greg Landry" w:date="2018-05-30T11:57:00Z">
        <w:r>
          <w:t>(This figure is taken from the Bluetooth Specification)</w:t>
        </w:r>
      </w:ins>
    </w:p>
    <w:p w14:paraId="25F04B47" w14:textId="1453EF64" w:rsidR="004915F7" w:rsidDel="004915F7" w:rsidRDefault="004915F7" w:rsidP="00E3192D">
      <w:pPr>
        <w:rPr>
          <w:del w:id="104" w:author="Greg Landry" w:date="2018-05-30T11:57:00Z"/>
        </w:rPr>
      </w:pP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ins w:id="105" w:author="Greg Landry" w:date="2018-05-29T11:46:00Z">
        <w:r w:rsidR="00E438CE">
          <w:t xml:space="preserve"> The Characteristics that belong to a Service must </w:t>
        </w:r>
      </w:ins>
      <w:ins w:id="106" w:author="Greg Landry" w:date="2018-05-29T11:48:00Z">
        <w:r w:rsidR="00E438CE">
          <w:t>be in</w:t>
        </w:r>
      </w:ins>
      <w:ins w:id="107" w:author="Greg Landry" w:date="2018-05-29T11:46:00Z">
        <w:r w:rsidR="00E438CE">
          <w:t xml:space="preserve"> the GATT database after the declaration </w:t>
        </w:r>
      </w:ins>
      <w:ins w:id="108" w:author="Greg Landry" w:date="2018-05-29T11:47:00Z">
        <w:r w:rsidR="00E438CE">
          <w:t>for the Service that they belong to and</w:t>
        </w:r>
      </w:ins>
      <w:ins w:id="109" w:author="Greg Landry" w:date="2018-05-29T11:46:00Z">
        <w:r w:rsidR="00E438CE">
          <w:t xml:space="preserve"> before the next Service </w:t>
        </w:r>
      </w:ins>
      <w:ins w:id="110" w:author="Greg Landry" w:date="2018-05-29T11:47:00Z">
        <w:r w:rsidR="00E438CE">
          <w:t>declaration.</w:t>
        </w:r>
      </w:ins>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rPr>
          <w:ins w:id="111" w:author="Greg Landry" w:date="2018-05-30T11:58:00Z"/>
        </w:rPr>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rPr>
          <w:ins w:id="112" w:author="Greg Landry" w:date="2018-05-30T11:58:00Z"/>
        </w:rPr>
      </w:pPr>
      <w:ins w:id="113" w:author="Greg Landry" w:date="2018-05-30T11:58:00Z">
        <w:r>
          <w:t>(This figure is taken from the Bluetooth Specification)</w:t>
        </w:r>
      </w:ins>
    </w:p>
    <w:p w14:paraId="1BA3BC74" w14:textId="7E88F6EA" w:rsidR="00951040" w:rsidDel="004915F7" w:rsidRDefault="00951040" w:rsidP="007F01ED">
      <w:pPr>
        <w:pStyle w:val="Heading2"/>
        <w:rPr>
          <w:del w:id="114" w:author="Greg Landry" w:date="2018-05-30T11:58:00Z"/>
        </w:rPr>
      </w:pPr>
    </w:p>
    <w:p w14:paraId="76FC5FB2" w14:textId="4B0C6384" w:rsidR="00FE07B9" w:rsidRDefault="0019295A" w:rsidP="007F01ED">
      <w:pPr>
        <w:pStyle w:val="Heading2"/>
      </w:pPr>
      <w:bookmarkStart w:id="115" w:name="_Toc515352448"/>
      <w:r>
        <w:t>Characteristic</w:t>
      </w:r>
      <w:r w:rsidR="00F54905">
        <w:t xml:space="preserve"> Declaration in the GATT DB</w:t>
      </w:r>
      <w:bookmarkEnd w:id="115"/>
    </w:p>
    <w:p w14:paraId="1DCF4679" w14:textId="5EBF836F" w:rsidR="00F54905" w:rsidRDefault="00860F53" w:rsidP="00F54905">
      <w:r>
        <w:t xml:space="preserve">To declare a Characteristic, you are required to create </w:t>
      </w:r>
      <w:r w:rsidR="002C26D3">
        <w:t xml:space="preserve">a minimum </w:t>
      </w:r>
      <w:r>
        <w:t>two Attribute</w:t>
      </w:r>
      <w:ins w:id="116" w:author="Greg Landry" w:date="2018-05-29T10:56:00Z">
        <w:r w:rsidR="001855A4">
          <w:t>s:</w:t>
        </w:r>
      </w:ins>
      <w:del w:id="117" w:author="Greg Landry" w:date="2018-05-29T10:56:00Z">
        <w:r w:rsidDel="001855A4">
          <w:delText>s,</w:delText>
        </w:r>
      </w:del>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w:t>
      </w:r>
      <w:del w:id="118" w:author="Greg Landry" w:date="2018-05-29T10:59:00Z">
        <w:r w:rsidR="002C26D3" w:rsidDel="00CA4170">
          <w:delText xml:space="preserve"> permission (aka</w:delText>
        </w:r>
      </w:del>
      <w:r w:rsidR="002C26D3">
        <w:t xml:space="preserve"> Properties</w:t>
      </w:r>
      <w:ins w:id="119" w:author="Greg Landry" w:date="2018-05-29T10:59:00Z">
        <w:r w:rsidR="00CA4170">
          <w:t xml:space="preserve"> for the </w:t>
        </w:r>
      </w:ins>
      <w:ins w:id="120" w:author="Greg Landry" w:date="2018-05-29T11:00:00Z">
        <w:r w:rsidR="00CA4170">
          <w:t>Characteristic</w:t>
        </w:r>
      </w:ins>
      <w:ins w:id="121" w:author="Greg Landry" w:date="2018-05-29T10:59:00Z">
        <w:r w:rsidR="00CA4170">
          <w:t xml:space="preserve"> (which controls permission</w:t>
        </w:r>
      </w:ins>
      <w:ins w:id="122" w:author="Greg Landry" w:date="2018-05-29T11:00:00Z">
        <w:r w:rsidR="00CA4170">
          <w:t>s</w:t>
        </w:r>
      </w:ins>
      <w:ins w:id="123" w:author="Greg Landry" w:date="2018-05-29T10:59:00Z">
        <w:r w:rsidR="00CA4170">
          <w:t xml:space="preserve"> for the characteristic</w:t>
        </w:r>
      </w:ins>
      <w:ins w:id="124" w:author="Greg Landry" w:date="2018-05-29T11:00:00Z">
        <w:r w:rsidR="00CA4170">
          <w:t xml:space="preserve"> as you will see in a minute</w:t>
        </w:r>
      </w:ins>
      <w:ins w:id="125" w:author="Greg Landry" w:date="2018-05-29T10:59:00Z">
        <w:r w:rsidR="00CA4170">
          <w:t>)</w:t>
        </w:r>
      </w:ins>
      <w:del w:id="126" w:author="Greg Landry" w:date="2018-05-29T10:59:00Z">
        <w:r w:rsidR="002C26D3" w:rsidDel="00CA4170">
          <w:delText>)</w:delText>
        </w:r>
      </w:del>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rPr>
          <w:ins w:id="127" w:author="Greg Landry" w:date="2018-05-30T11:58:00Z"/>
        </w:rPr>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rPr>
          <w:ins w:id="128" w:author="Greg Landry" w:date="2018-05-30T11:58:00Z"/>
        </w:rPr>
      </w:pPr>
      <w:ins w:id="129" w:author="Greg Landry" w:date="2018-05-30T11:58:00Z">
        <w:r>
          <w:t>(This figure is taken from the Bluetooth Specification)</w:t>
        </w:r>
      </w:ins>
    </w:p>
    <w:p w14:paraId="6D45F380" w14:textId="6AD7C605" w:rsidR="006426AD" w:rsidDel="004915F7" w:rsidRDefault="006426AD" w:rsidP="00F54905">
      <w:pPr>
        <w:rPr>
          <w:del w:id="130" w:author="Greg Landry" w:date="2018-05-30T11:58:00Z"/>
        </w:rPr>
      </w:pPr>
    </w:p>
    <w:p w14:paraId="72ECADB5" w14:textId="00816C33" w:rsidR="006A111A" w:rsidRDefault="006A111A" w:rsidP="00F54905">
      <w:r>
        <w:t xml:space="preserve">Each Characteristic </w:t>
      </w:r>
      <w:del w:id="131" w:author="Greg Landry" w:date="2018-05-29T11:01:00Z">
        <w:r w:rsidDel="00C12D1C">
          <w:delText xml:space="preserve">also </w:delText>
        </w:r>
      </w:del>
      <w:r>
        <w:t xml:space="preserve">has a set of </w:t>
      </w:r>
      <w:r w:rsidR="00F637C0">
        <w:t>Properties</w:t>
      </w:r>
      <w:r>
        <w:t xml:space="preserve"> that define what the Central/Client can do with the </w:t>
      </w:r>
      <w:r w:rsidR="00F637C0">
        <w:t>Characteristic</w:t>
      </w:r>
      <w:r>
        <w:t>.  These Properties</w:t>
      </w:r>
      <w:r w:rsidR="00B34960">
        <w:t xml:space="preserve"> are used by the </w:t>
      </w:r>
      <w:del w:id="132" w:author="Greg Landry" w:date="2018-05-30T11:52:00Z">
        <w:r w:rsidR="00B34960" w:rsidDel="004577CE">
          <w:delText xml:space="preserve">WICED Bluetooth </w:delText>
        </w:r>
      </w:del>
      <w:r w:rsidR="00B34960">
        <w:t xml:space="preserve">Stack to enforce access to Characteristic </w:t>
      </w:r>
      <w:r w:rsidR="002C26D3">
        <w:t>by the Client (e.g. Read/Write) and they can be read by the Client to know what they can do.  The Properties include</w:t>
      </w:r>
      <w:ins w:id="133" w:author="Greg Landry" w:date="2018-05-29T10:59:00Z">
        <w:r w:rsidR="0013004C">
          <w:t>:</w:t>
        </w:r>
      </w:ins>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514D6A35" w:rsidR="00860F53" w:rsidRDefault="00860F53" w:rsidP="004A0F55">
      <w:pPr>
        <w:pStyle w:val="ListParagraph"/>
        <w:numPr>
          <w:ilvl w:val="0"/>
          <w:numId w:val="8"/>
        </w:numPr>
      </w:pPr>
      <w:r>
        <w:t>Write Without Response</w:t>
      </w:r>
      <w:r w:rsidR="003D3C94">
        <w:t xml:space="preserve"> – </w:t>
      </w:r>
      <w:r w:rsidR="002C26D3">
        <w:t>T</w:t>
      </w:r>
      <w:r w:rsidR="003D3C94">
        <w:t xml:space="preserve">he Client/Central </w:t>
      </w:r>
      <w:del w:id="134" w:author="Greg Landry" w:date="2018-05-29T11:01:00Z">
        <w:r w:rsidR="003D3C94" w:rsidDel="00F63884">
          <w:delText xml:space="preserve">that it </w:delText>
        </w:r>
      </w:del>
      <w:r w:rsidR="003D3C94">
        <w:t>can write to the Characteristic</w:t>
      </w:r>
      <w:r w:rsidR="002C26D3">
        <w:t xml:space="preserve"> (and that transaction does not require a response by the Server/Peripheral</w:t>
      </w:r>
      <w:ins w:id="135" w:author="Greg Landry" w:date="2018-05-29T11:01:00Z">
        <w:r w:rsidR="00F63884">
          <w:t>)</w:t>
        </w:r>
      </w:ins>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ins w:id="136" w:author="Greg Landry" w:date="2018-05-29T11:01:00Z">
        <w:r w:rsidR="00F63884">
          <w:t xml:space="preserve">it </w:t>
        </w:r>
      </w:ins>
      <w:r w:rsidR="002C26D3">
        <w:t>requires a response from the Peripheral/Server</w:t>
      </w:r>
    </w:p>
    <w:p w14:paraId="7F6A4522" w14:textId="7B86F149" w:rsidR="00860F53" w:rsidRDefault="00860F53" w:rsidP="004A0F55">
      <w:pPr>
        <w:pStyle w:val="ListParagraph"/>
        <w:numPr>
          <w:ilvl w:val="0"/>
          <w:numId w:val="8"/>
        </w:numPr>
      </w:pPr>
      <w:r>
        <w:lastRenderedPageBreak/>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628D24A"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 xml:space="preserve">lient can ask for Indications </w:t>
      </w:r>
      <w:ins w:id="137" w:author="Greg Landry" w:date="2018-05-29T11:02:00Z">
        <w:r w:rsidR="00F63884">
          <w:t xml:space="preserve">from the Server </w:t>
        </w:r>
      </w:ins>
      <w:r w:rsidR="003D3C94">
        <w:t>of Characteristic value changes</w:t>
      </w:r>
      <w:r w:rsidR="002C26D3">
        <w:t xml:space="preserve"> </w:t>
      </w:r>
      <w:del w:id="138" w:author="Greg Landry" w:date="2018-05-29T11:02:00Z">
        <w:r w:rsidR="002C26D3" w:rsidDel="00F63884">
          <w:delText xml:space="preserve">by the Server </w:delText>
        </w:r>
      </w:del>
      <w:r w:rsidR="002C26D3">
        <w:t>and requires a response by the Client/Central</w:t>
      </w:r>
    </w:p>
    <w:p w14:paraId="5C5C4EA1" w14:textId="67180D9D" w:rsidR="00860F53" w:rsidRDefault="00860F53" w:rsidP="004A0F55">
      <w:pPr>
        <w:pStyle w:val="ListParagraph"/>
        <w:numPr>
          <w:ilvl w:val="0"/>
          <w:numId w:val="8"/>
        </w:numPr>
      </w:pPr>
      <w:r>
        <w:t>Authenticated Signed Writes</w:t>
      </w:r>
      <w:r w:rsidR="003D3C94">
        <w:t xml:space="preserve"> –</w:t>
      </w:r>
      <w:r w:rsidR="002C26D3">
        <w:t xml:space="preserve"> T</w:t>
      </w:r>
      <w:r w:rsidR="003D3C94">
        <w:t xml:space="preserve">he client </w:t>
      </w:r>
      <w:del w:id="139" w:author="Greg Landry" w:date="2018-05-29T11:02:00Z">
        <w:r w:rsidR="003D3C94" w:rsidDel="00F63884">
          <w:delText xml:space="preserve">it </w:delText>
        </w:r>
      </w:del>
      <w:r w:rsidR="003D3C94">
        <w:t>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1A896F13" w:rsidR="00860F53" w:rsidRDefault="003D3C94" w:rsidP="00F54905">
      <w:r>
        <w:t xml:space="preserve">When you configure the Characteristic Properties, you </w:t>
      </w:r>
      <w:r w:rsidR="002C26D3">
        <w:t>must</w:t>
      </w:r>
      <w:r>
        <w:t xml:space="preserve"> insure that they are consistent with the Attribute Permissions</w:t>
      </w:r>
      <w:ins w:id="140" w:author="Greg Landry" w:date="2018-05-29T11:03:00Z">
        <w:r w:rsidR="00F26E32">
          <w:t xml:space="preserve"> </w:t>
        </w:r>
        <w:r w:rsidR="00A20AD1">
          <w:t>of</w:t>
        </w:r>
        <w:r w:rsidR="00F26E32">
          <w:t xml:space="preserve"> the characteristic </w:t>
        </w:r>
        <w:r w:rsidR="00A20AD1">
          <w:t>value</w:t>
        </w:r>
      </w:ins>
      <w:r>
        <w:t>.</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rPr>
          <w:ins w:id="141" w:author="Greg Landry" w:date="2018-05-30T11:58:00Z"/>
        </w:rPr>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rPr>
          <w:ins w:id="142" w:author="Greg Landry" w:date="2018-05-30T11:58:00Z"/>
        </w:rPr>
      </w:pPr>
      <w:ins w:id="143" w:author="Greg Landry" w:date="2018-05-30T11:58:00Z">
        <w:r>
          <w:t>(This figure is taken from the Bluetooth Specification)</w:t>
        </w:r>
      </w:ins>
    </w:p>
    <w:p w14:paraId="0DA5A70F" w14:textId="0C75EC13" w:rsidR="00860F53" w:rsidDel="004915F7" w:rsidRDefault="00860F53" w:rsidP="00F54905">
      <w:pPr>
        <w:rPr>
          <w:del w:id="144" w:author="Greg Landry" w:date="2018-05-30T11:58:00Z"/>
        </w:rPr>
      </w:pP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ins w:id="145" w:author="Greg Landry" w:date="2018-05-29T11:05:00Z"/>
          <w:rFonts w:eastAsia="Times New Roman"/>
          <w:b/>
          <w:bCs/>
          <w:color w:val="1F4E79" w:themeColor="accent1" w:themeShade="80"/>
          <w:sz w:val="28"/>
          <w:szCs w:val="28"/>
        </w:rPr>
      </w:pPr>
      <w:bookmarkStart w:id="146" w:name="_Toc515352450"/>
    </w:p>
    <w:p w14:paraId="480A6382" w14:textId="77777777" w:rsidR="002606E5" w:rsidRDefault="002606E5">
      <w:pPr>
        <w:rPr>
          <w:ins w:id="147" w:author="Greg Landry" w:date="2018-05-30T11:58:00Z"/>
          <w:rFonts w:eastAsia="Times New Roman"/>
          <w:b/>
          <w:bCs/>
          <w:color w:val="1F4E79" w:themeColor="accent1" w:themeShade="80"/>
          <w:sz w:val="28"/>
          <w:szCs w:val="28"/>
        </w:rPr>
      </w:pPr>
      <w:ins w:id="148" w:author="Greg Landry" w:date="2018-05-30T11:58:00Z">
        <w:r>
          <w:br w:type="page"/>
        </w:r>
      </w:ins>
    </w:p>
    <w:p w14:paraId="6E27A8BC" w14:textId="20DC8C98" w:rsidR="00612A35" w:rsidRDefault="00612A35" w:rsidP="000A3A5A">
      <w:pPr>
        <w:pStyle w:val="Heading1"/>
      </w:pPr>
      <w:r>
        <w:lastRenderedPageBreak/>
        <w:t>WICED Bluetooth Designer</w:t>
      </w:r>
      <w:bookmarkEnd w:id="146"/>
    </w:p>
    <w:p w14:paraId="081D3482" w14:textId="061D86E1" w:rsidR="00E2614D" w:rsidRDefault="00E2614D" w:rsidP="00E2614D">
      <w:r>
        <w:t xml:space="preserve">The WICED Bluetooth Designer is a tool that will </w:t>
      </w:r>
      <w:r w:rsidR="00DE5B68">
        <w:t xml:space="preserve">build </w:t>
      </w:r>
      <w:r>
        <w:t xml:space="preserve">a </w:t>
      </w:r>
      <w:r w:rsidR="00DE5B68">
        <w:t>semi-customized template project for you for BLE or BR/EDR</w:t>
      </w:r>
      <w:ins w:id="149" w:author="Greg Landry" w:date="2018-05-29T11:11:00Z">
        <w:r w:rsidR="00ED4E05">
          <w:t xml:space="preserve"> (aka</w:t>
        </w:r>
        <w:r w:rsidR="00E93092">
          <w:t xml:space="preserve"> Classic Bluetooth)</w:t>
        </w:r>
      </w:ins>
      <w:r w:rsidR="00DE5B68">
        <w:t xml:space="preserve"> or both.  The tool copies in all the required files including the makefile, customizes them to your setting</w:t>
      </w:r>
      <w:ins w:id="150" w:author="Greg Landry" w:date="2018-05-29T11:12:00Z">
        <w:r w:rsidR="00E93092">
          <w:t>s,</w:t>
        </w:r>
      </w:ins>
      <w:r w:rsidR="00DE5B68">
        <w:t xml:space="preserve"> and then </w:t>
      </w:r>
      <w:del w:id="151" w:author="Greg Landry" w:date="2018-05-29T11:12:00Z">
        <w:r w:rsidR="00DE5B68" w:rsidDel="00E93092">
          <w:delText>sets up</w:delText>
        </w:r>
      </w:del>
      <w:ins w:id="152" w:author="Greg Landry" w:date="2018-05-29T11:12:00Z">
        <w:r w:rsidR="00E93092">
          <w:t>creates</w:t>
        </w:r>
      </w:ins>
      <w:r w:rsidR="00DE5B68">
        <w:t xml:space="preserve"> a make target.  The project is runnable with no changes (it doesn’t do much, but it works).</w:t>
      </w:r>
    </w:p>
    <w:p w14:paraId="4CA3DC1E" w14:textId="7DF63F08" w:rsidR="00DE5B68" w:rsidRDefault="00DE5B68" w:rsidP="00E2614D">
      <w:r>
        <w:t xml:space="preserve">For this example </w:t>
      </w:r>
      <w:del w:id="153" w:author="Greg Landry" w:date="2018-05-30T12:03:00Z">
        <w:r w:rsidDel="00634B50">
          <w:delText xml:space="preserve">project </w:delText>
        </w:r>
      </w:del>
      <w:r>
        <w:t xml:space="preserve">I am going to build a BLE project that has </w:t>
      </w:r>
      <w:ins w:id="154" w:author="Greg Landry" w:date="2018-05-29T11:12:00Z">
        <w:r w:rsidR="007623F3">
          <w:t>o</w:t>
        </w:r>
      </w:ins>
      <w:del w:id="155" w:author="Greg Landry" w:date="2018-05-29T11:12:00Z">
        <w:r w:rsidDel="007623F3">
          <w:delText>O</w:delText>
        </w:r>
      </w:del>
      <w:r>
        <w:t xml:space="preserve">ne </w:t>
      </w:r>
      <w:ins w:id="156" w:author="Greg Landry" w:date="2018-05-29T11:12:00Z">
        <w:r w:rsidR="007623F3">
          <w:t xml:space="preserve">custom </w:t>
        </w:r>
      </w:ins>
      <w:r>
        <w:t>service</w:t>
      </w:r>
      <w:del w:id="157" w:author="Greg Landry" w:date="2018-05-29T11:12:00Z">
        <w:r w:rsidDel="007623F3">
          <w:delText>,</w:delText>
        </w:r>
      </w:del>
      <w:r>
        <w:t xml:space="preserve"> called the WicedLED Service</w:t>
      </w:r>
      <w:del w:id="158" w:author="Greg Landry" w:date="2018-05-29T11:12:00Z">
        <w:r w:rsidDel="007623F3">
          <w:delText>,</w:delText>
        </w:r>
      </w:del>
      <w:r>
        <w:t xml:space="preserve"> with one writable characteristic called “LED1”.  When the Central writes a 0 or 1 into that Characteristic, my application firmware will just write that value into the GPIO driving LED1. </w:t>
      </w:r>
    </w:p>
    <w:p w14:paraId="2A15DAF7" w14:textId="6E5A5EFF" w:rsidR="00DE5B68" w:rsidRPr="00E2614D" w:rsidRDefault="00DE5B68" w:rsidP="00E2614D">
      <w:r>
        <w:t xml:space="preserve">To run the tool, </w:t>
      </w:r>
      <w:del w:id="159" w:author="Greg Landry" w:date="2018-05-29T11:13:00Z">
        <w:r w:rsidDel="00C45BB5">
          <w:delText>go to</w:delText>
        </w:r>
      </w:del>
      <w:ins w:id="160" w:author="Greg Landry" w:date="2018-05-29T11:13:00Z">
        <w:r w:rsidR="00C45BB5">
          <w:t>select</w:t>
        </w:r>
      </w:ins>
      <w:r>
        <w:t xml:space="preserve"> </w:t>
      </w:r>
      <w:ins w:id="161" w:author="Greg Landry" w:date="2018-05-29T11:13:00Z">
        <w:r w:rsidR="00C45BB5">
          <w:t xml:space="preserve">the menu item </w:t>
        </w:r>
      </w:ins>
      <w:del w:id="162" w:author="Greg Landry" w:date="2018-05-29T11:13:00Z">
        <w:r w:rsidRPr="00634B50" w:rsidDel="00C45BB5">
          <w:rPr>
            <w:i/>
          </w:rPr>
          <w:delText xml:space="preserve">the </w:delText>
        </w:r>
      </w:del>
      <w:r w:rsidRPr="00634B50">
        <w:rPr>
          <w:i/>
        </w:rPr>
        <w:t>File-&gt;New-&gt;WICED Bluetooth Designe</w:t>
      </w:r>
      <w:ins w:id="163" w:author="Greg Landry" w:date="2018-05-29T11:13:00Z">
        <w:r w:rsidR="00C45BB5" w:rsidRPr="00634B50">
          <w:rPr>
            <w:i/>
          </w:rPr>
          <w:t>r</w:t>
        </w:r>
        <w:r w:rsidR="00C45BB5">
          <w:t>.</w:t>
        </w:r>
      </w:ins>
      <w:del w:id="164" w:author="Greg Landry" w:date="2018-05-29T11:13:00Z">
        <w:r w:rsidDel="00C45BB5">
          <w:delText>r menu</w:delText>
        </w:r>
      </w:del>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ins w:id="165" w:author="Greg Landry" w:date="2018-05-29T11:13:00Z">
        <w:r w:rsidR="00ED4E05">
          <w:t xml:space="preserve">call the project </w:t>
        </w:r>
        <w:r w:rsidR="00ED4E05" w:rsidRPr="005C01D9">
          <w:rPr>
            <w:i/>
          </w:rPr>
          <w:t>WicedLED</w:t>
        </w:r>
        <w:r w:rsidR="00ED4E05">
          <w:t xml:space="preserve"> and I'll </w:t>
        </w:r>
      </w:ins>
      <w:r>
        <w:t xml:space="preserve">pick </w:t>
      </w:r>
      <w:r w:rsidRPr="005C01D9">
        <w:rPr>
          <w:i/>
        </w:rPr>
        <w:t>20719</w:t>
      </w:r>
      <w:ins w:id="166" w:author="Greg Landry" w:date="2018-05-29T11:13:00Z">
        <w:r w:rsidR="00ED4E05">
          <w:t xml:space="preserve"> for the chip</w:t>
        </w:r>
      </w:ins>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667" cy="4695238"/>
                    </a:xfrm>
                    <a:prstGeom prst="rect">
                      <a:avLst/>
                    </a:prstGeom>
                  </pic:spPr>
                </pic:pic>
              </a:graphicData>
            </a:graphic>
          </wp:inline>
        </w:drawing>
      </w:r>
    </w:p>
    <w:p w14:paraId="43F8F855" w14:textId="2A2C6CAF" w:rsidR="00DE5B68" w:rsidRDefault="00DE5B68" w:rsidP="005C01D9">
      <w:pPr>
        <w:keepNext/>
      </w:pPr>
      <w:del w:id="167" w:author="Greg Landry" w:date="2018-05-29T11:14:00Z">
        <w:r w:rsidDel="00ED4E05">
          <w:lastRenderedPageBreak/>
          <w:delText xml:space="preserve">You </w:delText>
        </w:r>
      </w:del>
      <w:ins w:id="168" w:author="Greg Landry" w:date="2018-05-29T11:14:00Z">
        <w:r w:rsidR="00ED4E05">
          <w:t xml:space="preserve">After you click Finish, </w:t>
        </w:r>
      </w:ins>
      <w:del w:id="169" w:author="Greg Landry" w:date="2018-05-29T11:14:00Z">
        <w:r w:rsidDel="00ED4E05">
          <w:delText xml:space="preserve">then </w:delText>
        </w:r>
      </w:del>
      <w:ins w:id="170" w:author="Greg Landry" w:date="2018-05-29T11:14:00Z">
        <w:r w:rsidR="00ED4E05">
          <w:t>you get a window allowing you to</w:t>
        </w:r>
      </w:ins>
      <w:del w:id="171" w:author="Greg Landry" w:date="2018-05-29T11:14:00Z">
        <w:r w:rsidDel="00ED4E05">
          <w:delText>can</w:delText>
        </w:r>
      </w:del>
      <w:r>
        <w:t xml:space="preserve"> pick Dual Mode, BR/EDR or Single Mode LE (aka BLE)</w:t>
      </w:r>
      <w:ins w:id="172" w:author="Greg Landry" w:date="2018-05-29T11:14:00Z">
        <w:r w:rsidR="00ED4E05">
          <w:t xml:space="preserve"> along with some other options</w:t>
        </w:r>
      </w:ins>
      <w:r>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6520"/>
                    </a:xfrm>
                    <a:prstGeom prst="rect">
                      <a:avLst/>
                    </a:prstGeom>
                  </pic:spPr>
                </pic:pic>
              </a:graphicData>
            </a:graphic>
          </wp:inline>
        </w:drawing>
      </w:r>
    </w:p>
    <w:p w14:paraId="190B7D36" w14:textId="38203074" w:rsidR="00DE5B68" w:rsidRDefault="00DE5B68" w:rsidP="005C01D9">
      <w:pPr>
        <w:keepNext/>
        <w:keepLines/>
      </w:pPr>
      <w:r>
        <w:lastRenderedPageBreak/>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del w:id="173" w:author="Greg Landry" w:date="2018-05-29T11:15:00Z">
        <w:r w:rsidDel="00544775">
          <w:delText xml:space="preserve">setup </w:delText>
        </w:r>
      </w:del>
      <w:ins w:id="174" w:author="Greg Landry" w:date="2018-05-29T11:15:00Z">
        <w:r w:rsidR="00544775">
          <w:t>choose a random</w:t>
        </w:r>
      </w:ins>
      <w:del w:id="175" w:author="Greg Landry" w:date="2018-05-29T11:15:00Z">
        <w:r w:rsidDel="00544775">
          <w:delText>the</w:delText>
        </w:r>
      </w:del>
      <w:r>
        <w:t xml:space="preserve"> UUID for this Service</w:t>
      </w:r>
      <w:ins w:id="176" w:author="Greg Landry" w:date="2018-05-29T11:15:00Z">
        <w:r w:rsidR="00544775">
          <w:t xml:space="preserve"> but I could change it if I wanted.</w:t>
        </w:r>
      </w:ins>
      <w:del w:id="177" w:author="Greg Landry" w:date="2018-05-29T11:15:00Z">
        <w:r w:rsidDel="00544775">
          <w:delText>.</w:delText>
        </w:r>
      </w:del>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0710"/>
                    </a:xfrm>
                    <a:prstGeom prst="rect">
                      <a:avLst/>
                    </a:prstGeom>
                  </pic:spPr>
                </pic:pic>
              </a:graphicData>
            </a:graphic>
          </wp:inline>
        </w:drawing>
      </w:r>
    </w:p>
    <w:p w14:paraId="27896072" w14:textId="0975F8A3" w:rsidR="00954D80" w:rsidRDefault="00DE5B68" w:rsidP="005C01D9">
      <w:pPr>
        <w:keepNext/>
        <w:keepLines/>
      </w:pPr>
      <w:r>
        <w:lastRenderedPageBreak/>
        <w:t xml:space="preserve">After the Service is configured I add one </w:t>
      </w:r>
      <w:ins w:id="178" w:author="Greg Landry" w:date="2018-05-29T11:30:00Z">
        <w:r w:rsidR="001B2B37">
          <w:t>C</w:t>
        </w:r>
      </w:ins>
      <w:del w:id="179" w:author="Greg Landry" w:date="2018-05-29T11:30:00Z">
        <w:r w:rsidDel="001B2B37">
          <w:delText>c</w:delText>
        </w:r>
      </w:del>
      <w:r>
        <w:t xml:space="preserve">haracteristic by clicking on </w:t>
      </w:r>
      <w:del w:id="180" w:author="Greg Landry" w:date="2018-05-29T11:16:00Z">
        <w:r w:rsidDel="00BF487D">
          <w:delText xml:space="preserve">the </w:delText>
        </w:r>
      </w:del>
      <w:r>
        <w:t>“WicedLED”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10710"/>
                    </a:xfrm>
                    <a:prstGeom prst="rect">
                      <a:avLst/>
                    </a:prstGeom>
                  </pic:spPr>
                </pic:pic>
              </a:graphicData>
            </a:graphic>
          </wp:inline>
        </w:drawing>
      </w:r>
    </w:p>
    <w:p w14:paraId="2DDFDE14" w14:textId="07351650" w:rsidR="00DE5B68" w:rsidRDefault="00476483" w:rsidP="00954D80">
      <w:pPr>
        <w:keepNext/>
        <w:keepLines/>
      </w:pPr>
      <w:r>
        <w:lastRenderedPageBreak/>
        <w:t xml:space="preserve">I then </w:t>
      </w:r>
      <w:ins w:id="181" w:author="Greg Landry" w:date="2018-05-29T11:17:00Z">
        <w:r w:rsidR="00BA159C">
          <w:t xml:space="preserve">change the name of the Characteristic to "LED1", </w:t>
        </w:r>
      </w:ins>
      <w:r>
        <w:t xml:space="preserve">specify that I want the </w:t>
      </w:r>
      <w:del w:id="182" w:author="Greg Landry" w:date="2018-05-29T11:17:00Z">
        <w:r w:rsidDel="00BA159C">
          <w:delText>“</w:delText>
        </w:r>
      </w:del>
      <w:r>
        <w:t>Size</w:t>
      </w:r>
      <w:del w:id="183" w:author="Greg Landry" w:date="2018-05-29T11:17:00Z">
        <w:r w:rsidDel="00BA159C">
          <w:delText>”</w:delText>
        </w:r>
      </w:del>
      <w:r>
        <w:t xml:space="preserve"> to be 1 </w:t>
      </w:r>
      <w:ins w:id="184" w:author="Greg Landry" w:date="2018-05-29T11:17:00Z">
        <w:r w:rsidR="00BA159C">
          <w:t xml:space="preserve">byte </w:t>
        </w:r>
      </w:ins>
      <w:r>
        <w:t xml:space="preserve">and </w:t>
      </w:r>
      <w:ins w:id="185" w:author="Greg Landry" w:date="2018-05-29T11:50:00Z">
        <w:r w:rsidR="002A0C5A">
          <w:t xml:space="preserve">leave </w:t>
        </w:r>
      </w:ins>
      <w:r>
        <w:t xml:space="preserve">the </w:t>
      </w:r>
      <w:ins w:id="186" w:author="Greg Landry" w:date="2018-05-29T11:17:00Z">
        <w:r w:rsidR="00BA159C">
          <w:t>I</w:t>
        </w:r>
      </w:ins>
      <w:del w:id="187" w:author="Greg Landry" w:date="2018-05-29T11:17:00Z">
        <w:r w:rsidDel="00BA159C">
          <w:delText>i</w:delText>
        </w:r>
      </w:del>
      <w:r>
        <w:t xml:space="preserve">nitial </w:t>
      </w:r>
      <w:ins w:id="188" w:author="Greg Landry" w:date="2018-05-29T11:17:00Z">
        <w:r w:rsidR="00BA159C">
          <w:t>V</w:t>
        </w:r>
      </w:ins>
      <w:del w:id="189" w:author="Greg Landry" w:date="2018-05-29T11:17:00Z">
        <w:r w:rsidDel="00BA159C">
          <w:delText>v</w:delText>
        </w:r>
      </w:del>
      <w:r>
        <w:t xml:space="preserve">alue </w:t>
      </w:r>
      <w:del w:id="190" w:author="Greg Landry" w:date="2018-05-29T11:50:00Z">
        <w:r w:rsidDel="002A0C5A">
          <w:delText>to be 0</w:delText>
        </w:r>
      </w:del>
      <w:ins w:id="191" w:author="Greg Landry" w:date="2018-05-29T11:50:00Z">
        <w:r w:rsidR="002A0C5A">
          <w:t>blank</w:t>
        </w:r>
      </w:ins>
      <w:ins w:id="192" w:author="Greg Landry" w:date="2018-05-29T20:48:00Z">
        <w:r w:rsidR="00DF0AFF">
          <w:t xml:space="preserve"> which will result in a </w:t>
        </w:r>
        <w:r w:rsidR="0087260D">
          <w:t>starting value</w:t>
        </w:r>
        <w:r w:rsidR="00DF0AFF">
          <w:t xml:space="preserve"> of 0x00</w:t>
        </w:r>
      </w:ins>
      <w:ins w:id="193" w:author="Greg Landry" w:date="2018-05-29T11:50:00Z">
        <w:r w:rsidR="002A0C5A">
          <w:t xml:space="preserve"> (if you </w:t>
        </w:r>
      </w:ins>
      <w:ins w:id="194" w:author="Greg Landry" w:date="2018-05-30T11:15:00Z">
        <w:r w:rsidR="00E31B0A">
          <w:t>want a non-zero</w:t>
        </w:r>
      </w:ins>
      <w:ins w:id="195" w:author="Greg Landry" w:date="2018-05-29T11:51:00Z">
        <w:r w:rsidR="002A0C5A">
          <w:t xml:space="preserve"> value in this field, you </w:t>
        </w:r>
      </w:ins>
      <w:ins w:id="196" w:author="Greg Landry" w:date="2018-05-29T20:47:00Z">
        <w:r w:rsidR="00DF0AFF">
          <w:t xml:space="preserve">must put </w:t>
        </w:r>
        <w:r w:rsidR="00DF0AFF" w:rsidRPr="005C01D9">
          <w:rPr>
            <w:u w:val="single"/>
          </w:rPr>
          <w:t>exactly</w:t>
        </w:r>
        <w:r w:rsidR="00DF0AFF">
          <w:t xml:space="preserve"> 2 hex digits per </w:t>
        </w:r>
      </w:ins>
      <w:ins w:id="197" w:author="Greg Landry" w:date="2018-05-30T11:14:00Z">
        <w:r w:rsidR="00FC3050">
          <w:t>byte</w:t>
        </w:r>
      </w:ins>
      <w:ins w:id="198" w:author="Greg Landry" w:date="2018-05-29T20:47:00Z">
        <w:r w:rsidR="00DF0AFF">
          <w:t xml:space="preserve"> with </w:t>
        </w:r>
        <w:r w:rsidR="00DF0AFF" w:rsidRPr="005C01D9">
          <w:rPr>
            <w:u w:val="single"/>
          </w:rPr>
          <w:t>exactly</w:t>
        </w:r>
        <w:r w:rsidR="00DF0AFF">
          <w:t xml:space="preserve"> 1 space between </w:t>
        </w:r>
      </w:ins>
      <w:ins w:id="199" w:author="Greg Landry" w:date="2018-05-30T11:14:00Z">
        <w:r w:rsidR="00FC3050">
          <w:t>bytes</w:t>
        </w:r>
      </w:ins>
      <w:ins w:id="200" w:author="Greg Landry" w:date="2018-05-29T20:47:00Z">
        <w:r w:rsidR="00DF0AFF">
          <w:t xml:space="preserve"> for characteristics</w:t>
        </w:r>
      </w:ins>
      <w:ins w:id="201" w:author="Greg Landry" w:date="2018-05-29T11:51:00Z">
        <w:r w:rsidR="002A0C5A">
          <w:t xml:space="preserve"> </w:t>
        </w:r>
      </w:ins>
      <w:ins w:id="202" w:author="Greg Landry" w:date="2018-05-29T20:47:00Z">
        <w:r w:rsidR="00DF0AFF">
          <w:t xml:space="preserve">with more than 1 byte </w:t>
        </w:r>
      </w:ins>
      <w:ins w:id="203" w:author="Greg Landry" w:date="2018-05-29T11:51:00Z">
        <w:r w:rsidR="002A0C5A">
          <w:t xml:space="preserve">– make sure to check in the C source file for the </w:t>
        </w:r>
      </w:ins>
      <w:ins w:id="204" w:author="Greg Landry" w:date="2018-05-29T20:48:00Z">
        <w:r w:rsidR="00DF0AFF">
          <w:t xml:space="preserve">proper initial </w:t>
        </w:r>
      </w:ins>
      <w:ins w:id="205" w:author="Greg Landry" w:date="2018-05-29T11:51:00Z">
        <w:r w:rsidR="002A0C5A">
          <w:t>value</w:t>
        </w:r>
      </w:ins>
      <w:ins w:id="206" w:author="Greg Landry" w:date="2018-05-29T20:48:00Z">
        <w:r w:rsidR="00DF0AFF">
          <w:t>)</w:t>
        </w:r>
      </w:ins>
      <w:ins w:id="207" w:author="Greg Landry" w:date="2018-05-29T11:16:00Z">
        <w:r w:rsidR="00BA159C">
          <w:t>.</w:t>
        </w:r>
      </w:ins>
      <w:ins w:id="208" w:author="Greg Landry" w:date="2018-05-29T11:29:00Z">
        <w:r w:rsidR="001B2B37">
          <w:t xml:space="preserve"> Again, I'll </w:t>
        </w:r>
      </w:ins>
      <w:ins w:id="209" w:author="Greg Landry" w:date="2018-05-29T11:30:00Z">
        <w:r w:rsidR="001B2B37">
          <w:t>keep</w:t>
        </w:r>
      </w:ins>
      <w:ins w:id="210" w:author="Greg Landry" w:date="2018-05-29T11:29:00Z">
        <w:r w:rsidR="001B2B37">
          <w:t xml:space="preserve"> the randomly </w:t>
        </w:r>
      </w:ins>
      <w:ins w:id="211" w:author="Greg Landry" w:date="2018-05-29T11:30:00Z">
        <w:r w:rsidR="001B2B37">
          <w:t>assigned</w:t>
        </w:r>
      </w:ins>
      <w:ins w:id="212" w:author="Greg Landry" w:date="2018-05-29T11:29:00Z">
        <w:r w:rsidR="001B2B37">
          <w:t xml:space="preserve"> UUID</w:t>
        </w:r>
      </w:ins>
      <w:ins w:id="213" w:author="Greg Landry" w:date="2018-05-29T11:30:00Z">
        <w:r w:rsidR="001B2B37">
          <w:t xml:space="preserve"> for the Characteristic just like I did for the Service UUID</w:t>
        </w:r>
      </w:ins>
      <w:ins w:id="214" w:author="Greg Landry" w:date="2018-05-29T11:29:00Z">
        <w:r w:rsidR="001B2B37">
          <w:t>.</w:t>
        </w:r>
      </w:ins>
    </w:p>
    <w:p w14:paraId="16FF7B25" w14:textId="1AA59D62" w:rsidR="005F16B0" w:rsidRDefault="00954D80" w:rsidP="0072770B">
      <w:r>
        <w:rPr>
          <w:noProof/>
        </w:rPr>
        <mc:AlternateContent>
          <mc:Choice Requires="wps">
            <w:drawing>
              <wp:anchor distT="0" distB="0" distL="114300" distR="114300" simplePos="0" relativeHeight="251673600" behindDoc="0" locked="0" layoutInCell="1" allowOverlap="1" wp14:anchorId="58DF57FB" wp14:editId="38723814">
                <wp:simplePos x="0" y="0"/>
                <wp:positionH relativeFrom="column">
                  <wp:posOffset>3476626</wp:posOffset>
                </wp:positionH>
                <wp:positionV relativeFrom="paragraph">
                  <wp:posOffset>2241550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C247E2" id="Rectangle: Rounded Corners 146" o:spid="_x0000_s1026" style="position:absolute;margin-left:273.75pt;margin-top:176.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1768B550">
                <wp:simplePos x="0" y="0"/>
                <wp:positionH relativeFrom="column">
                  <wp:posOffset>3486150</wp:posOffset>
                </wp:positionH>
                <wp:positionV relativeFrom="paragraph">
                  <wp:posOffset>1279525</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0E1C" id="Rectangle: Rounded Corners 145" o:spid="_x0000_s1026" style="position:absolute;margin-left:274.5pt;margin-top:100.75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" filled="f" strokecolor="red" strokeweight="2.25pt">
                <v:stroke joinstyle="miter"/>
              </v:roundrect>
            </w:pict>
          </mc:Fallback>
        </mc:AlternateContent>
      </w:r>
      <w:r>
        <w:rPr>
          <w:noProof/>
        </w:rPr>
        <w:drawing>
          <wp:inline distT="0" distB="0" distL="0" distR="0" wp14:anchorId="6D7A5E7C" wp14:editId="2DA86DEB">
            <wp:extent cx="5943600" cy="44107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0710"/>
                    </a:xfrm>
                    <a:prstGeom prst="rect">
                      <a:avLst/>
                    </a:prstGeom>
                  </pic:spPr>
                </pic:pic>
              </a:graphicData>
            </a:graphic>
          </wp:inline>
        </w:drawing>
      </w:r>
    </w:p>
    <w:p w14:paraId="60146FAE" w14:textId="305764D9" w:rsidR="00476483" w:rsidRDefault="00476483" w:rsidP="00823D40">
      <w:pPr>
        <w:keepNext/>
        <w:keepLines/>
      </w:pPr>
      <w:r>
        <w:lastRenderedPageBreak/>
        <w:t xml:space="preserve">I want </w:t>
      </w:r>
      <w:del w:id="215" w:author="Greg Landry" w:date="2018-05-29T11:20:00Z">
        <w:r w:rsidDel="0028053B">
          <w:delText xml:space="preserve">this </w:delText>
        </w:r>
      </w:del>
      <w:ins w:id="216" w:author="Greg Landry" w:date="2018-05-29T11:20:00Z">
        <w:r w:rsidR="0028053B">
          <w:t>the client to be able to</w:t>
        </w:r>
      </w:ins>
      <w:del w:id="217" w:author="Greg Landry" w:date="2018-05-29T11:20:00Z">
        <w:r w:rsidDel="0028053B">
          <w:delText xml:space="preserve">Characteristic to </w:delText>
        </w:r>
      </w:del>
      <w:del w:id="218" w:author="Greg Landry" w:date="2018-05-29T11:17:00Z">
        <w:r w:rsidDel="001F7396">
          <w:delText>be</w:delText>
        </w:r>
      </w:del>
      <w:r>
        <w:t xml:space="preserve"> </w:t>
      </w:r>
      <w:ins w:id="219" w:author="Greg Landry" w:date="2018-05-29T11:17:00Z">
        <w:r w:rsidR="001F7396">
          <w:t>R</w:t>
        </w:r>
      </w:ins>
      <w:del w:id="220" w:author="Greg Landry" w:date="2018-05-29T11:17:00Z">
        <w:r w:rsidDel="001F7396">
          <w:delText>r</w:delText>
        </w:r>
      </w:del>
      <w:r>
        <w:t xml:space="preserve">ead </w:t>
      </w:r>
      <w:ins w:id="221" w:author="Greg Landry" w:date="2018-05-29T11:17:00Z">
        <w:r w:rsidR="001F7396">
          <w:t>and</w:t>
        </w:r>
      </w:ins>
      <w:del w:id="222" w:author="Greg Landry" w:date="2018-05-29T11:17:00Z">
        <w:r w:rsidDel="001F7396">
          <w:delText>or</w:delText>
        </w:r>
      </w:del>
      <w:r>
        <w:t xml:space="preserve"> </w:t>
      </w:r>
      <w:ins w:id="223" w:author="Greg Landry" w:date="2018-05-29T11:17:00Z">
        <w:r w:rsidR="001F7396">
          <w:t>W</w:t>
        </w:r>
      </w:ins>
      <w:del w:id="224" w:author="Greg Landry" w:date="2018-05-29T11:17:00Z">
        <w:r w:rsidDel="001F7396">
          <w:delText>w</w:delText>
        </w:r>
      </w:del>
      <w:r>
        <w:t>rite</w:t>
      </w:r>
      <w:ins w:id="225" w:author="Greg Landry" w:date="2018-05-29T11:20:00Z">
        <w:r w:rsidR="0028053B">
          <w:t xml:space="preserve"> this </w:t>
        </w:r>
      </w:ins>
      <w:ins w:id="226" w:author="Greg Landry" w:date="2018-05-29T11:21:00Z">
        <w:r w:rsidR="0028053B">
          <w:t>Characteristic</w:t>
        </w:r>
      </w:ins>
      <w:r>
        <w:t xml:space="preserve">, so click on the “Properties” tab and </w:t>
      </w:r>
      <w:del w:id="227" w:author="Greg Landry" w:date="2018-05-29T11:18:00Z">
        <w:r w:rsidDel="001F7396">
          <w:delText>pick out</w:delText>
        </w:r>
      </w:del>
      <w:ins w:id="228" w:author="Greg Landry" w:date="2018-05-29T11:18:00Z">
        <w:r w:rsidR="001F7396">
          <w:t>select</w:t>
        </w:r>
      </w:ins>
      <w:r>
        <w:t xml:space="preserve"> “Read” and “Write”</w:t>
      </w:r>
      <w:ins w:id="229" w:author="Greg Landry" w:date="2018-05-29T11:18:00Z">
        <w:r w:rsidR="001F7396">
          <w:t>.</w:t>
        </w:r>
      </w:ins>
      <w:ins w:id="230" w:author="Greg Landry" w:date="2018-05-30T12:04:00Z">
        <w:r w:rsidR="005C01D9">
          <w:t xml:space="preserve"> When you make changes to the Properties, the tool makes the corresponding changes to the Permissions tab for you so you don't need to se</w:t>
        </w:r>
        <w:r w:rsidR="00D86B88">
          <w:t xml:space="preserve">t them unless you need </w:t>
        </w:r>
      </w:ins>
      <w:ins w:id="231" w:author="Greg Landry" w:date="2018-05-30T12:05:00Z">
        <w:r w:rsidR="00286DB1">
          <w:t>an</w:t>
        </w:r>
        <w:r w:rsidR="00D86B88">
          <w:t xml:space="preserve"> </w:t>
        </w:r>
      </w:ins>
      <w:ins w:id="232" w:author="Greg Landry" w:date="2018-05-30T12:04:00Z">
        <w:r w:rsidR="005C01D9">
          <w:t>unusual</w:t>
        </w:r>
        <w:r w:rsidR="00D86B88">
          <w:t xml:space="preserve"> combination of Prope</w:t>
        </w:r>
      </w:ins>
      <w:ins w:id="233" w:author="Greg Landry" w:date="2018-05-30T12:05:00Z">
        <w:r w:rsidR="00D86B88">
          <w:t>rties and Permissions.</w:t>
        </w:r>
      </w:ins>
    </w:p>
    <w:p w14:paraId="647EB61F" w14:textId="23C4B31F" w:rsidR="00F4666B" w:rsidRDefault="00954D80" w:rsidP="0072770B">
      <w:r>
        <w:rPr>
          <w:noProof/>
        </w:rPr>
        <mc:AlternateContent>
          <mc:Choice Requires="wps">
            <w:drawing>
              <wp:anchor distT="0" distB="0" distL="114300" distR="114300" simplePos="0" relativeHeight="251679744" behindDoc="0" locked="0" layoutInCell="1" allowOverlap="1" wp14:anchorId="2052E0B0" wp14:editId="12F69BD6">
                <wp:simplePos x="0" y="0"/>
                <wp:positionH relativeFrom="column">
                  <wp:posOffset>114300</wp:posOffset>
                </wp:positionH>
                <wp:positionV relativeFrom="paragraph">
                  <wp:posOffset>3923665</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F13E98" id="Rectangle: Rounded Corners 151" o:spid="_x0000_s1026" style="position:absolute;margin-left:9pt;margin-top:308.95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6446581">
                <wp:simplePos x="0" y="0"/>
                <wp:positionH relativeFrom="column">
                  <wp:posOffset>2371725</wp:posOffset>
                </wp:positionH>
                <wp:positionV relativeFrom="paragraph">
                  <wp:posOffset>1504315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1E324" id="Rectangle: Rounded Corners 150" o:spid="_x0000_s1026" style="position:absolute;margin-left:186.75pt;margin-top:118.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79A4C883">
                <wp:simplePos x="0" y="0"/>
                <wp:positionH relativeFrom="column">
                  <wp:posOffset>2905125</wp:posOffset>
                </wp:positionH>
                <wp:positionV relativeFrom="paragraph">
                  <wp:posOffset>1075690</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940F1" id="Rectangle: Rounded Corners 149" o:spid="_x0000_s1026" style="position:absolute;margin-left:228.75pt;margin-top:84.7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4C93067A" wp14:editId="36C3740D">
            <wp:extent cx="5943600" cy="44107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0710"/>
                    </a:xfrm>
                    <a:prstGeom prst="rect">
                      <a:avLst/>
                    </a:prstGeom>
                  </pic:spPr>
                </pic:pic>
              </a:graphicData>
            </a:graphic>
          </wp:inline>
        </w:drawing>
      </w:r>
    </w:p>
    <w:p w14:paraId="0D0C7B79" w14:textId="19C52288" w:rsidR="00571DEA" w:rsidRDefault="00476483">
      <w:r>
        <w:t>After that press the “Generate Code” button.  There are two important things you should know about this</w:t>
      </w:r>
      <w:ins w:id="234" w:author="Greg Landry" w:date="2018-05-29T11:22:00Z">
        <w:r w:rsidR="00C42A02">
          <w:t>:</w:t>
        </w:r>
      </w:ins>
      <w:del w:id="235" w:author="Greg Landry" w:date="2018-05-29T11:22:00Z">
        <w:r w:rsidDel="00C42A02">
          <w:delText>,</w:delText>
        </w:r>
      </w:del>
      <w:r>
        <w:t xml:space="preserve"> </w:t>
      </w:r>
      <w:ins w:id="236" w:author="Greg Landry" w:date="2018-05-29T11:22:00Z">
        <w:r w:rsidR="00C42A02">
          <w:t>(</w:t>
        </w:r>
      </w:ins>
      <w:r>
        <w:t>1) it is a one-way operation</w:t>
      </w:r>
      <w:ins w:id="237" w:author="Greg Landry" w:date="2018-05-29T11:22:00Z">
        <w:r w:rsidR="00C42A02">
          <w:t>;</w:t>
        </w:r>
      </w:ins>
      <w:r>
        <w:t xml:space="preserve"> and </w:t>
      </w:r>
      <w:ins w:id="238" w:author="Greg Landry" w:date="2018-05-29T11:22:00Z">
        <w:r w:rsidR="00C42A02">
          <w:t>(</w:t>
        </w:r>
      </w:ins>
      <w:r>
        <w:t xml:space="preserve">2) it </w:t>
      </w:r>
      <w:ins w:id="239" w:author="Greg Landry" w:date="2018-05-29T11:06:00Z">
        <w:r w:rsidR="00D608C9">
          <w:t>re-generates all the files after creating backup copies so any edits you have made to files will have to be re-done.</w:t>
        </w:r>
      </w:ins>
      <w:del w:id="240" w:author="Greg Landry" w:date="2018-05-29T11:07:00Z">
        <w:r w:rsidDel="00D608C9">
          <w:delText xml:space="preserve">blows away whatever files you already have. </w:delText>
        </w:r>
      </w:del>
      <w:r>
        <w:t xml:space="preserve"> Be careful.</w:t>
      </w:r>
    </w:p>
    <w:p w14:paraId="6F2DD919" w14:textId="765F2408" w:rsidR="00571DEA" w:rsidRPr="005B77FE" w:rsidDel="005C01D9" w:rsidRDefault="00476483" w:rsidP="00823D40">
      <w:pPr>
        <w:keepNext/>
        <w:rPr>
          <w:del w:id="241" w:author="Greg Landry" w:date="2018-05-30T12:05:00Z"/>
        </w:rPr>
      </w:pPr>
      <w:r>
        <w:lastRenderedPageBreak/>
        <w:t>In a few seconds you will notice that you now have a new project in your apps tab in the Project Explorer</w:t>
      </w:r>
      <w:r w:rsidRPr="005B77FE">
        <w:t>.</w:t>
      </w:r>
    </w:p>
    <w:p w14:paraId="4C8D3E65" w14:textId="19963B6D" w:rsidR="008F3EF4" w:rsidRPr="005B77FE" w:rsidDel="00D608C9" w:rsidRDefault="008F3EF4" w:rsidP="00823D40">
      <w:pPr>
        <w:keepNext/>
        <w:rPr>
          <w:del w:id="242" w:author="Greg Landry" w:date="2018-05-29T11:07:00Z"/>
        </w:rPr>
      </w:pPr>
    </w:p>
    <w:p w14:paraId="619F7F9B" w14:textId="13407136" w:rsidR="008F3EF4" w:rsidRDefault="008F3EF4" w:rsidP="0072770B">
      <w:r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4540"/>
                    </a:xfrm>
                    <a:prstGeom prst="rect">
                      <a:avLst/>
                    </a:prstGeom>
                  </pic:spPr>
                </pic:pic>
              </a:graphicData>
            </a:graphic>
          </wp:inline>
        </w:drawing>
      </w:r>
    </w:p>
    <w:p w14:paraId="3AF634D4" w14:textId="40E933BE" w:rsidR="00476483" w:rsidDel="002A0C5A" w:rsidRDefault="00476483" w:rsidP="0072770B">
      <w:pPr>
        <w:rPr>
          <w:del w:id="243" w:author="Greg Landry" w:date="2018-05-29T11:49:00Z"/>
        </w:rPr>
      </w:pPr>
      <w:r>
        <w:t xml:space="preserve">To make this </w:t>
      </w:r>
      <w:del w:id="244" w:author="Greg Landry" w:date="2018-05-29T11:08:00Z">
        <w:r w:rsidDel="002154E3">
          <w:delText xml:space="preserve">function </w:delText>
        </w:r>
      </w:del>
      <w:ins w:id="245" w:author="Greg Landry" w:date="2018-05-29T11:08:00Z">
        <w:r w:rsidR="002154E3">
          <w:t xml:space="preserve">work </w:t>
        </w:r>
      </w:ins>
      <w:r>
        <w:t xml:space="preserve">I will make </w:t>
      </w:r>
      <w:del w:id="246" w:author="Greg Landry" w:date="2018-05-29T11:49:00Z">
        <w:r w:rsidDel="002A0C5A">
          <w:delText xml:space="preserve">three </w:delText>
        </w:r>
      </w:del>
      <w:ins w:id="247" w:author="Greg Landry" w:date="2018-05-29T11:49:00Z">
        <w:r w:rsidR="002A0C5A">
          <w:t xml:space="preserve">two </w:t>
        </w:r>
      </w:ins>
      <w:r>
        <w:t>tiny changes to the generated project.</w:t>
      </w:r>
    </w:p>
    <w:p w14:paraId="2478B4AB" w14:textId="3AED4FB1" w:rsidR="00402D92" w:rsidDel="002A0C5A" w:rsidRDefault="00476483" w:rsidP="0072770B">
      <w:pPr>
        <w:rPr>
          <w:del w:id="248" w:author="Greg Landry" w:date="2018-05-29T11:49:00Z"/>
        </w:rPr>
      </w:pPr>
      <w:del w:id="249" w:author="Greg Landry" w:date="2018-05-29T11:49:00Z">
        <w:r w:rsidDel="002A0C5A">
          <w:delText>I</w:delText>
        </w:r>
        <w:r w:rsidR="00402D92" w:rsidDel="002A0C5A">
          <w:delText xml:space="preserve"> want the state of the LED to be 0 or 1, not the character ‘0’.  </w:delText>
        </w:r>
        <w:r w:rsidDel="002A0C5A">
          <w:delText>Open WicedLED.c and g</w:delText>
        </w:r>
        <w:r w:rsidR="00402D92" w:rsidDel="002A0C5A">
          <w:delText>o to the place where the LED Characteristic is initialized</w:delText>
        </w:r>
      </w:del>
      <w:del w:id="250" w:author="Greg Landry" w:date="2018-05-29T11:22:00Z">
        <w:r w:rsidR="00402D92" w:rsidDel="00D81308">
          <w:delText>.</w:delText>
        </w:r>
      </w:del>
    </w:p>
    <w:p w14:paraId="29EBFECE" w14:textId="3D170D12" w:rsidR="000F32E8" w:rsidDel="002A0C5A" w:rsidRDefault="00402D92" w:rsidP="0072770B">
      <w:pPr>
        <w:rPr>
          <w:del w:id="251" w:author="Greg Landry" w:date="2018-05-29T11:49:00Z"/>
        </w:rPr>
      </w:pPr>
      <w:del w:id="252" w:author="Greg Landry" w:date="2018-05-29T11:49:00Z">
        <w:r w:rsidRPr="00402D92" w:rsidDel="002A0C5A">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200" cy="241300"/>
                      </a:xfrm>
                      <a:prstGeom prst="rect">
                        <a:avLst/>
                      </a:prstGeom>
                    </pic:spPr>
                  </pic:pic>
                </a:graphicData>
              </a:graphic>
            </wp:inline>
          </w:drawing>
        </w:r>
      </w:del>
    </w:p>
    <w:p w14:paraId="54B5CFDE" w14:textId="0359DEAF" w:rsidR="00402D92" w:rsidDel="002A0C5A" w:rsidRDefault="00402D92" w:rsidP="0072770B">
      <w:pPr>
        <w:rPr>
          <w:del w:id="253" w:author="Greg Landry" w:date="2018-05-29T11:49:00Z"/>
        </w:rPr>
      </w:pPr>
      <w:del w:id="254" w:author="Greg Landry" w:date="2018-05-29T11:22:00Z">
        <w:r w:rsidDel="0030093A">
          <w:delText>A</w:delText>
        </w:r>
      </w:del>
      <w:del w:id="255" w:author="Greg Landry" w:date="2018-05-29T11:49:00Z">
        <w:r w:rsidDel="002A0C5A">
          <w:delText>nd change it to 0 instead of ‘0’</w:delText>
        </w:r>
      </w:del>
    </w:p>
    <w:p w14:paraId="62815F26" w14:textId="385D483A" w:rsidR="00402D92" w:rsidRDefault="00402D92" w:rsidP="0072770B">
      <w:del w:id="256" w:author="Greg Landry" w:date="2018-05-29T11:49:00Z">
        <w:r w:rsidRPr="00402D92" w:rsidDel="002A0C5A">
          <w:rPr>
            <w:noProof/>
          </w:rPr>
          <w:drawing>
            <wp:inline distT="0" distB="0" distL="0" distR="0" wp14:anchorId="2EDAC5D2" wp14:editId="6DA8A6FE">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4600" cy="292100"/>
                      </a:xfrm>
                      <a:prstGeom prst="rect">
                        <a:avLst/>
                      </a:prstGeom>
                    </pic:spPr>
                  </pic:pic>
                </a:graphicData>
              </a:graphic>
            </wp:inline>
          </w:drawing>
        </w:r>
      </w:del>
    </w:p>
    <w:p w14:paraId="050FF20E" w14:textId="02B52F1E" w:rsidR="00476483" w:rsidRDefault="00476483" w:rsidP="00823D40">
      <w:pPr>
        <w:keepNext/>
      </w:pPr>
      <w:del w:id="257" w:author="Greg Landry" w:date="2018-05-29T11:49:00Z">
        <w:r w:rsidDel="002A0C5A">
          <w:lastRenderedPageBreak/>
          <w:delText>Next</w:delText>
        </w:r>
      </w:del>
      <w:ins w:id="258" w:author="Greg Landry" w:date="2018-05-29T11:49:00Z">
        <w:r w:rsidR="002A0C5A">
          <w:t>First</w:t>
        </w:r>
      </w:ins>
      <w:ins w:id="259" w:author="Greg Landry" w:date="2018-05-29T11:09:00Z">
        <w:r w:rsidR="0020283D">
          <w:t>,</w:t>
        </w:r>
      </w:ins>
      <w:r>
        <w:t xml:space="preserve"> I want to use the PUART, so uncomment line 134 and comment out 137</w:t>
      </w:r>
      <w:ins w:id="260" w:author="Greg Landry" w:date="2018-05-29T11:09:00Z">
        <w:r w:rsidR="0020283D">
          <w:t>:</w:t>
        </w:r>
      </w:ins>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2200"/>
                    </a:xfrm>
                    <a:prstGeom prst="rect">
                      <a:avLst/>
                    </a:prstGeom>
                  </pic:spPr>
                </pic:pic>
              </a:graphicData>
            </a:graphic>
          </wp:inline>
        </w:drawing>
      </w:r>
    </w:p>
    <w:p w14:paraId="63051F8F" w14:textId="680AB431" w:rsidR="008F3EF4" w:rsidRDefault="00476483" w:rsidP="009719A3">
      <w:pPr>
        <w:keepNext/>
        <w:keepLines/>
      </w:pPr>
      <w:del w:id="261" w:author="Greg Landry" w:date="2018-05-29T11:49:00Z">
        <w:r w:rsidDel="002A0C5A">
          <w:delText>Finally</w:delText>
        </w:r>
      </w:del>
      <w:ins w:id="262" w:author="Greg Landry" w:date="2018-05-29T11:49:00Z">
        <w:r w:rsidR="002A0C5A">
          <w:t>Then</w:t>
        </w:r>
      </w:ins>
      <w:r>
        <w:t>, in WicedLED.c add two lines of code to write the LED and printout the result</w:t>
      </w:r>
      <w:del w:id="263" w:author="Greg Landry" w:date="2018-05-29T11:09:00Z">
        <w:r w:rsidDel="0020283D">
          <w:delText>.</w:delText>
        </w:r>
      </w:del>
      <w:r>
        <w:t>. You will see this in a function called “wicedled_set_value”</w:t>
      </w:r>
      <w:ins w:id="264" w:author="Greg Landry" w:date="2018-05-29T11:22:00Z">
        <w:r w:rsidR="00D81308">
          <w:t>:</w:t>
        </w:r>
      </w:ins>
      <w:del w:id="265" w:author="Greg Landry" w:date="2018-05-29T11:22:00Z">
        <w:r w:rsidDel="00D81308">
          <w:delText>.</w:delText>
        </w:r>
      </w:del>
    </w:p>
    <w:p w14:paraId="267A9611" w14:textId="79587A33"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000000"/>
          <w:sz w:val="18"/>
          <w:szCs w:val="20"/>
        </w:rPr>
        <w:t>{</w:t>
      </w:r>
    </w:p>
    <w:p w14:paraId="417589F7" w14:textId="7389008B"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HDLC_WICEDLED_LED1_VALUE:</w:t>
      </w:r>
    </w:p>
    <w:p w14:paraId="553A9754" w14:textId="69E6B813"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53309A2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,wicedled_wicedled_led1[0]);</w:t>
      </w:r>
    </w:p>
    <w:p w14:paraId="128FEFE9" w14:textId="2040688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wiced_hal_gpio_set_pin_output(WICED_GPIO_PIN_LED_1, wicedled_wicedled_led1[0]);</w:t>
      </w:r>
    </w:p>
    <w:p w14:paraId="36F37A0A" w14:textId="73CAF787"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2EDB9D8" w14:textId="17095210" w:rsidR="00476483" w:rsidRDefault="00476483" w:rsidP="009719A3">
      <w:pPr>
        <w:keepNext/>
        <w:keepLines/>
      </w:pPr>
      <w:r>
        <w:lastRenderedPageBreak/>
        <w:t xml:space="preserve">Notice that </w:t>
      </w:r>
      <w:del w:id="266" w:author="Greg Landry" w:date="2018-05-29T11:09:00Z">
        <w:r w:rsidDel="0020283D">
          <w:delText xml:space="preserve">the </w:delText>
        </w:r>
      </w:del>
      <w:r>
        <w:t>Bluetooth Designer created a make target for me. If you are using a different platform you need to edit the target.</w:t>
      </w:r>
    </w:p>
    <w:p w14:paraId="32FFCB6F" w14:textId="5F0977D1" w:rsidR="008F3EF4" w:rsidRDefault="00E9037D" w:rsidP="009719A3">
      <w:pPr>
        <w:jc w:val="center"/>
      </w:pPr>
      <w:r w:rsidRPr="00E9037D">
        <w:rPr>
          <w:noProof/>
        </w:rPr>
        <w:drawing>
          <wp:inline distT="0" distB="0" distL="0" distR="0" wp14:anchorId="09467528" wp14:editId="12F2C19D">
            <wp:extent cx="5067300" cy="33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824" cy="3345764"/>
                    </a:xfrm>
                    <a:prstGeom prst="rect">
                      <a:avLst/>
                    </a:prstGeom>
                  </pic:spPr>
                </pic:pic>
              </a:graphicData>
            </a:graphic>
          </wp:inline>
        </w:drawing>
      </w:r>
    </w:p>
    <w:p w14:paraId="74140C15" w14:textId="60428B8B" w:rsidR="000F32E8" w:rsidRDefault="00476483" w:rsidP="009719A3">
      <w:pPr>
        <w:keepNext/>
      </w:pPr>
      <w:r>
        <w:t>Now run the make target.  It will build and program the board.  When the application firmware starts up you see some messages</w:t>
      </w:r>
      <w:ins w:id="267" w:author="Greg Landry" w:date="2018-05-29T11:23:00Z">
        <w:r w:rsidR="00700E74">
          <w:t>.</w:t>
        </w:r>
      </w:ins>
      <w:del w:id="268" w:author="Greg Landry" w:date="2018-05-29T11:23:00Z">
        <w:r w:rsidDel="00700E74">
          <w:delText>.</w:delText>
        </w:r>
      </w:del>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8072" cy="2523744"/>
                    </a:xfrm>
                    <a:prstGeom prst="rect">
                      <a:avLst/>
                    </a:prstGeom>
                  </pic:spPr>
                </pic:pic>
              </a:graphicData>
            </a:graphic>
          </wp:inline>
        </w:drawing>
      </w:r>
    </w:p>
    <w:p w14:paraId="7FE95FAD" w14:textId="4509D0AD" w:rsidR="00476483" w:rsidRDefault="00476483" w:rsidP="009719A3">
      <w:pPr>
        <w:keepNext/>
      </w:pPr>
      <w:r>
        <w:lastRenderedPageBreak/>
        <w:t>Run CySmart</w:t>
      </w:r>
      <w:ins w:id="269" w:author="Greg Landry" w:date="2018-05-29T11:23:00Z">
        <w:r w:rsidR="00700E74">
          <w:t xml:space="preserve"> on your phone</w:t>
        </w:r>
      </w:ins>
      <w:r>
        <w:t>.  When you see the “WicedLED” device</w:t>
      </w:r>
      <w:ins w:id="270" w:author="Greg Landry" w:date="2018-05-29T11:10:00Z">
        <w:r w:rsidR="00AC544D">
          <w:t>,</w:t>
        </w:r>
      </w:ins>
      <w:del w:id="271" w:author="Greg Landry" w:date="2018-05-29T11:10:00Z">
        <w:r w:rsidDel="00AC544D">
          <w:delText>.</w:delText>
        </w:r>
      </w:del>
      <w:r>
        <w:t xml:space="preserve"> </w:t>
      </w:r>
      <w:ins w:id="272" w:author="Greg Landry" w:date="2018-05-29T11:23:00Z">
        <w:r w:rsidR="00700E74">
          <w:t>tap</w:t>
        </w:r>
      </w:ins>
      <w:del w:id="273" w:author="Greg Landry" w:date="2018-05-29T11:10:00Z">
        <w:r w:rsidDel="00AC544D">
          <w:delText xml:space="preserve"> C</w:delText>
        </w:r>
      </w:del>
      <w:del w:id="274" w:author="Greg Landry" w:date="2018-05-29T11:23:00Z">
        <w:r w:rsidDel="00700E74">
          <w:delText>lick</w:delText>
        </w:r>
      </w:del>
      <w:r>
        <w:t xml:space="preserve"> on it.  </w:t>
      </w:r>
      <w:del w:id="275" w:author="Greg Landry" w:date="2018-05-29T11:23:00Z">
        <w:r w:rsidDel="00700E74">
          <w:delText xml:space="preserve">Then </w:delText>
        </w:r>
      </w:del>
      <w:r>
        <w:t xml:space="preserve">CySmart will start </w:t>
      </w:r>
      <w:ins w:id="276" w:author="Greg Landry" w:date="2018-05-29T11:23:00Z">
        <w:r w:rsidR="00700E74">
          <w:t xml:space="preserve">connect to the device and will show </w:t>
        </w:r>
      </w:ins>
      <w:r>
        <w:t>the GATT browser</w:t>
      </w:r>
      <w:ins w:id="277" w:author="Greg Landry" w:date="2018-05-29T11:24:00Z">
        <w:r w:rsidR="00700E74">
          <w:t xml:space="preserve"> widget</w:t>
        </w:r>
      </w:ins>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13973118" w:rsidR="00476483" w:rsidRDefault="0070484A" w:rsidP="0072770B">
      <w:ins w:id="278" w:author="Greg Landry" w:date="2018-05-29T11:10:00Z">
        <w:r>
          <w:t xml:space="preserve">On the terminal window, </w:t>
        </w:r>
      </w:ins>
      <w:del w:id="279" w:author="Greg Landry" w:date="2018-05-29T11:10:00Z">
        <w:r w:rsidR="00476483" w:rsidDel="0070484A">
          <w:delText xml:space="preserve">And </w:delText>
        </w:r>
      </w:del>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53B4C97B" w:rsidR="00476483" w:rsidRDefault="00476483" w:rsidP="0072770B">
      <w:r>
        <w:lastRenderedPageBreak/>
        <w:t>Back in CySmart</w:t>
      </w:r>
      <w:ins w:id="280" w:author="Greg Landry" w:date="2018-05-29T11:25:00Z">
        <w:r w:rsidR="00D90BBE">
          <w:t>, tap on the GATT DB widget to open the browser.</w:t>
        </w:r>
      </w:ins>
      <w:r>
        <w:t xml:space="preserve"> </w:t>
      </w:r>
      <w:ins w:id="281" w:author="Greg Landry" w:date="2018-05-29T11:24:00Z">
        <w:r w:rsidR="00D90BBE">
          <w:t>You will</w:t>
        </w:r>
      </w:ins>
      <w:del w:id="282" w:author="Greg Landry" w:date="2018-05-29T11:24:00Z">
        <w:r w:rsidDel="00D90BBE">
          <w:delText>I</w:delText>
        </w:r>
      </w:del>
      <w:r>
        <w:t xml:space="preserve"> see an Unknown Service (which I </w:t>
      </w:r>
      <w:del w:id="283" w:author="Greg Landry" w:date="2018-05-29T11:11:00Z">
        <w:r w:rsidDel="0070484A">
          <w:delText xml:space="preserve">actually </w:delText>
        </w:r>
      </w:del>
      <w:r>
        <w:t xml:space="preserve">know is WicedLED).  </w:t>
      </w:r>
      <w:del w:id="284" w:author="Greg Landry" w:date="2018-05-29T11:25:00Z">
        <w:r w:rsidDel="00D90BBE">
          <w:delText xml:space="preserve">Click </w:delText>
        </w:r>
      </w:del>
      <w:ins w:id="285" w:author="Greg Landry" w:date="2018-05-29T11:25:00Z">
        <w:r w:rsidR="00D90BBE">
          <w:t xml:space="preserve">Tap on </w:t>
        </w:r>
      </w:ins>
      <w:r>
        <w:t xml:space="preserve">the Service and CySmart will tell you that there is an Unknown Characteristic (which I </w:t>
      </w:r>
      <w:del w:id="286" w:author="Greg Landry" w:date="2018-05-29T11:11:00Z">
        <w:r w:rsidDel="0070484A">
          <w:delText xml:space="preserve">actually </w:delText>
        </w:r>
      </w:del>
      <w:r>
        <w:t>know is LED1).</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60CAD184" w:rsidR="00476483" w:rsidRDefault="00D90BBE" w:rsidP="009719A3">
      <w:pPr>
        <w:keepNext/>
      </w:pPr>
      <w:ins w:id="287" w:author="Greg Landry" w:date="2018-05-29T11:25:00Z">
        <w:r>
          <w:lastRenderedPageBreak/>
          <w:t xml:space="preserve">Tap on the Service to see details about it. </w:t>
        </w:r>
      </w:ins>
      <w:r w:rsidR="00476483">
        <w:t xml:space="preserve">First, </w:t>
      </w:r>
      <w:del w:id="288" w:author="Greg Landry" w:date="2018-05-29T11:25:00Z">
        <w:r w:rsidR="00476483" w:rsidDel="00D90BBE">
          <w:delText xml:space="preserve">press </w:delText>
        </w:r>
      </w:del>
      <w:ins w:id="289" w:author="Greg Landry" w:date="2018-05-29T11:25:00Z">
        <w:r>
          <w:t xml:space="preserve">tap </w:t>
        </w:r>
      </w:ins>
      <w:r w:rsidR="00476483">
        <w:t xml:space="preserve">the Read button and you will see that the current value is 0.  Now you can </w:t>
      </w:r>
      <w:ins w:id="290" w:author="Greg Landry" w:date="2018-05-29T11:26:00Z">
        <w:r>
          <w:t>W</w:t>
        </w:r>
      </w:ins>
      <w:del w:id="291" w:author="Greg Landry" w:date="2018-05-29T11:26:00Z">
        <w:r w:rsidR="00476483" w:rsidDel="00D90BBE">
          <w:delText>w</w:delText>
        </w:r>
      </w:del>
      <w:r w:rsidR="00476483">
        <w:t xml:space="preserve">rite 1s or 0’s into the </w:t>
      </w:r>
      <w:r w:rsidR="0065025C">
        <w:t>C</w:t>
      </w:r>
      <w:r w:rsidR="00476483">
        <w:t>haracteristic and you will find that the LED turns on and off</w:t>
      </w:r>
      <w:ins w:id="292" w:author="Greg Landry" w:date="2018-05-29T11:26:00Z">
        <w:r>
          <w:t xml:space="preserve"> accordingly.</w:t>
        </w:r>
      </w:ins>
      <w:del w:id="293" w:author="Greg Landry" w:date="2018-05-29T11:26:00Z">
        <w:r w:rsidR="00476483" w:rsidDel="00D90BBE">
          <w:delText>.</w:delText>
        </w:r>
      </w:del>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5EF9A8CB" w:rsidR="00476483" w:rsidRDefault="0065025C" w:rsidP="00823D40">
      <w:pPr>
        <w:keepNext/>
      </w:pPr>
      <w:r>
        <w:t>Finally press back until CySmart disconnects.  When that happens</w:t>
      </w:r>
      <w:ins w:id="294" w:author="Greg Landry" w:date="2018-05-29T11:11:00Z">
        <w:r w:rsidR="00303D06">
          <w:t>,</w:t>
        </w:r>
      </w:ins>
      <w:r>
        <w:t xml:space="preserve"> you will see the disconnect</w:t>
      </w:r>
      <w:ins w:id="295" w:author="Greg Landry" w:date="2018-05-29T11:26:00Z">
        <w:r w:rsidR="008028FB">
          <w:t xml:space="preserve"> message</w:t>
        </w:r>
      </w:ins>
      <w:r>
        <w:t xml:space="preserve"> in the </w:t>
      </w:r>
      <w:del w:id="296" w:author="Greg Landry" w:date="2018-05-29T11:26:00Z">
        <w:r w:rsidDel="008028FB">
          <w:delText xml:space="preserve">output </w:delText>
        </w:r>
      </w:del>
      <w:ins w:id="297" w:author="Greg Landry" w:date="2018-05-29T11:26:00Z">
        <w:r w:rsidR="008028FB">
          <w:t xml:space="preserve">terminal </w:t>
        </w:r>
      </w:ins>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pPr>
        <w:rPr>
          <w:ins w:id="298" w:author="Greg Landry" w:date="2018-05-29T11:26:00Z"/>
        </w:rPr>
      </w:pPr>
      <w:r>
        <w:t>In the next several sections we will walk you through the code.</w:t>
      </w:r>
      <w:bookmarkStart w:id="299" w:name="_Toc515352451"/>
    </w:p>
    <w:p w14:paraId="31868874" w14:textId="77777777" w:rsidR="00823D40" w:rsidRDefault="00823D40" w:rsidP="00823D40">
      <w:pPr>
        <w:pStyle w:val="Heading1"/>
        <w:rPr>
          <w:ins w:id="300" w:author="Greg Landry" w:date="2018-05-30T12:06:00Z"/>
        </w:rPr>
      </w:pPr>
      <w:ins w:id="301" w:author="Greg Landry" w:date="2018-05-30T12:06:00Z">
        <w:r>
          <w:lastRenderedPageBreak/>
          <w:t>WICED Bluetooth Stack Events</w:t>
        </w:r>
      </w:ins>
    </w:p>
    <w:p w14:paraId="112D8F27" w14:textId="77777777" w:rsidR="00823D40" w:rsidRDefault="00823D40" w:rsidP="00823D40">
      <w:pPr>
        <w:rPr>
          <w:ins w:id="302" w:author="Greg Landry" w:date="2018-05-30T12:06:00Z"/>
        </w:rPr>
      </w:pPr>
      <w:ins w:id="303" w:author="Greg Landry" w:date="2018-05-30T12:06:00Z">
        <w:r>
          <w:t>The Stack generates Events based on what is happening in the Bluetooth world.  After an event is created, the Stack will call the appropriate callback function which you registered when you turned on the Stack.  Your callback firmware must look at the event code and the event parameter and take the appropriate action.</w:t>
        </w:r>
      </w:ins>
    </w:p>
    <w:p w14:paraId="1BD989D0" w14:textId="27A5CECF" w:rsidR="00823D40" w:rsidRDefault="00823D40" w:rsidP="00823D40">
      <w:pPr>
        <w:rPr>
          <w:ins w:id="304" w:author="Greg Landry" w:date="2018-05-30T12:06:00Z"/>
        </w:rPr>
      </w:pPr>
      <w:ins w:id="305" w:author="Greg Landry" w:date="2018-05-30T12:06:00Z">
        <w:r>
          <w:t xml:space="preserve">There are </w:t>
        </w:r>
      </w:ins>
      <w:ins w:id="306" w:author="Greg Landry" w:date="2018-05-30T12:08:00Z">
        <w:r>
          <w:t>two</w:t>
        </w:r>
      </w:ins>
      <w:ins w:id="307" w:author="Greg Landry" w:date="2018-05-30T12:06:00Z">
        <w:r>
          <w:t xml:space="preserve"> classes of events: Management, and GATT.</w:t>
        </w:r>
      </w:ins>
      <w:ins w:id="308" w:author="Greg Landry" w:date="2018-05-30T12:08:00Z">
        <w:r>
          <w:t xml:space="preserve"> </w:t>
        </w:r>
      </w:ins>
      <w:ins w:id="309" w:author="Greg Landry" w:date="2018-05-30T12:06:00Z">
        <w:r>
          <w:t xml:space="preserve"> </w:t>
        </w:r>
      </w:ins>
      <w:ins w:id="310" w:author="Greg Landry" w:date="2018-05-30T12:08:00Z">
        <w:r>
          <w:t xml:space="preserve">Each of these has its own callback function. </w:t>
        </w:r>
      </w:ins>
      <w:ins w:id="311" w:author="Greg Landry" w:date="2018-05-30T12:06:00Z">
        <w:r>
          <w:t xml:space="preserve"> Bluetooth Designer will generate code to handle more events than are needed for the first simple example, and I will deal with them in the next chapter.</w:t>
        </w:r>
      </w:ins>
    </w:p>
    <w:p w14:paraId="03889E59" w14:textId="77777777" w:rsidR="00823D40" w:rsidRPr="006B5651" w:rsidRDefault="00823D40" w:rsidP="00823D40">
      <w:pPr>
        <w:rPr>
          <w:ins w:id="312" w:author="Greg Landry" w:date="2018-05-30T12:06:00Z"/>
        </w:rPr>
      </w:pPr>
      <w:ins w:id="313" w:author="Greg Landry" w:date="2018-05-30T12:06:00Z">
        <w:r>
          <w:t>For the purposes of the simple example, you need to understand these events:</w:t>
        </w:r>
      </w:ins>
    </w:p>
    <w:p w14:paraId="2B2F6F23" w14:textId="77777777" w:rsidR="00823D40" w:rsidRDefault="00823D40" w:rsidP="007F01ED">
      <w:pPr>
        <w:pStyle w:val="Heading2"/>
        <w:rPr>
          <w:ins w:id="314" w:author="Greg Landry" w:date="2018-05-30T12:06:00Z"/>
        </w:rPr>
      </w:pPr>
      <w:ins w:id="315" w:author="Greg Landry" w:date="2018-05-30T12:06:00Z">
        <w:r>
          <w:t>Essential Bluetooth Management Events</w:t>
        </w:r>
      </w:ins>
    </w:p>
    <w:tbl>
      <w:tblPr>
        <w:tblStyle w:val="TableGrid"/>
        <w:tblW w:w="0" w:type="auto"/>
        <w:tblLook w:val="04A0" w:firstRow="1" w:lastRow="0" w:firstColumn="1" w:lastColumn="0" w:noHBand="0" w:noVBand="1"/>
      </w:tblPr>
      <w:tblGrid>
        <w:gridCol w:w="4361"/>
        <w:gridCol w:w="4989"/>
      </w:tblGrid>
      <w:tr w:rsidR="00823D40" w14:paraId="7B6250D1" w14:textId="77777777" w:rsidTr="0023656C">
        <w:trPr>
          <w:ins w:id="316" w:author="Greg Landry" w:date="2018-05-30T12:06:00Z"/>
        </w:trPr>
        <w:tc>
          <w:tcPr>
            <w:tcW w:w="4361" w:type="dxa"/>
            <w:shd w:val="clear" w:color="auto" w:fill="D9D9D9" w:themeFill="background1" w:themeFillShade="D9"/>
          </w:tcPr>
          <w:p w14:paraId="55C74B09" w14:textId="77777777" w:rsidR="00823D40" w:rsidRPr="0023656C" w:rsidRDefault="00823D40" w:rsidP="0023656C">
            <w:pPr>
              <w:rPr>
                <w:ins w:id="317" w:author="Greg Landry" w:date="2018-05-30T12:06:00Z"/>
                <w:b/>
              </w:rPr>
            </w:pPr>
            <w:ins w:id="318" w:author="Greg Landry" w:date="2018-05-30T12:06:00Z">
              <w:r w:rsidRPr="0023656C">
                <w:rPr>
                  <w:b/>
                </w:rPr>
                <w:t>Event</w:t>
              </w:r>
            </w:ins>
          </w:p>
        </w:tc>
        <w:tc>
          <w:tcPr>
            <w:tcW w:w="4989" w:type="dxa"/>
            <w:shd w:val="clear" w:color="auto" w:fill="D9D9D9" w:themeFill="background1" w:themeFillShade="D9"/>
          </w:tcPr>
          <w:p w14:paraId="59967062" w14:textId="77777777" w:rsidR="00823D40" w:rsidRPr="0023656C" w:rsidRDefault="00823D40" w:rsidP="0023656C">
            <w:pPr>
              <w:rPr>
                <w:ins w:id="319" w:author="Greg Landry" w:date="2018-05-30T12:06:00Z"/>
                <w:b/>
              </w:rPr>
            </w:pPr>
            <w:ins w:id="320" w:author="Greg Landry" w:date="2018-05-30T12:06:00Z">
              <w:r w:rsidRPr="0023656C">
                <w:rPr>
                  <w:b/>
                </w:rPr>
                <w:t>Description</w:t>
              </w:r>
            </w:ins>
          </w:p>
        </w:tc>
      </w:tr>
      <w:tr w:rsidR="00823D40" w14:paraId="252321D0" w14:textId="77777777" w:rsidTr="0023656C">
        <w:trPr>
          <w:ins w:id="321" w:author="Greg Landry" w:date="2018-05-30T12:06:00Z"/>
        </w:trPr>
        <w:tc>
          <w:tcPr>
            <w:tcW w:w="4361" w:type="dxa"/>
          </w:tcPr>
          <w:p w14:paraId="05C34D60" w14:textId="77777777" w:rsidR="00823D40" w:rsidRDefault="00823D40" w:rsidP="0023656C">
            <w:pPr>
              <w:rPr>
                <w:ins w:id="322" w:author="Greg Landry" w:date="2018-05-30T12:06:00Z"/>
              </w:rPr>
            </w:pPr>
            <w:ins w:id="323" w:author="Greg Landry" w:date="2018-05-30T12:06:00Z">
              <w:r w:rsidRPr="002C2FE4">
                <w:t>BTM_ENABLED_EVT</w:t>
              </w:r>
            </w:ins>
          </w:p>
        </w:tc>
        <w:tc>
          <w:tcPr>
            <w:tcW w:w="4989" w:type="dxa"/>
          </w:tcPr>
          <w:p w14:paraId="307C21A2" w14:textId="77777777" w:rsidR="00823D40" w:rsidRDefault="00823D40" w:rsidP="0023656C">
            <w:pPr>
              <w:rPr>
                <w:ins w:id="324" w:author="Greg Landry" w:date="2018-05-30T12:06:00Z"/>
              </w:rPr>
            </w:pPr>
            <w:ins w:id="325" w:author="Greg Landry" w:date="2018-05-30T12:06:00Z">
              <w:r>
                <w:t>When the Stack has everything going.  The event data will tell if you it happened with WICED_SUCCESS or !WICED_SUCCESS.</w:t>
              </w:r>
            </w:ins>
          </w:p>
        </w:tc>
      </w:tr>
      <w:tr w:rsidR="00823D40" w14:paraId="79575335" w14:textId="77777777" w:rsidTr="0023656C">
        <w:trPr>
          <w:trHeight w:val="872"/>
          <w:ins w:id="326" w:author="Greg Landry" w:date="2018-05-30T12:06:00Z"/>
        </w:trPr>
        <w:tc>
          <w:tcPr>
            <w:tcW w:w="4361" w:type="dxa"/>
          </w:tcPr>
          <w:p w14:paraId="4FD4F9DC" w14:textId="77777777" w:rsidR="00823D40" w:rsidRDefault="00823D40" w:rsidP="0023656C">
            <w:pPr>
              <w:rPr>
                <w:ins w:id="327" w:author="Greg Landry" w:date="2018-05-30T12:06:00Z"/>
              </w:rPr>
            </w:pPr>
            <w:ins w:id="328" w:author="Greg Landry" w:date="2018-05-30T12:06:00Z">
              <w:r w:rsidRPr="002C2FE4">
                <w:t>BTM_BLE_ADVERT_STATE_CHANGED_EVT</w:t>
              </w:r>
            </w:ins>
          </w:p>
        </w:tc>
        <w:tc>
          <w:tcPr>
            <w:tcW w:w="4989" w:type="dxa"/>
          </w:tcPr>
          <w:p w14:paraId="388249D5" w14:textId="77777777" w:rsidR="00823D40" w:rsidRDefault="00823D40" w:rsidP="0023656C">
            <w:pPr>
              <w:rPr>
                <w:ins w:id="329" w:author="Greg Landry" w:date="2018-05-30T12:06:00Z"/>
              </w:rPr>
            </w:pPr>
            <w:ins w:id="330" w:author="Greg Landry" w:date="2018-05-30T12:06:00Z">
              <w:r>
                <w:t xml:space="preserve">When Advertising is either stopped, or started by the Stack. The event parameter will tell you </w:t>
              </w:r>
              <w:r w:rsidRPr="00797412">
                <w:t>BTM_BLE_ADVERT_OFF</w:t>
              </w:r>
              <w:r>
                <w:t xml:space="preserve"> or one of the many different levels of active advertising.</w:t>
              </w:r>
            </w:ins>
          </w:p>
        </w:tc>
      </w:tr>
    </w:tbl>
    <w:p w14:paraId="13204EB3" w14:textId="77777777" w:rsidR="00A94306" w:rsidRDefault="00A94306" w:rsidP="002E422E">
      <w:pPr>
        <w:rPr>
          <w:ins w:id="331" w:author="Greg Landry" w:date="2018-05-30T12:10:00Z"/>
        </w:rPr>
      </w:pPr>
    </w:p>
    <w:p w14:paraId="5D58BCCA" w14:textId="4A8106FD" w:rsidR="00A94306" w:rsidRDefault="00A94306" w:rsidP="002E422E">
      <w:pPr>
        <w:rPr>
          <w:ins w:id="332" w:author="Greg Landry" w:date="2018-05-30T12:09:00Z"/>
        </w:rPr>
      </w:pPr>
      <w:ins w:id="333" w:author="Greg Landry" w:date="2018-05-30T12:09:00Z">
        <w:r>
          <w:t>WICED Bluetooth designer create</w:t>
        </w:r>
      </w:ins>
      <w:ins w:id="334" w:author="Greg Landry" w:date="2018-05-30T12:11:00Z">
        <w:r>
          <w:t>s and registers</w:t>
        </w:r>
      </w:ins>
      <w:ins w:id="335" w:author="Greg Landry" w:date="2018-05-30T12:09:00Z">
        <w:r>
          <w:t xml:space="preserve"> a function called &lt;appname&gt;_</w:t>
        </w:r>
      </w:ins>
      <w:ins w:id="336" w:author="Greg Landry" w:date="2018-05-30T12:10:00Z">
        <w:r>
          <w:t xml:space="preserve">management_callback to handle </w:t>
        </w:r>
      </w:ins>
      <w:ins w:id="337" w:author="Greg Landry" w:date="2018-05-30T12:20:00Z">
        <w:r w:rsidR="00C22C8B">
          <w:t>Management</w:t>
        </w:r>
      </w:ins>
      <w:ins w:id="338" w:author="Greg Landry" w:date="2018-05-30T12:10:00Z">
        <w:r>
          <w:t xml:space="preserve"> events.</w:t>
        </w:r>
      </w:ins>
    </w:p>
    <w:p w14:paraId="26200880" w14:textId="03BC8C8B" w:rsidR="00823D40" w:rsidRDefault="00823D40" w:rsidP="007F01ED">
      <w:pPr>
        <w:pStyle w:val="Heading2"/>
        <w:rPr>
          <w:ins w:id="339" w:author="Greg Landry" w:date="2018-05-30T12:06:00Z"/>
        </w:rPr>
      </w:pPr>
      <w:ins w:id="340" w:author="Greg Landry" w:date="2018-05-30T12:06:00Z">
        <w:r>
          <w:t>Essential GATT Events</w:t>
        </w:r>
      </w:ins>
    </w:p>
    <w:tbl>
      <w:tblPr>
        <w:tblStyle w:val="TableGrid"/>
        <w:tblW w:w="0" w:type="auto"/>
        <w:tblLook w:val="04A0" w:firstRow="1" w:lastRow="0" w:firstColumn="1" w:lastColumn="0" w:noHBand="0" w:noVBand="1"/>
      </w:tblPr>
      <w:tblGrid>
        <w:gridCol w:w="4405"/>
        <w:gridCol w:w="4945"/>
      </w:tblGrid>
      <w:tr w:rsidR="00823D40" w14:paraId="6A66367A" w14:textId="77777777" w:rsidTr="0023656C">
        <w:trPr>
          <w:ins w:id="341" w:author="Greg Landry" w:date="2018-05-30T12:06:00Z"/>
        </w:trPr>
        <w:tc>
          <w:tcPr>
            <w:tcW w:w="4405" w:type="dxa"/>
            <w:shd w:val="clear" w:color="auto" w:fill="D9D9D9" w:themeFill="background1" w:themeFillShade="D9"/>
          </w:tcPr>
          <w:p w14:paraId="35F2CDDF" w14:textId="77777777" w:rsidR="00823D40" w:rsidRPr="0023656C" w:rsidRDefault="00823D40" w:rsidP="0023656C">
            <w:pPr>
              <w:rPr>
                <w:ins w:id="342" w:author="Greg Landry" w:date="2018-05-30T12:06:00Z"/>
                <w:b/>
              </w:rPr>
            </w:pPr>
            <w:ins w:id="343" w:author="Greg Landry" w:date="2018-05-30T12:06:00Z">
              <w:r w:rsidRPr="0023656C">
                <w:rPr>
                  <w:b/>
                </w:rPr>
                <w:t>Event</w:t>
              </w:r>
            </w:ins>
          </w:p>
        </w:tc>
        <w:tc>
          <w:tcPr>
            <w:tcW w:w="4945" w:type="dxa"/>
            <w:shd w:val="clear" w:color="auto" w:fill="D9D9D9" w:themeFill="background1" w:themeFillShade="D9"/>
          </w:tcPr>
          <w:p w14:paraId="3ED0C6C5" w14:textId="77777777" w:rsidR="00823D40" w:rsidRPr="0023656C" w:rsidRDefault="00823D40" w:rsidP="0023656C">
            <w:pPr>
              <w:rPr>
                <w:ins w:id="344" w:author="Greg Landry" w:date="2018-05-30T12:06:00Z"/>
                <w:b/>
              </w:rPr>
            </w:pPr>
            <w:ins w:id="345" w:author="Greg Landry" w:date="2018-05-30T12:06:00Z">
              <w:r w:rsidRPr="0023656C">
                <w:rPr>
                  <w:b/>
                </w:rPr>
                <w:t>Description</w:t>
              </w:r>
            </w:ins>
          </w:p>
        </w:tc>
      </w:tr>
      <w:tr w:rsidR="00823D40" w14:paraId="122620AA" w14:textId="77777777" w:rsidTr="0023656C">
        <w:trPr>
          <w:ins w:id="346" w:author="Greg Landry" w:date="2018-05-30T12:06:00Z"/>
        </w:trPr>
        <w:tc>
          <w:tcPr>
            <w:tcW w:w="4405" w:type="dxa"/>
          </w:tcPr>
          <w:p w14:paraId="6E44C806" w14:textId="77777777" w:rsidR="00823D40" w:rsidRDefault="00823D40" w:rsidP="0023656C">
            <w:pPr>
              <w:rPr>
                <w:ins w:id="347" w:author="Greg Landry" w:date="2018-05-30T12:06:00Z"/>
              </w:rPr>
            </w:pPr>
            <w:ins w:id="348" w:author="Greg Landry" w:date="2018-05-30T12:06:00Z">
              <w:r w:rsidRPr="002C57C8">
                <w:t>GATT_CONNECTION_STATUS_EVT</w:t>
              </w:r>
            </w:ins>
          </w:p>
        </w:tc>
        <w:tc>
          <w:tcPr>
            <w:tcW w:w="4945" w:type="dxa"/>
          </w:tcPr>
          <w:p w14:paraId="5FBA88FC" w14:textId="65C6EF9C" w:rsidR="00823D40" w:rsidRDefault="00C22C8B" w:rsidP="0023656C">
            <w:pPr>
              <w:rPr>
                <w:ins w:id="349" w:author="Greg Landry" w:date="2018-05-30T12:06:00Z"/>
              </w:rPr>
            </w:pPr>
            <w:ins w:id="350" w:author="Greg Landry" w:date="2018-05-30T12:06:00Z">
              <w:r>
                <w:t>When a connection is made</w:t>
              </w:r>
              <w:r w:rsidR="00823D40">
                <w:t xml:space="preserve"> or broken. The event parameter tells you WICED_TRUE if connected.</w:t>
              </w:r>
            </w:ins>
          </w:p>
        </w:tc>
      </w:tr>
      <w:tr w:rsidR="00823D40" w14:paraId="2A3BB858" w14:textId="77777777" w:rsidTr="0023656C">
        <w:trPr>
          <w:ins w:id="351" w:author="Greg Landry" w:date="2018-05-30T12:06:00Z"/>
        </w:trPr>
        <w:tc>
          <w:tcPr>
            <w:tcW w:w="4405" w:type="dxa"/>
          </w:tcPr>
          <w:p w14:paraId="5BBFC990" w14:textId="77777777" w:rsidR="00823D40" w:rsidRDefault="00823D40" w:rsidP="0023656C">
            <w:pPr>
              <w:rPr>
                <w:ins w:id="352" w:author="Greg Landry" w:date="2018-05-30T12:06:00Z"/>
              </w:rPr>
            </w:pPr>
            <w:ins w:id="353" w:author="Greg Landry" w:date="2018-05-30T12:06:00Z">
              <w:r w:rsidRPr="002C57C8">
                <w:t>GATT_ATTRIBUTE_REQUEST_EVT</w:t>
              </w:r>
            </w:ins>
          </w:p>
        </w:tc>
        <w:tc>
          <w:tcPr>
            <w:tcW w:w="4945" w:type="dxa"/>
          </w:tcPr>
          <w:p w14:paraId="67A46ECE" w14:textId="77777777" w:rsidR="00823D40" w:rsidRDefault="00823D40" w:rsidP="0023656C">
            <w:pPr>
              <w:rPr>
                <w:ins w:id="354" w:author="Greg Landry" w:date="2018-05-30T12:06:00Z"/>
              </w:rPr>
            </w:pPr>
            <w:ins w:id="355" w:author="Greg Landry" w:date="2018-05-30T12:06:00Z">
              <w:r>
                <w:t xml:space="preserve">When a GATT Read or Write occurs. The event parameter tells you </w:t>
              </w:r>
              <w:r w:rsidRPr="00C11933">
                <w:t>GATTS_REQ_TYPE_READ</w:t>
              </w:r>
              <w:r>
                <w:t xml:space="preserve"> or GATTS_REQ_TYPE_WRITE.</w:t>
              </w:r>
            </w:ins>
          </w:p>
        </w:tc>
      </w:tr>
    </w:tbl>
    <w:p w14:paraId="0004915A" w14:textId="77777777" w:rsidR="00A94306" w:rsidRDefault="00A94306" w:rsidP="00A94306">
      <w:pPr>
        <w:rPr>
          <w:ins w:id="356" w:author="Greg Landry" w:date="2018-05-30T12:10:00Z"/>
        </w:rPr>
      </w:pPr>
    </w:p>
    <w:p w14:paraId="01B4A5B6" w14:textId="37459AE5" w:rsidR="006730B8" w:rsidRDefault="00A94306" w:rsidP="00A94306">
      <w:pPr>
        <w:rPr>
          <w:ins w:id="357" w:author="Greg Landry" w:date="2018-05-30T12:10:00Z"/>
        </w:rPr>
      </w:pPr>
      <w:ins w:id="358" w:author="Greg Landry" w:date="2018-05-30T12:10:00Z">
        <w:r>
          <w:t>WICED Bluetooth designer create</w:t>
        </w:r>
      </w:ins>
      <w:ins w:id="359" w:author="Greg Landry" w:date="2018-05-30T12:11:00Z">
        <w:r>
          <w:t>s</w:t>
        </w:r>
      </w:ins>
      <w:ins w:id="360" w:author="Greg Landry" w:date="2018-05-30T12:10:00Z">
        <w:r>
          <w:t xml:space="preserve"> a</w:t>
        </w:r>
      </w:ins>
      <w:ins w:id="361" w:author="Greg Landry" w:date="2018-05-30T12:11:00Z">
        <w:r>
          <w:t>nd registers a</w:t>
        </w:r>
      </w:ins>
      <w:ins w:id="362" w:author="Greg Landry" w:date="2018-05-30T12:10:00Z">
        <w:r>
          <w:t xml:space="preserve"> function called &lt;appname&gt;_</w:t>
        </w:r>
      </w:ins>
      <w:ins w:id="363" w:author="Greg Landry" w:date="2018-05-30T12:11:00Z">
        <w:r>
          <w:t>event_handler</w:t>
        </w:r>
      </w:ins>
      <w:ins w:id="364" w:author="Greg Landry" w:date="2018-05-30T12:10:00Z">
        <w:r>
          <w:t xml:space="preserve"> to handle </w:t>
        </w:r>
      </w:ins>
      <w:ins w:id="365" w:author="Greg Landry" w:date="2018-05-30T12:11:00Z">
        <w:r>
          <w:t>GATT</w:t>
        </w:r>
      </w:ins>
      <w:ins w:id="366" w:author="Greg Landry" w:date="2018-05-30T12:10:00Z">
        <w:r>
          <w:t xml:space="preserve"> events.</w:t>
        </w:r>
      </w:ins>
    </w:p>
    <w:p w14:paraId="501BC3D6" w14:textId="28250C54" w:rsidR="00823D40" w:rsidRDefault="00823D40" w:rsidP="007F01ED">
      <w:pPr>
        <w:pStyle w:val="Heading2"/>
        <w:rPr>
          <w:ins w:id="367" w:author="Greg Landry" w:date="2018-05-30T12:06:00Z"/>
        </w:rPr>
      </w:pPr>
      <w:ins w:id="368" w:author="Greg Landry" w:date="2018-05-30T12:06:00Z">
        <w:r>
          <w:lastRenderedPageBreak/>
          <w:t xml:space="preserve">Essential GATT </w:t>
        </w:r>
      </w:ins>
      <w:ins w:id="369" w:author="Greg Landry" w:date="2018-05-30T12:11:00Z">
        <w:r w:rsidR="006730B8">
          <w:t>Sub-</w:t>
        </w:r>
      </w:ins>
      <w:ins w:id="370" w:author="Greg Landry" w:date="2018-05-30T12:06:00Z">
        <w:r>
          <w:t>Events</w:t>
        </w:r>
      </w:ins>
    </w:p>
    <w:p w14:paraId="720F5670" w14:textId="1FAC0C48" w:rsidR="006730B8" w:rsidRDefault="006730B8" w:rsidP="002E422E">
      <w:pPr>
        <w:keepNext/>
        <w:keepLines/>
        <w:rPr>
          <w:ins w:id="371" w:author="Greg Landry" w:date="2018-05-30T12:11:00Z"/>
        </w:rPr>
      </w:pPr>
      <w:ins w:id="372" w:author="Greg Landry" w:date="2018-05-30T12:11:00Z">
        <w:r>
          <w:t>In addition to the GATT events described above, there are sub-events associated with each of the main events</w:t>
        </w:r>
      </w:ins>
      <w:ins w:id="373" w:author="Greg Landry" w:date="2018-05-30T12:12:00Z">
        <w:r>
          <w:t xml:space="preserve"> which are handled in WICED Bluetooth Designer with separate function calls</w:t>
        </w:r>
      </w:ins>
      <w:ins w:id="374" w:author="Greg Landry" w:date="2018-05-30T12:11:00Z">
        <w:r>
          <w:t>.</w:t>
        </w:r>
      </w:ins>
    </w:p>
    <w:p w14:paraId="682E2D8C" w14:textId="03FB8A0C" w:rsidR="006730B8" w:rsidRDefault="006730B8" w:rsidP="002E422E">
      <w:pPr>
        <w:pStyle w:val="Heading3"/>
        <w:rPr>
          <w:ins w:id="375" w:author="Greg Landry" w:date="2018-05-30T12:13:00Z"/>
        </w:rPr>
      </w:pPr>
      <w:ins w:id="376" w:author="Greg Landry" w:date="2018-05-30T12:14:00Z">
        <w:r>
          <w:t>GATT_CONNECTION_STATUS_EVT</w:t>
        </w:r>
      </w:ins>
    </w:p>
    <w:p w14:paraId="1E659691" w14:textId="77777777" w:rsidR="006730B8" w:rsidRDefault="006730B8" w:rsidP="002E422E">
      <w:pPr>
        <w:keepNext/>
        <w:keepLines/>
        <w:rPr>
          <w:ins w:id="377" w:author="Greg Landry" w:date="2018-05-30T12:16:00Z"/>
        </w:rPr>
      </w:pPr>
      <w:ins w:id="378" w:author="Greg Landry" w:date="2018-05-30T12:16:00Z">
        <w:r>
          <w:t>For this example, there are two sub-events for a Connection Status Event that we care about. Namely:</w:t>
        </w:r>
      </w:ins>
    </w:p>
    <w:tbl>
      <w:tblPr>
        <w:tblStyle w:val="TableGrid"/>
        <w:tblW w:w="0" w:type="auto"/>
        <w:tblLook w:val="04A0" w:firstRow="1" w:lastRow="0" w:firstColumn="1" w:lastColumn="0" w:noHBand="0" w:noVBand="1"/>
      </w:tblPr>
      <w:tblGrid>
        <w:gridCol w:w="4405"/>
        <w:gridCol w:w="4945"/>
      </w:tblGrid>
      <w:tr w:rsidR="006730B8" w14:paraId="3A86EAFC" w14:textId="77777777" w:rsidTr="0023656C">
        <w:trPr>
          <w:ins w:id="379" w:author="Greg Landry" w:date="2018-05-30T12:16:00Z"/>
        </w:trPr>
        <w:tc>
          <w:tcPr>
            <w:tcW w:w="4405" w:type="dxa"/>
            <w:shd w:val="clear" w:color="auto" w:fill="D9D9D9" w:themeFill="background1" w:themeFillShade="D9"/>
          </w:tcPr>
          <w:p w14:paraId="172114F1" w14:textId="77777777" w:rsidR="006730B8" w:rsidRPr="0023656C" w:rsidRDefault="006730B8" w:rsidP="0023656C">
            <w:pPr>
              <w:rPr>
                <w:ins w:id="380" w:author="Greg Landry" w:date="2018-05-30T12:16:00Z"/>
                <w:b/>
              </w:rPr>
            </w:pPr>
            <w:ins w:id="381" w:author="Greg Landry" w:date="2018-05-30T12:16:00Z">
              <w:r w:rsidRPr="0023656C">
                <w:rPr>
                  <w:b/>
                </w:rPr>
                <w:t>Event</w:t>
              </w:r>
            </w:ins>
          </w:p>
        </w:tc>
        <w:tc>
          <w:tcPr>
            <w:tcW w:w="4945" w:type="dxa"/>
            <w:shd w:val="clear" w:color="auto" w:fill="D9D9D9" w:themeFill="background1" w:themeFillShade="D9"/>
          </w:tcPr>
          <w:p w14:paraId="6B2D0E35" w14:textId="77777777" w:rsidR="006730B8" w:rsidRPr="0023656C" w:rsidRDefault="006730B8" w:rsidP="0023656C">
            <w:pPr>
              <w:rPr>
                <w:ins w:id="382" w:author="Greg Landry" w:date="2018-05-30T12:16:00Z"/>
                <w:b/>
              </w:rPr>
            </w:pPr>
            <w:ins w:id="383" w:author="Greg Landry" w:date="2018-05-30T12:16:00Z">
              <w:r w:rsidRPr="0023656C">
                <w:rPr>
                  <w:b/>
                </w:rPr>
                <w:t>Description</w:t>
              </w:r>
            </w:ins>
          </w:p>
        </w:tc>
      </w:tr>
      <w:tr w:rsidR="006730B8" w14:paraId="231225BA" w14:textId="77777777" w:rsidTr="0023656C">
        <w:trPr>
          <w:ins w:id="384" w:author="Greg Landry" w:date="2018-05-30T12:16:00Z"/>
        </w:trPr>
        <w:tc>
          <w:tcPr>
            <w:tcW w:w="4405" w:type="dxa"/>
          </w:tcPr>
          <w:p w14:paraId="64F19664" w14:textId="2C85773D" w:rsidR="006730B8" w:rsidRDefault="000C3C13" w:rsidP="0023656C">
            <w:pPr>
              <w:rPr>
                <w:ins w:id="385" w:author="Greg Landry" w:date="2018-05-30T12:16:00Z"/>
              </w:rPr>
            </w:pPr>
            <w:ins w:id="386" w:author="Greg Landry" w:date="2018-05-30T12:19:00Z">
              <w:r>
                <w:t>c</w:t>
              </w:r>
            </w:ins>
            <w:ins w:id="387" w:author="Greg Landry" w:date="2018-05-30T12:18:00Z">
              <w:r>
                <w:t>onnected</w:t>
              </w:r>
            </w:ins>
            <w:ins w:id="388" w:author="Greg Landry" w:date="2018-05-30T12:19:00Z">
              <w:r>
                <w:t xml:space="preserve"> ==</w:t>
              </w:r>
              <w:r w:rsidR="001E15E8">
                <w:t xml:space="preserve"> WICED_TRUE</w:t>
              </w:r>
            </w:ins>
          </w:p>
        </w:tc>
        <w:tc>
          <w:tcPr>
            <w:tcW w:w="4945" w:type="dxa"/>
          </w:tcPr>
          <w:p w14:paraId="23237A28" w14:textId="15AEB7F1" w:rsidR="006730B8" w:rsidRDefault="006730B8" w:rsidP="0023656C">
            <w:pPr>
              <w:rPr>
                <w:ins w:id="389" w:author="Greg Landry" w:date="2018-05-30T12:16:00Z"/>
              </w:rPr>
            </w:pPr>
            <w:ins w:id="390" w:author="Greg Landry" w:date="2018-05-30T12:16:00Z">
              <w:r>
                <w:t xml:space="preserve">A GATT </w:t>
              </w:r>
            </w:ins>
            <w:ins w:id="391" w:author="Greg Landry" w:date="2018-05-30T12:19:00Z">
              <w:r w:rsidR="00C22C8B">
                <w:t>connection has been established.</w:t>
              </w:r>
            </w:ins>
          </w:p>
        </w:tc>
      </w:tr>
      <w:tr w:rsidR="006730B8" w14:paraId="4A73DAE2" w14:textId="77777777" w:rsidTr="0023656C">
        <w:trPr>
          <w:ins w:id="392" w:author="Greg Landry" w:date="2018-05-30T12:16:00Z"/>
        </w:trPr>
        <w:tc>
          <w:tcPr>
            <w:tcW w:w="4405" w:type="dxa"/>
          </w:tcPr>
          <w:p w14:paraId="0A3E1835" w14:textId="785C0F50" w:rsidR="006730B8" w:rsidRDefault="000C3C13" w:rsidP="0023656C">
            <w:pPr>
              <w:rPr>
                <w:ins w:id="393" w:author="Greg Landry" w:date="2018-05-30T12:16:00Z"/>
              </w:rPr>
            </w:pPr>
            <w:ins w:id="394" w:author="Greg Landry" w:date="2018-05-30T12:19:00Z">
              <w:r>
                <w:t xml:space="preserve">connected </w:t>
              </w:r>
              <w:r w:rsidR="001E15E8">
                <w:t>!= WICED_TRUE</w:t>
              </w:r>
            </w:ins>
          </w:p>
        </w:tc>
        <w:tc>
          <w:tcPr>
            <w:tcW w:w="4945" w:type="dxa"/>
          </w:tcPr>
          <w:p w14:paraId="0B334F3F" w14:textId="379C57CB" w:rsidR="006730B8" w:rsidRDefault="006730B8" w:rsidP="0023656C">
            <w:pPr>
              <w:rPr>
                <w:ins w:id="395" w:author="Greg Landry" w:date="2018-05-30T12:16:00Z"/>
              </w:rPr>
            </w:pPr>
            <w:ins w:id="396" w:author="Greg Landry" w:date="2018-05-30T12:16:00Z">
              <w:r>
                <w:t xml:space="preserve">A GATT </w:t>
              </w:r>
            </w:ins>
            <w:ins w:id="397" w:author="Greg Landry" w:date="2018-05-30T12:19:00Z">
              <w:r w:rsidR="00C22C8B">
                <w:t xml:space="preserve">connection has been </w:t>
              </w:r>
            </w:ins>
            <w:ins w:id="398" w:author="Greg Landry" w:date="2018-05-30T12:20:00Z">
              <w:r w:rsidR="00C22C8B">
                <w:t>broken</w:t>
              </w:r>
            </w:ins>
            <w:ins w:id="399" w:author="Greg Landry" w:date="2018-05-30T12:19:00Z">
              <w:r w:rsidR="00C22C8B">
                <w:t>.</w:t>
              </w:r>
            </w:ins>
          </w:p>
        </w:tc>
      </w:tr>
    </w:tbl>
    <w:p w14:paraId="3B4D14BB" w14:textId="77777777" w:rsidR="006730B8" w:rsidRDefault="006730B8" w:rsidP="00823D40">
      <w:pPr>
        <w:rPr>
          <w:ins w:id="400" w:author="Greg Landry" w:date="2018-05-30T12:16:00Z"/>
        </w:rPr>
      </w:pPr>
    </w:p>
    <w:p w14:paraId="0B7AA14A" w14:textId="16A8F3DC" w:rsidR="006730B8" w:rsidRDefault="006730B8" w:rsidP="00823D40">
      <w:pPr>
        <w:rPr>
          <w:ins w:id="401" w:author="Greg Landry" w:date="2018-05-30T12:14:00Z"/>
        </w:rPr>
      </w:pPr>
      <w:ins w:id="402" w:author="Greg Landry" w:date="2018-05-30T12:16:00Z">
        <w:r>
          <w:t xml:space="preserve">WICED Bluetooth designer creates a function called </w:t>
        </w:r>
      </w:ins>
      <w:ins w:id="403" w:author="Greg Landry" w:date="2018-05-30T12:12:00Z">
        <w:r>
          <w:t>&lt;appname&gt;_connect_callback</w:t>
        </w:r>
      </w:ins>
      <w:ins w:id="404" w:author="Greg Landry" w:date="2018-05-30T12:16:00Z">
        <w:r>
          <w:t xml:space="preserve"> to handle these events. This function is called by the </w:t>
        </w:r>
      </w:ins>
      <w:ins w:id="405" w:author="Greg Landry" w:date="2018-05-30T12:17:00Z">
        <w:r>
          <w:t>&lt;appname&gt;_event_handler function for connection events.</w:t>
        </w:r>
      </w:ins>
    </w:p>
    <w:p w14:paraId="0C4E6906" w14:textId="6C443FE4" w:rsidR="006730B8" w:rsidRDefault="006730B8" w:rsidP="002E422E">
      <w:pPr>
        <w:pStyle w:val="Heading3"/>
        <w:rPr>
          <w:ins w:id="406" w:author="Greg Landry" w:date="2018-05-30T12:11:00Z"/>
        </w:rPr>
      </w:pPr>
      <w:ins w:id="407" w:author="Greg Landry" w:date="2018-05-30T12:14:00Z">
        <w:r>
          <w:t>GATT_ATTRIBUTE_REQUEST_EVT</w:t>
        </w:r>
      </w:ins>
    </w:p>
    <w:p w14:paraId="5434C79A" w14:textId="53BBB632" w:rsidR="00823D40" w:rsidRPr="00310A71" w:rsidRDefault="006730B8" w:rsidP="00823D40">
      <w:pPr>
        <w:rPr>
          <w:ins w:id="408" w:author="Greg Landry" w:date="2018-05-30T12:06:00Z"/>
        </w:rPr>
      </w:pPr>
      <w:ins w:id="409" w:author="Greg Landry" w:date="2018-05-30T12:15:00Z">
        <w:r>
          <w:t>For this example, there</w:t>
        </w:r>
      </w:ins>
      <w:ins w:id="410" w:author="Greg Landry" w:date="2018-05-30T12:14:00Z">
        <w:r>
          <w:t xml:space="preserve"> are two sub-events for an Attribute Request Event that we care about. Namely:</w:t>
        </w:r>
      </w:ins>
    </w:p>
    <w:tbl>
      <w:tblPr>
        <w:tblStyle w:val="TableGrid"/>
        <w:tblW w:w="0" w:type="auto"/>
        <w:tblLook w:val="04A0" w:firstRow="1" w:lastRow="0" w:firstColumn="1" w:lastColumn="0" w:noHBand="0" w:noVBand="1"/>
      </w:tblPr>
      <w:tblGrid>
        <w:gridCol w:w="4405"/>
        <w:gridCol w:w="4945"/>
      </w:tblGrid>
      <w:tr w:rsidR="00823D40" w14:paraId="6D016E18" w14:textId="77777777" w:rsidTr="0023656C">
        <w:trPr>
          <w:ins w:id="411" w:author="Greg Landry" w:date="2018-05-30T12:06:00Z"/>
        </w:trPr>
        <w:tc>
          <w:tcPr>
            <w:tcW w:w="4405" w:type="dxa"/>
            <w:shd w:val="clear" w:color="auto" w:fill="D9D9D9" w:themeFill="background1" w:themeFillShade="D9"/>
          </w:tcPr>
          <w:p w14:paraId="07DA3724" w14:textId="77777777" w:rsidR="00823D40" w:rsidRPr="0023656C" w:rsidRDefault="00823D40" w:rsidP="0023656C">
            <w:pPr>
              <w:rPr>
                <w:ins w:id="412" w:author="Greg Landry" w:date="2018-05-30T12:06:00Z"/>
                <w:b/>
              </w:rPr>
            </w:pPr>
            <w:ins w:id="413" w:author="Greg Landry" w:date="2018-05-30T12:06:00Z">
              <w:r w:rsidRPr="0023656C">
                <w:rPr>
                  <w:b/>
                </w:rPr>
                <w:t>Event</w:t>
              </w:r>
            </w:ins>
          </w:p>
        </w:tc>
        <w:tc>
          <w:tcPr>
            <w:tcW w:w="4945" w:type="dxa"/>
            <w:shd w:val="clear" w:color="auto" w:fill="D9D9D9" w:themeFill="background1" w:themeFillShade="D9"/>
          </w:tcPr>
          <w:p w14:paraId="59820B89" w14:textId="77777777" w:rsidR="00823D40" w:rsidRPr="0023656C" w:rsidRDefault="00823D40" w:rsidP="0023656C">
            <w:pPr>
              <w:rPr>
                <w:ins w:id="414" w:author="Greg Landry" w:date="2018-05-30T12:06:00Z"/>
                <w:b/>
              </w:rPr>
            </w:pPr>
            <w:ins w:id="415" w:author="Greg Landry" w:date="2018-05-30T12:06:00Z">
              <w:r w:rsidRPr="0023656C">
                <w:rPr>
                  <w:b/>
                </w:rPr>
                <w:t>Description</w:t>
              </w:r>
            </w:ins>
          </w:p>
        </w:tc>
      </w:tr>
      <w:tr w:rsidR="00823D40" w14:paraId="4CF022F6" w14:textId="77777777" w:rsidTr="0023656C">
        <w:trPr>
          <w:ins w:id="416" w:author="Greg Landry" w:date="2018-05-30T12:06:00Z"/>
        </w:trPr>
        <w:tc>
          <w:tcPr>
            <w:tcW w:w="4405" w:type="dxa"/>
          </w:tcPr>
          <w:p w14:paraId="6AE97B10" w14:textId="77777777" w:rsidR="00823D40" w:rsidRDefault="00823D40" w:rsidP="0023656C">
            <w:pPr>
              <w:rPr>
                <w:ins w:id="417" w:author="Greg Landry" w:date="2018-05-30T12:06:00Z"/>
              </w:rPr>
            </w:pPr>
            <w:ins w:id="418" w:author="Greg Landry" w:date="2018-05-30T12:06:00Z">
              <w:r w:rsidRPr="002C2FE4">
                <w:t>GATTS_REQ_TYPE_READ</w:t>
              </w:r>
            </w:ins>
          </w:p>
        </w:tc>
        <w:tc>
          <w:tcPr>
            <w:tcW w:w="4945" w:type="dxa"/>
          </w:tcPr>
          <w:p w14:paraId="1A2307D4" w14:textId="77777777" w:rsidR="00823D40" w:rsidRDefault="00823D40" w:rsidP="0023656C">
            <w:pPr>
              <w:rPr>
                <w:ins w:id="419" w:author="Greg Landry" w:date="2018-05-30T12:06:00Z"/>
              </w:rPr>
            </w:pPr>
            <w:ins w:id="420" w:author="Greg Landry" w:date="2018-05-30T12:06:00Z">
              <w:r>
                <w:t>A GATT Attribute Read has occurred. The event parameter tells you the request handle and where to save the data.</w:t>
              </w:r>
            </w:ins>
          </w:p>
        </w:tc>
      </w:tr>
      <w:tr w:rsidR="00823D40" w14:paraId="0BA5523A" w14:textId="77777777" w:rsidTr="0023656C">
        <w:trPr>
          <w:ins w:id="421" w:author="Greg Landry" w:date="2018-05-30T12:06:00Z"/>
        </w:trPr>
        <w:tc>
          <w:tcPr>
            <w:tcW w:w="4405" w:type="dxa"/>
          </w:tcPr>
          <w:p w14:paraId="337A1421" w14:textId="77777777" w:rsidR="00823D40" w:rsidRDefault="00823D40" w:rsidP="0023656C">
            <w:pPr>
              <w:rPr>
                <w:ins w:id="422" w:author="Greg Landry" w:date="2018-05-30T12:06:00Z"/>
              </w:rPr>
            </w:pPr>
            <w:ins w:id="423" w:author="Greg Landry" w:date="2018-05-30T12:06:00Z">
              <w:r w:rsidRPr="002C2FE4">
                <w:t>GATTS_REQ_TYPE_WRITE</w:t>
              </w:r>
            </w:ins>
          </w:p>
        </w:tc>
        <w:tc>
          <w:tcPr>
            <w:tcW w:w="4945" w:type="dxa"/>
          </w:tcPr>
          <w:p w14:paraId="6D630AE1" w14:textId="77777777" w:rsidR="00823D40" w:rsidRDefault="00823D40" w:rsidP="0023656C">
            <w:pPr>
              <w:rPr>
                <w:ins w:id="424" w:author="Greg Landry" w:date="2018-05-30T12:06:00Z"/>
              </w:rPr>
            </w:pPr>
            <w:ins w:id="425" w:author="Greg Landry" w:date="2018-05-30T12:06:00Z">
              <w:r>
                <w:t>A GATT Attribute Write has occurred. The event parameter tells you the handle, a pointer to the data and the length of the data.</w:t>
              </w:r>
            </w:ins>
          </w:p>
        </w:tc>
      </w:tr>
    </w:tbl>
    <w:p w14:paraId="4830564B" w14:textId="77777777" w:rsidR="006730B8" w:rsidRDefault="006730B8" w:rsidP="006730B8">
      <w:pPr>
        <w:rPr>
          <w:ins w:id="426" w:author="Greg Landry" w:date="2018-05-30T12:15:00Z"/>
        </w:rPr>
      </w:pPr>
    </w:p>
    <w:p w14:paraId="5EEEF2F2" w14:textId="26C9D803" w:rsidR="006730B8" w:rsidRDefault="006730B8" w:rsidP="006730B8">
      <w:pPr>
        <w:rPr>
          <w:ins w:id="427" w:author="Greg Landry" w:date="2018-05-30T12:15:00Z"/>
        </w:rPr>
      </w:pPr>
      <w:ins w:id="428" w:author="Greg Landry" w:date="2018-05-30T12:15:00Z">
        <w:r>
          <w:t>WICED Bluetooth designer creates a function called &lt;appname&gt;_</w:t>
        </w:r>
        <w:r>
          <w:t>server_callback</w:t>
        </w:r>
        <w:r>
          <w:t xml:space="preserve"> to handle </w:t>
        </w:r>
      </w:ins>
      <w:ins w:id="429" w:author="Greg Landry" w:date="2018-05-30T12:16:00Z">
        <w:r>
          <w:t xml:space="preserve">these </w:t>
        </w:r>
      </w:ins>
      <w:ins w:id="430" w:author="Greg Landry" w:date="2018-05-30T12:15:00Z">
        <w:r>
          <w:t>events.</w:t>
        </w:r>
      </w:ins>
      <w:ins w:id="431" w:author="Greg Landry" w:date="2018-05-30T12:17:00Z">
        <w:r>
          <w:t xml:space="preserve"> </w:t>
        </w:r>
        <w:r>
          <w:t xml:space="preserve">This function is called by the &lt;appname&gt;_event_handler function for </w:t>
        </w:r>
        <w:r>
          <w:t>attribute request</w:t>
        </w:r>
        <w:r>
          <w:t xml:space="preserve"> events.</w:t>
        </w:r>
      </w:ins>
    </w:p>
    <w:p w14:paraId="05AAB964" w14:textId="77777777" w:rsidR="006730B8" w:rsidRDefault="006730B8">
      <w:pPr>
        <w:rPr>
          <w:ins w:id="432" w:author="Greg Landry" w:date="2018-05-30T12:17:00Z"/>
          <w:rFonts w:eastAsia="Times New Roman"/>
          <w:b/>
          <w:bCs/>
          <w:color w:val="1F4E79" w:themeColor="accent1" w:themeShade="80"/>
          <w:sz w:val="28"/>
          <w:szCs w:val="28"/>
        </w:rPr>
      </w:pPr>
      <w:ins w:id="433" w:author="Greg Landry" w:date="2018-05-30T12:17:00Z">
        <w:r>
          <w:br w:type="page"/>
        </w:r>
      </w:ins>
    </w:p>
    <w:p w14:paraId="512950DB" w14:textId="2870AD07" w:rsidR="00635B89" w:rsidRDefault="00635B89" w:rsidP="000A3A5A">
      <w:pPr>
        <w:pStyle w:val="Heading1"/>
      </w:pPr>
      <w:r>
        <w:lastRenderedPageBreak/>
        <w:t>WICED Bluetooth Firmware Architecture</w:t>
      </w:r>
      <w:bookmarkEnd w:id="299"/>
    </w:p>
    <w:p w14:paraId="3C445A4B" w14:textId="2C19D752" w:rsidR="00BB1E8D" w:rsidRDefault="00BB1E8D" w:rsidP="00BB1E8D">
      <w:r>
        <w:t>At the very beginning of this chapter I told you that there are four steps to make a basic WICED BLE Peripheral</w:t>
      </w:r>
      <w:ins w:id="434" w:author="Greg Landry" w:date="2018-05-29T11:53:00Z">
        <w:r w:rsidR="009B6290">
          <w:t>:</w:t>
        </w:r>
      </w:ins>
      <w:del w:id="435" w:author="Greg Landry" w:date="2018-05-29T11:53:00Z">
        <w:r w:rsidDel="009B6290">
          <w:delText>.</w:delText>
        </w:r>
      </w:del>
    </w:p>
    <w:p w14:paraId="765F6B41" w14:textId="0020937C" w:rsidR="00BB1E8D" w:rsidRDefault="00BB1E8D" w:rsidP="00BB1E8D">
      <w:pPr>
        <w:pStyle w:val="ListParagraph"/>
        <w:numPr>
          <w:ilvl w:val="0"/>
          <w:numId w:val="5"/>
        </w:numPr>
      </w:pPr>
      <w:r>
        <w:t xml:space="preserve">Turn on the </w:t>
      </w:r>
      <w:del w:id="436" w:author="Greg Landry" w:date="2018-05-30T11:52:00Z">
        <w:r w:rsidDel="004577CE">
          <w:delText xml:space="preserve">WICED Bluetooth </w:delText>
        </w:r>
      </w:del>
      <w:r>
        <w:t>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ins w:id="437" w:author="Greg Landry" w:date="2018-05-29T11:53:00Z">
        <w:r w:rsidR="009B6290">
          <w:t>.</w:t>
        </w:r>
      </w:ins>
    </w:p>
    <w:p w14:paraId="332207E0" w14:textId="7CC69CF0" w:rsidR="00846754" w:rsidRDefault="006B5651" w:rsidP="007F01ED">
      <w:pPr>
        <w:pStyle w:val="Heading2"/>
      </w:pPr>
      <w:bookmarkStart w:id="438" w:name="_Toc515352452"/>
      <w:r>
        <w:t xml:space="preserve">Turning on the </w:t>
      </w:r>
      <w:del w:id="439" w:author="Greg Landry" w:date="2018-05-30T11:52:00Z">
        <w:r w:rsidDel="004577CE">
          <w:delText xml:space="preserve">WICED Bluetooth </w:delText>
        </w:r>
      </w:del>
      <w:r>
        <w:t>Stack</w:t>
      </w:r>
      <w:bookmarkEnd w:id="438"/>
    </w:p>
    <w:p w14:paraId="178A1BD1" w14:textId="6A7FA4EC" w:rsidR="009C2A1F" w:rsidRDefault="009C2A1F" w:rsidP="009C2A1F">
      <w:pPr>
        <w:rPr>
          <w:ins w:id="440" w:author="Greg Landry" w:date="2018-05-29T11:55:00Z"/>
        </w:rPr>
      </w:pPr>
      <w:r>
        <w:t xml:space="preserve">When a WICED device turns on, the chip boots, starts the RTOS and then jumps to a function called application_start which is where your Application firmware starts.  At that point in the proceedings, your Application firmware is responsible for turning on the </w:t>
      </w:r>
      <w:del w:id="441" w:author="Greg Landry" w:date="2018-05-30T11:52:00Z">
        <w:r w:rsidDel="004577CE">
          <w:delText xml:space="preserve">WICED Bluetooth </w:delText>
        </w:r>
      </w:del>
      <w:r>
        <w:t xml:space="preserve">Stack and making a connection to the WICED radio.  This is done with WICED API calls wiced_transport_init, wiced_transport_create_buffer_pools and wiced_bt_stack_init.  One of the key arguments to wiced_bt_stack_init is a function pointer to the management callback.  </w:t>
      </w:r>
      <w:del w:id="442" w:author="Greg Landry" w:date="2018-05-29T12:00:00Z">
        <w:r w:rsidDel="0080114D">
          <w:delText>It is your job to write the management callback function which processes events</w:delText>
        </w:r>
      </w:del>
    </w:p>
    <w:p w14:paraId="1B54D2F0" w14:textId="0F842181" w:rsidR="001019F1" w:rsidRDefault="001019F1" w:rsidP="009C2A1F">
      <w:ins w:id="443" w:author="Greg Landry" w:date="2018-05-29T11:55:00Z">
        <w:r>
          <w:t>WICED Bluetooth Designer creates a management callback function for you called &lt;appname&gt;_management_callback where &lt;appname&gt; is the name you gave to the project.</w:t>
        </w:r>
      </w:ins>
      <w:ins w:id="444" w:author="Greg Landry" w:date="2018-05-29T12:00:00Z">
        <w:r w:rsidR="0080114D">
          <w:t xml:space="preserve"> It is your job to fill in what the firmware does to processes various events</w:t>
        </w:r>
      </w:ins>
      <w:ins w:id="445" w:author="Greg Landry" w:date="2018-05-29T12:01:00Z">
        <w:r w:rsidR="006F3F6B">
          <w:t xml:space="preserve">. This is </w:t>
        </w:r>
      </w:ins>
      <w:ins w:id="446" w:author="Greg Landry" w:date="2018-05-29T12:00:00Z">
        <w:r w:rsidR="0080114D">
          <w:t>implemented as a switch statement in the callback function</w:t>
        </w:r>
      </w:ins>
      <w:ins w:id="447" w:author="Greg Landry" w:date="2018-05-29T12:02:00Z">
        <w:r w:rsidR="006F3F6B">
          <w:t xml:space="preserve"> where the cases are the Stack events</w:t>
        </w:r>
      </w:ins>
      <w:ins w:id="448" w:author="Greg Landry" w:date="2018-05-29T12:00:00Z">
        <w:r w:rsidR="0080114D">
          <w:t>.</w:t>
        </w:r>
      </w:ins>
      <w:ins w:id="449" w:author="Greg Landry" w:date="2018-05-29T12:01:00Z">
        <w:r w:rsidR="006F3F6B">
          <w:t xml:space="preserve"> Some of the necessary actions are provided </w:t>
        </w:r>
      </w:ins>
      <w:ins w:id="450" w:author="Greg Landry" w:date="2018-05-29T12:02:00Z">
        <w:r w:rsidR="006F3F6B">
          <w:t xml:space="preserve">automatically </w:t>
        </w:r>
      </w:ins>
      <w:ins w:id="451" w:author="Greg Landry" w:date="2018-05-29T12:01:00Z">
        <w:r w:rsidR="006F3F6B">
          <w:t>and others will need to be written by you.</w:t>
        </w:r>
      </w:ins>
    </w:p>
    <w:p w14:paraId="12D7294E" w14:textId="7B3D3290" w:rsidR="008F6465" w:rsidRDefault="001019F1" w:rsidP="00C9117C">
      <w:ins w:id="452" w:author="Greg Landry" w:date="2018-05-29T11:55:00Z">
        <w:r>
          <w:t xml:space="preserve">When you start the Stack, </w:t>
        </w:r>
      </w:ins>
      <w:del w:id="453" w:author="Greg Landry" w:date="2018-05-29T11:56:00Z">
        <w:r w:rsidR="008F6465" w:rsidDel="001019F1">
          <w:delText>The WICED Bluetooth Stack</w:delText>
        </w:r>
      </w:del>
      <w:ins w:id="454" w:author="Greg Landry" w:date="2018-05-29T11:56:00Z">
        <w:r>
          <w:t>it</w:t>
        </w:r>
      </w:ins>
      <w:r w:rsidR="008F6465">
        <w:t xml:space="preserve"> generates the </w:t>
      </w:r>
      <w:del w:id="455" w:author="Greg Landry" w:date="2018-05-29T11:58:00Z">
        <w:r w:rsidR="008F6465" w:rsidDel="007F6647">
          <w:delText xml:space="preserve">event </w:delText>
        </w:r>
      </w:del>
      <w:r w:rsidR="008F6465" w:rsidRPr="008F6465">
        <w:t>BTM_ENABLED_EVT</w:t>
      </w:r>
      <w:ins w:id="456" w:author="Greg Landry" w:date="2018-05-29T11:56:00Z">
        <w:r>
          <w:t xml:space="preserve"> </w:t>
        </w:r>
      </w:ins>
      <w:ins w:id="457" w:author="Greg Landry" w:date="2018-05-29T11:58:00Z">
        <w:r w:rsidR="007F6647">
          <w:t xml:space="preserve">event and calls the </w:t>
        </w:r>
      </w:ins>
      <w:ins w:id="458" w:author="Greg Landry" w:date="2018-05-29T11:56:00Z">
        <w:r>
          <w:t xml:space="preserve"> &lt;appname&gt;_management_callback function</w:t>
        </w:r>
      </w:ins>
      <w:ins w:id="459" w:author="Greg Landry" w:date="2018-05-29T11:58:00Z">
        <w:r w:rsidR="007F6647">
          <w:t xml:space="preserve"> which then processes that event</w:t>
        </w:r>
      </w:ins>
      <w:ins w:id="460" w:author="Greg Landry" w:date="2018-05-29T11:56:00Z">
        <w:r>
          <w:t>.</w:t>
        </w:r>
      </w:ins>
      <w:del w:id="461" w:author="Greg Landry" w:date="2018-05-29T11:56:00Z">
        <w:r w:rsidR="008F6465" w:rsidDel="001019F1">
          <w:delText xml:space="preserve"> which is processed by the function _management_callback</w:delText>
        </w:r>
        <w:r w:rsidR="0090567B" w:rsidDel="001019F1">
          <w:delText xml:space="preserve">. </w:delText>
        </w:r>
      </w:del>
    </w:p>
    <w:p w14:paraId="1832B1B3" w14:textId="77777777" w:rsidR="006B1DBF" w:rsidRDefault="0090567B" w:rsidP="00C9117C">
      <w:pPr>
        <w:rPr>
          <w:ins w:id="462" w:author="Greg Landry" w:date="2018-05-29T12:33:00Z"/>
        </w:rPr>
      </w:pPr>
      <w:del w:id="463" w:author="Greg Landry" w:date="2018-05-29T12:03:00Z">
        <w:r w:rsidDel="006F3F6B">
          <w:delText xml:space="preserve">The </w:delText>
        </w:r>
      </w:del>
      <w:ins w:id="464" w:author="Greg Landry" w:date="2018-05-29T12:04:00Z">
        <w:r w:rsidR="00883D67">
          <w:t xml:space="preserve">The &lt;appname&gt;_management_callback case for </w:t>
        </w:r>
      </w:ins>
      <w:ins w:id="465" w:author="Greg Landry" w:date="2018-05-29T12:03:00Z">
        <w:r w:rsidR="006F3F6B" w:rsidRPr="008F6465">
          <w:t>BTM_ENABLED_EVT</w:t>
        </w:r>
        <w:r w:rsidR="006F3F6B">
          <w:t xml:space="preserve"> event</w:t>
        </w:r>
      </w:ins>
      <w:del w:id="466" w:author="Greg Landry" w:date="2018-05-29T12:03:00Z">
        <w:r w:rsidDel="006F3F6B">
          <w:delText>function</w:delText>
        </w:r>
      </w:del>
      <w:ins w:id="467" w:author="Greg Landry" w:date="2018-05-29T12:03:00Z">
        <w:r w:rsidR="00883D67">
          <w:t xml:space="preserve"> calls </w:t>
        </w:r>
        <w:r w:rsidR="006F3F6B">
          <w:t>the function</w:t>
        </w:r>
      </w:ins>
      <w:r>
        <w:t xml:space="preserve"> </w:t>
      </w:r>
      <w:ins w:id="468" w:author="Greg Landry" w:date="2018-05-29T11:54:00Z">
        <w:r w:rsidR="009B6290">
          <w:t>&lt;appname&gt;</w:t>
        </w:r>
      </w:ins>
      <w:r>
        <w:t>_app_init</w:t>
      </w:r>
      <w:del w:id="469" w:author="Greg Landry" w:date="2018-05-29T12:04:00Z">
        <w:r w:rsidDel="00883D67">
          <w:delText xml:space="preserve"> is called</w:delText>
        </w:r>
      </w:del>
      <w:del w:id="470" w:author="Greg Landry" w:date="2018-05-29T12:03:00Z">
        <w:r w:rsidDel="006F3F6B">
          <w:delText xml:space="preserve"> </w:delText>
        </w:r>
      </w:del>
      <w:del w:id="471" w:author="Greg Landry" w:date="2018-05-29T11:56:00Z">
        <w:r w:rsidDel="001019F1">
          <w:delText>by the _management_callback function</w:delText>
        </w:r>
      </w:del>
      <w:r>
        <w:t>.  It initializes the system</w:t>
      </w:r>
      <w:ins w:id="472" w:author="Greg Landry" w:date="2018-05-29T12:31:00Z">
        <w:r w:rsidR="006B1DBF">
          <w:t xml:space="preserve"> including initialization of the GATT database and </w:t>
        </w:r>
      </w:ins>
      <w:del w:id="473" w:author="Greg Landry" w:date="2018-05-29T12:31:00Z">
        <w:r w:rsidDel="006B1DBF">
          <w:delText xml:space="preserve"> </w:delText>
        </w:r>
      </w:del>
      <w:ins w:id="474" w:author="Greg Landry" w:date="2018-05-29T12:31:00Z">
        <w:r w:rsidR="006B1DBF">
          <w:t xml:space="preserve">registering a callback function for GATT database events. </w:t>
        </w:r>
      </w:ins>
      <w:ins w:id="475" w:author="Greg Landry" w:date="2018-05-29T12:32:00Z">
        <w:r w:rsidR="006B1DBF">
          <w:t xml:space="preserve">The name of the GATT callback created by </w:t>
        </w:r>
      </w:ins>
      <w:ins w:id="476" w:author="Greg Landry" w:date="2018-05-29T12:33:00Z">
        <w:r w:rsidR="006B1DBF">
          <w:t xml:space="preserve">WICED </w:t>
        </w:r>
      </w:ins>
      <w:ins w:id="477" w:author="Greg Landry" w:date="2018-05-29T12:32:00Z">
        <w:r w:rsidR="006B1DBF">
          <w:t xml:space="preserve">Bluetooth Designer is &lt;appname&gt;_event_handler. </w:t>
        </w:r>
      </w:ins>
    </w:p>
    <w:p w14:paraId="6401EABF" w14:textId="00174806" w:rsidR="0090567B" w:rsidRDefault="006B1DBF" w:rsidP="00C9117C">
      <w:ins w:id="478" w:author="Greg Landry" w:date="2018-05-29T12:31:00Z">
        <w:r>
          <w:t xml:space="preserve">The </w:t>
        </w:r>
      </w:ins>
      <w:ins w:id="479" w:author="Greg Landry" w:date="2018-05-29T12:32:00Z">
        <w:r>
          <w:t xml:space="preserve">&lt;appname&gt;_app_init </w:t>
        </w:r>
      </w:ins>
      <w:ins w:id="480" w:author="Greg Landry" w:date="2018-05-29T12:31:00Z">
        <w:r>
          <w:t xml:space="preserve">function ends </w:t>
        </w:r>
      </w:ins>
      <w:del w:id="481" w:author="Greg Landry" w:date="2018-05-29T12:31:00Z">
        <w:r w:rsidR="0090567B" w:rsidDel="006B1DBF">
          <w:delText xml:space="preserve">and ends </w:delText>
        </w:r>
      </w:del>
      <w:r w:rsidR="0090567B">
        <w:t>by calling the wiced_bt_start_advertising function</w:t>
      </w:r>
      <w:ins w:id="482" w:author="Greg Landry" w:date="2018-05-29T11:56:00Z">
        <w:r w:rsidR="001019F1">
          <w:t>.</w:t>
        </w:r>
      </w:ins>
    </w:p>
    <w:p w14:paraId="2D86BD97" w14:textId="5BC6619D" w:rsidR="00870A88" w:rsidRDefault="00846754" w:rsidP="007F01ED">
      <w:pPr>
        <w:pStyle w:val="Heading2"/>
      </w:pPr>
      <w:bookmarkStart w:id="483" w:name="_Toc515352453"/>
      <w:r>
        <w:t>Start Advertising</w:t>
      </w:r>
      <w:bookmarkEnd w:id="483"/>
    </w:p>
    <w:p w14:paraId="40AB500E" w14:textId="3DE6DE4E" w:rsidR="0090567B" w:rsidRDefault="0090567B" w:rsidP="0090567B">
      <w:r>
        <w:t xml:space="preserve">The </w:t>
      </w:r>
      <w:del w:id="484" w:author="Greg Landry" w:date="2018-05-30T11:52:00Z">
        <w:r w:rsidDel="004577CE">
          <w:delText xml:space="preserve">Bluetooth </w:delText>
        </w:r>
      </w:del>
      <w:r>
        <w:t xml:space="preserve">Stack is triggered to start advertising by the last step of the Off </w:t>
      </w:r>
      <w:r>
        <w:sym w:font="Wingdings" w:char="F0E0"/>
      </w:r>
      <w:r>
        <w:t xml:space="preserve"> On process </w:t>
      </w:r>
      <w:ins w:id="485" w:author="Greg Landry" w:date="2018-05-29T11:57:00Z">
        <w:r w:rsidR="0080114D">
          <w:t>with the</w:t>
        </w:r>
        <w:r w:rsidR="00F54BB5">
          <w:t xml:space="preserve"> </w:t>
        </w:r>
      </w:ins>
      <w:r>
        <w:t xml:space="preserve">call </w:t>
      </w:r>
      <w:r w:rsidR="00C9117C">
        <w:t xml:space="preserve">to </w:t>
      </w:r>
      <w:r>
        <w:t>wiced_bt_start_advertising</w:t>
      </w:r>
      <w:ins w:id="486" w:author="Greg Landry" w:date="2018-05-29T11:57:00Z">
        <w:r w:rsidR="00F54BB5">
          <w:t xml:space="preserve"> at the end of </w:t>
        </w:r>
      </w:ins>
      <w:ins w:id="487" w:author="Greg Landry" w:date="2018-05-29T11:58:00Z">
        <w:r w:rsidR="00F54BB5">
          <w:t>&lt;appname&gt;_app_init.</w:t>
        </w:r>
      </w:ins>
      <w:del w:id="488" w:author="Greg Landry" w:date="2018-05-29T11:57:00Z">
        <w:r w:rsidDel="00F54BB5">
          <w:delText>.</w:delText>
        </w:r>
      </w:del>
    </w:p>
    <w:p w14:paraId="09188B42" w14:textId="5CEB37BE" w:rsidR="0090567B" w:rsidRDefault="0090567B" w:rsidP="00C9117C">
      <w:r>
        <w:t xml:space="preserve">The </w:t>
      </w:r>
      <w:del w:id="489" w:author="Greg Landry" w:date="2018-05-30T11:52:00Z">
        <w:r w:rsidDel="004577CE">
          <w:delText xml:space="preserve">Bluetooth </w:delText>
        </w:r>
      </w:del>
      <w:r>
        <w:t>Stack</w:t>
      </w:r>
      <w:ins w:id="490" w:author="Greg Landry" w:date="2018-05-29T12:04:00Z">
        <w:r w:rsidR="00883D67">
          <w:t xml:space="preserve"> then</w:t>
        </w:r>
      </w:ins>
      <w:r>
        <w:t xml:space="preserve"> generates the </w:t>
      </w:r>
      <w:r w:rsidRPr="0090567B">
        <w:t>BTM_BLE_ADVERT_STATE_CHANGED_EVT</w:t>
      </w:r>
      <w:r>
        <w:t xml:space="preserve"> management event and calls the </w:t>
      </w:r>
      <w:ins w:id="491" w:author="Greg Landry" w:date="2018-05-29T11:54:00Z">
        <w:r w:rsidR="009B6290">
          <w:t>&lt;appname&gt;</w:t>
        </w:r>
      </w:ins>
      <w:r>
        <w:t>_management_callback.</w:t>
      </w:r>
    </w:p>
    <w:p w14:paraId="3D5D1F16" w14:textId="345AB29C" w:rsidR="0090567B" w:rsidRDefault="0090567B" w:rsidP="00C9117C">
      <w:r>
        <w:lastRenderedPageBreak/>
        <w:t xml:space="preserve">The </w:t>
      </w:r>
      <w:ins w:id="492" w:author="Greg Landry" w:date="2018-05-29T11:54:00Z">
        <w:r w:rsidR="009B6290">
          <w:t>&lt;appname&gt;</w:t>
        </w:r>
      </w:ins>
      <w:r>
        <w:t xml:space="preserve">_management_callback </w:t>
      </w:r>
      <w:ins w:id="493" w:author="Greg Landry" w:date="2018-05-29T11:59:00Z">
        <w:r w:rsidR="0080114D">
          <w:t xml:space="preserve">case for </w:t>
        </w:r>
        <w:r w:rsidR="0080114D" w:rsidRPr="0090567B">
          <w:t>BTM_BLE_ADVERT_STATE_CHANGED_EVT</w:t>
        </w:r>
        <w:r w:rsidR="0080114D">
          <w:t xml:space="preserve"> </w:t>
        </w:r>
      </w:ins>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ins w:id="494" w:author="Greg Landry" w:date="2018-05-29T12:05:00Z">
        <w:r w:rsidR="007B3871">
          <w:t xml:space="preserve"> </w:t>
        </w:r>
      </w:ins>
    </w:p>
    <w:p w14:paraId="1682D168" w14:textId="0D600A42" w:rsidR="006541DB" w:rsidRPr="006541DB" w:rsidRDefault="006541DB" w:rsidP="00C9117C">
      <w:pPr>
        <w:rPr>
          <w:color w:val="FF0000"/>
        </w:rPr>
      </w:pPr>
      <w:r w:rsidRPr="006541DB">
        <w:rPr>
          <w:color w:val="FF0000"/>
        </w:rPr>
        <w:t>GJL: I think we need to add details of the advertising packet, what it looks like, and how to modify it in the FW.</w:t>
      </w:r>
      <w:r>
        <w:rPr>
          <w:color w:val="FF0000"/>
        </w:rPr>
        <w:t xml:space="preserve"> This will be needed for the 1</w:t>
      </w:r>
      <w:r w:rsidRPr="006541DB">
        <w:rPr>
          <w:color w:val="FF0000"/>
          <w:vertAlign w:val="superscript"/>
        </w:rPr>
        <w:t>st</w:t>
      </w:r>
      <w:r>
        <w:rPr>
          <w:color w:val="FF0000"/>
        </w:rPr>
        <w:t xml:space="preserve"> exercise.</w:t>
      </w:r>
      <w:r w:rsidR="006729CC">
        <w:rPr>
          <w:color w:val="FF0000"/>
        </w:rPr>
        <w:t xml:space="preserve"> Perhaps some of that should even be</w:t>
      </w:r>
      <w:r w:rsidR="003A173A">
        <w:rPr>
          <w:color w:val="FF0000"/>
        </w:rPr>
        <w:t xml:space="preserve"> earlier on in this document (</w:t>
      </w:r>
      <w:r w:rsidR="006729CC">
        <w:rPr>
          <w:color w:val="FF0000"/>
        </w:rPr>
        <w:t>e.</w:t>
      </w:r>
      <w:r w:rsidR="003A173A">
        <w:rPr>
          <w:color w:val="FF0000"/>
        </w:rPr>
        <w:t>g.</w:t>
      </w:r>
      <w:r w:rsidR="006729CC">
        <w:rPr>
          <w:color w:val="FF0000"/>
        </w:rPr>
        <w:t xml:space="preserve"> just before </w:t>
      </w:r>
      <w:r w:rsidR="003A173A">
        <w:rPr>
          <w:color w:val="FF0000"/>
        </w:rPr>
        <w:t>section 4A.2).</w:t>
      </w:r>
    </w:p>
    <w:p w14:paraId="0305335D" w14:textId="3276F0AC" w:rsidR="00846754" w:rsidRDefault="006B5651" w:rsidP="007F01ED">
      <w:pPr>
        <w:pStyle w:val="Heading2"/>
      </w:pPr>
      <w:bookmarkStart w:id="495" w:name="_Toc515352454"/>
      <w:r>
        <w:t>Making a Connection</w:t>
      </w:r>
      <w:bookmarkEnd w:id="495"/>
    </w:p>
    <w:p w14:paraId="73717685" w14:textId="52901AA9" w:rsidR="00C9117C" w:rsidRDefault="00C9117C" w:rsidP="00C9117C">
      <w:r>
        <w:t xml:space="preserve">The getting connected process starts </w:t>
      </w:r>
      <w:del w:id="496" w:author="Greg Landry" w:date="2018-05-29T12:28:00Z">
        <w:r w:rsidDel="00651E8F">
          <w:delText xml:space="preserve">with </w:delText>
        </w:r>
      </w:del>
      <w:ins w:id="497" w:author="Greg Landry" w:date="2018-05-29T12:28:00Z">
        <w:r w:rsidR="00651E8F">
          <w:t xml:space="preserve">when </w:t>
        </w:r>
      </w:ins>
      <w:r>
        <w:t xml:space="preserve">a Central that is actively Scanning </w:t>
      </w:r>
      <w:del w:id="498" w:author="Greg Landry" w:date="2018-05-29T12:28:00Z">
        <w:r w:rsidR="00CD60DC" w:rsidDel="00651E8F">
          <w:delText>hearing</w:delText>
        </w:r>
        <w:r w:rsidDel="00651E8F">
          <w:delText xml:space="preserve"> </w:delText>
        </w:r>
      </w:del>
      <w:ins w:id="499" w:author="Greg Landry" w:date="2018-05-29T12:28:00Z">
        <w:r w:rsidR="00651E8F">
          <w:t xml:space="preserve">hears </w:t>
        </w:r>
      </w:ins>
      <w:r>
        <w:t>you</w:t>
      </w:r>
      <w:r w:rsidR="00CD60DC">
        <w:t>r</w:t>
      </w:r>
      <w:r>
        <w:t xml:space="preserve"> advertising packet and </w:t>
      </w:r>
      <w:del w:id="500" w:author="Greg Landry" w:date="2018-05-29T12:28:00Z">
        <w:r w:rsidR="00CD60DC" w:rsidDel="00651E8F">
          <w:delText>deciding</w:delText>
        </w:r>
        <w:r w:rsidDel="00651E8F">
          <w:delText xml:space="preserve"> </w:delText>
        </w:r>
      </w:del>
      <w:ins w:id="501" w:author="Greg Landry" w:date="2018-05-29T12:28:00Z">
        <w:r w:rsidR="00651E8F">
          <w:t xml:space="preserve">decides </w:t>
        </w:r>
      </w:ins>
      <w:r>
        <w:t>to connect.  It then sends you a connection request.</w:t>
      </w:r>
    </w:p>
    <w:p w14:paraId="56D9BC45" w14:textId="46C652F5" w:rsidR="00CD60DC" w:rsidRDefault="00CD60DC" w:rsidP="00C9117C">
      <w:r>
        <w:t xml:space="preserve">The </w:t>
      </w:r>
      <w:del w:id="502" w:author="Greg Landry" w:date="2018-05-30T11:53:00Z">
        <w:r w:rsidDel="004577CE">
          <w:delText xml:space="preserve">WICED Bluetooth </w:delText>
        </w:r>
      </w:del>
      <w:r>
        <w:t>Stack responds to the Central with a connection accepted message.</w:t>
      </w:r>
    </w:p>
    <w:p w14:paraId="04694A89" w14:textId="4169602A" w:rsidR="00CD60DC" w:rsidRDefault="00C9117C" w:rsidP="00C9117C">
      <w:r>
        <w:t xml:space="preserve">The </w:t>
      </w:r>
      <w:del w:id="503" w:author="Greg Landry" w:date="2018-05-30T11:53:00Z">
        <w:r w:rsidDel="004577CE">
          <w:delText xml:space="preserve">WICED Bluetooth </w:delText>
        </w:r>
      </w:del>
      <w:ins w:id="504" w:author="Greg Landry" w:date="2018-05-29T12:06:00Z">
        <w:r w:rsidR="00600AB1">
          <w:t xml:space="preserve">Stack then </w:t>
        </w:r>
      </w:ins>
      <w:r>
        <w:t xml:space="preserve">generates a </w:t>
      </w:r>
      <w:r w:rsidR="00CD60DC">
        <w:t>GATT</w:t>
      </w:r>
      <w:r>
        <w:t xml:space="preserve"> event called </w:t>
      </w:r>
      <w:r w:rsidR="00CD60DC" w:rsidRPr="00CD60DC">
        <w:t>GATT_CONNECTION_STATUS_EVT</w:t>
      </w:r>
      <w:r w:rsidR="00CD60DC">
        <w:t xml:space="preserve"> which is processed by the </w:t>
      </w:r>
      <w:ins w:id="505" w:author="Greg Landry" w:date="2018-05-29T12:29:00Z">
        <w:r w:rsidR="001639AE">
          <w:t>&lt;appname&gt;</w:t>
        </w:r>
      </w:ins>
      <w:r w:rsidR="00CD60DC">
        <w:t>_event_handler function.</w:t>
      </w:r>
    </w:p>
    <w:p w14:paraId="24F9157D" w14:textId="6C65DECC" w:rsidR="00C9117C" w:rsidRDefault="00CD60DC" w:rsidP="00C9117C">
      <w:r>
        <w:t xml:space="preserve">The </w:t>
      </w:r>
      <w:ins w:id="506" w:author="Greg Landry" w:date="2018-05-29T12:29:00Z">
        <w:r w:rsidR="001639AE">
          <w:t>&lt;appname&gt;</w:t>
        </w:r>
      </w:ins>
      <w:r>
        <w:t xml:space="preserve">_event_handler calls the function </w:t>
      </w:r>
      <w:ins w:id="507" w:author="Greg Landry" w:date="2018-05-29T12:29:00Z">
        <w:r w:rsidR="001639AE">
          <w:t>&lt;appname&gt;</w:t>
        </w:r>
      </w:ins>
      <w:r>
        <w:t>_connect_callback</w:t>
      </w:r>
      <w:r w:rsidR="00C9117C">
        <w:t xml:space="preserve"> </w:t>
      </w:r>
      <w:r>
        <w:t>which uses the event parameter to determine if it is a connection or a disconnection.  It then prints a message</w:t>
      </w:r>
      <w:ins w:id="508" w:author="Greg Landry" w:date="2018-05-29T12:33:00Z">
        <w:r w:rsidR="002B1125">
          <w:t>.</w:t>
        </w:r>
      </w:ins>
    </w:p>
    <w:p w14:paraId="402367ED" w14:textId="029AF8F6" w:rsidR="00CD60DC" w:rsidRDefault="00CD60DC" w:rsidP="00CD60DC">
      <w:r>
        <w:t xml:space="preserve">The </w:t>
      </w:r>
      <w:del w:id="509" w:author="Greg Landry" w:date="2018-05-30T11:53:00Z">
        <w:r w:rsidDel="004577CE">
          <w:delText xml:space="preserve">Bluetooth </w:delText>
        </w:r>
      </w:del>
      <w:r>
        <w:t xml:space="preserve">Stack then stops the advertising and calls </w:t>
      </w:r>
      <w:del w:id="510" w:author="Greg Landry" w:date="2018-05-29T12:34:00Z">
        <w:r w:rsidDel="002B1125">
          <w:delText xml:space="preserve">the </w:delText>
        </w:r>
      </w:del>
      <w:ins w:id="511" w:author="Greg Landry" w:date="2018-05-29T12:29:00Z">
        <w:r w:rsidR="001639AE">
          <w:t>&lt;appname&gt;</w:t>
        </w:r>
      </w:ins>
      <w:r>
        <w:t xml:space="preserve">_mangement_callback with a management event </w:t>
      </w:r>
      <w:r w:rsidRPr="00CD60DC">
        <w:t>BTM_BLE_ADVERT_STATE_CHANGED_EVT</w:t>
      </w:r>
      <w:ins w:id="512" w:author="Greg Landry" w:date="2018-05-29T12:34:00Z">
        <w:r w:rsidR="002B1125">
          <w:t>.</w:t>
        </w:r>
      </w:ins>
    </w:p>
    <w:p w14:paraId="0D8AB90C" w14:textId="79A58FF1" w:rsidR="00CD60DC" w:rsidRPr="00C9117C" w:rsidRDefault="00CD60DC" w:rsidP="00C9117C">
      <w:r>
        <w:t xml:space="preserve">The </w:t>
      </w:r>
      <w:ins w:id="513" w:author="Greg Landry" w:date="2018-05-29T12:29:00Z">
        <w:r w:rsidR="001639AE">
          <w:t>&lt;appname&gt;</w:t>
        </w:r>
      </w:ins>
      <w:r>
        <w:t xml:space="preserve">_management_callback </w:t>
      </w:r>
      <w:del w:id="514" w:author="Greg Landry" w:date="2018-05-29T12:34:00Z">
        <w:r w:rsidDel="002B1125">
          <w:delText xml:space="preserve">looks </w:delText>
        </w:r>
      </w:del>
      <w:r>
        <w:t xml:space="preserve">determines that it is a stop of advertising, and then calls </w:t>
      </w:r>
      <w:ins w:id="515" w:author="Greg Landry" w:date="2018-05-29T12:29:00Z">
        <w:r w:rsidR="001639AE">
          <w:t>&lt;appname&gt;</w:t>
        </w:r>
      </w:ins>
      <w:r>
        <w:t>_advertisement_stopped, which just prints out a message</w:t>
      </w:r>
      <w:del w:id="516" w:author="Greg Landry" w:date="2018-05-29T12:35:00Z">
        <w:r w:rsidDel="00BA07E1">
          <w:delText>.</w:delText>
        </w:r>
      </w:del>
      <w:ins w:id="517" w:author="Greg Landry" w:date="2018-05-29T12:34:00Z">
        <w:r w:rsidR="00BA07E1">
          <w:t>. You could add your own code here to</w:t>
        </w:r>
      </w:ins>
      <w:ins w:id="518" w:author="Greg Landry" w:date="2018-05-29T12:35:00Z">
        <w:r w:rsidR="00BA07E1">
          <w:t>,</w:t>
        </w:r>
      </w:ins>
      <w:ins w:id="519" w:author="Greg Landry" w:date="2018-05-29T12:34:00Z">
        <w:r w:rsidR="00BA07E1">
          <w:t xml:space="preserve"> for instance</w:t>
        </w:r>
      </w:ins>
      <w:ins w:id="520" w:author="Greg Landry" w:date="2018-05-29T12:35:00Z">
        <w:r w:rsidR="00BA07E1">
          <w:t>,</w:t>
        </w:r>
      </w:ins>
      <w:ins w:id="521" w:author="Greg Landry" w:date="2018-05-29T12:34:00Z">
        <w:r w:rsidR="00BA07E1">
          <w:t xml:space="preserve"> turn off an LED or restart advertisements.</w:t>
        </w:r>
      </w:ins>
    </w:p>
    <w:p w14:paraId="0BE7D64B" w14:textId="4D291F8D" w:rsidR="00BB1E8D" w:rsidRDefault="00BB1E8D" w:rsidP="007F01ED">
      <w:pPr>
        <w:pStyle w:val="Heading2"/>
      </w:pPr>
      <w:bookmarkStart w:id="522" w:name="_Toc515352455"/>
      <w:r>
        <w:t xml:space="preserve">Exchange Data </w:t>
      </w:r>
      <w:r w:rsidR="00AF0943">
        <w:t>–</w:t>
      </w:r>
      <w:r>
        <w:t xml:space="preserve"> Read</w:t>
      </w:r>
      <w:r w:rsidR="00AF0943">
        <w:t xml:space="preserve"> (from the Central)</w:t>
      </w:r>
      <w:bookmarkEnd w:id="522"/>
    </w:p>
    <w:p w14:paraId="2FA61848" w14:textId="1648AFC1" w:rsidR="00D80627" w:rsidRDefault="00D80627" w:rsidP="00D80627">
      <w:r>
        <w:t>When the Central wants to read the value of a Characteristic, it sends a read request with the Handle of the Attribute that holds the value of the Characteristic.</w:t>
      </w:r>
      <w:ins w:id="523" w:author="Greg Landry" w:date="2018-05-30T11:28:00Z">
        <w:r w:rsidR="0005465C">
          <w:t xml:space="preserve"> We will talk about how handles are exchanged between the devices later.</w:t>
        </w:r>
      </w:ins>
    </w:p>
    <w:p w14:paraId="28CF16CA" w14:textId="16A73889" w:rsidR="002C57C8" w:rsidRDefault="002C57C8" w:rsidP="00D80627">
      <w:r>
        <w:t xml:space="preserve">The Stack generates a </w:t>
      </w:r>
      <w:r w:rsidRPr="002C57C8">
        <w:t>GATT_ATTRIBUTE_REQUEST_EVT</w:t>
      </w:r>
      <w:r>
        <w:t xml:space="preserve"> and calls </w:t>
      </w:r>
      <w:ins w:id="524" w:author="Greg Landry" w:date="2018-05-29T12:36:00Z">
        <w:r w:rsidR="00BE435A">
          <w:t>&lt;appname&gt;</w:t>
        </w:r>
      </w:ins>
      <w:del w:id="525" w:author="Greg Landry" w:date="2018-05-29T12:36:00Z">
        <w:r w:rsidRPr="002C57C8" w:rsidDel="00BE435A">
          <w:delText>testwbt</w:delText>
        </w:r>
      </w:del>
      <w:r w:rsidRPr="002C57C8">
        <w:t>_event_handler</w:t>
      </w:r>
      <w:r>
        <w:t>.</w:t>
      </w:r>
    </w:p>
    <w:p w14:paraId="6261F7E2" w14:textId="4AD081D5" w:rsidR="002C57C8" w:rsidRDefault="002C57C8" w:rsidP="00D80627">
      <w:r>
        <w:t xml:space="preserve">The </w:t>
      </w:r>
      <w:ins w:id="526" w:author="Greg Landry" w:date="2018-05-29T12:37:00Z">
        <w:r w:rsidR="00BE435A">
          <w:t>&lt;appname&gt;</w:t>
        </w:r>
      </w:ins>
      <w:del w:id="527"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28" w:author="Greg Landry" w:date="2018-05-29T12:29:00Z">
        <w:r w:rsidR="006B1DBF">
          <w:t>&lt;appname&gt;</w:t>
        </w:r>
      </w:ins>
      <w:r>
        <w:t>_server_callback.</w:t>
      </w:r>
    </w:p>
    <w:p w14:paraId="576374F1" w14:textId="385BE722" w:rsidR="004163AD" w:rsidRDefault="004163AD" w:rsidP="00D80627">
      <w:r>
        <w:t xml:space="preserve">The </w:t>
      </w:r>
      <w:ins w:id="529" w:author="Greg Landry" w:date="2018-05-29T12:29:00Z">
        <w:r w:rsidR="006B1DBF">
          <w:t>&lt;appname&gt;</w:t>
        </w:r>
      </w:ins>
      <w:r>
        <w:t xml:space="preserve">_server_callback </w:t>
      </w:r>
      <w:ins w:id="530" w:author="Greg Landry" w:date="2018-05-29T12:39:00Z">
        <w:r w:rsidR="00451D4A">
          <w:t xml:space="preserve">function </w:t>
        </w:r>
      </w:ins>
      <w:r>
        <w:t>looks at the event param</w:t>
      </w:r>
      <w:r w:rsidR="002C57C8">
        <w:t xml:space="preserve">eter and determines that it is a </w:t>
      </w:r>
      <w:r w:rsidR="002C57C8" w:rsidRPr="002C57C8">
        <w:t>GATTS_REQ_TYPE_READ</w:t>
      </w:r>
      <w:r>
        <w:t xml:space="preserve">, </w:t>
      </w:r>
      <w:del w:id="531" w:author="Greg Landry" w:date="2018-05-29T12:39:00Z">
        <w:r w:rsidDel="00451D4A">
          <w:delText xml:space="preserve">it </w:delText>
        </w:r>
      </w:del>
      <w:r>
        <w:t xml:space="preserve">then calls the function </w:t>
      </w:r>
      <w:ins w:id="532" w:author="Greg Landry" w:date="2018-05-29T12:29:00Z">
        <w:r w:rsidR="006B1DBF">
          <w:t>&lt;appname&gt;</w:t>
        </w:r>
      </w:ins>
      <w:r>
        <w:t>_read_handler</w:t>
      </w:r>
      <w:ins w:id="533" w:author="Greg Landry" w:date="2018-05-29T12:39:00Z">
        <w:r w:rsidR="00451D4A">
          <w:t>.</w:t>
        </w:r>
      </w:ins>
    </w:p>
    <w:p w14:paraId="5D796427" w14:textId="53A3D375" w:rsidR="004163AD" w:rsidRDefault="004163AD" w:rsidP="00D80627">
      <w:r>
        <w:t xml:space="preserve">The </w:t>
      </w:r>
      <w:ins w:id="534" w:author="Greg Landry" w:date="2018-05-29T12:29:00Z">
        <w:r w:rsidR="006B1DBF">
          <w:t>&lt;appname&gt;</w:t>
        </w:r>
      </w:ins>
      <w:r>
        <w:t xml:space="preserve">_read_handler calls the </w:t>
      </w:r>
      <w:del w:id="535" w:author="Greg Landry" w:date="2018-05-29T12:39:00Z">
        <w:r w:rsidDel="00451D4A">
          <w:delText xml:space="preserve">Gatt </w:delText>
        </w:r>
      </w:del>
      <w:ins w:id="536" w:author="Greg Landry" w:date="2018-05-29T12:39:00Z">
        <w:r w:rsidR="00451D4A">
          <w:t xml:space="preserve">GATT </w:t>
        </w:r>
      </w:ins>
      <w:r>
        <w:t xml:space="preserve">Database API </w:t>
      </w:r>
      <w:ins w:id="537" w:author="Greg Landry" w:date="2018-05-29T12:42:00Z">
        <w:r w:rsidR="00451D4A">
          <w:t>&lt;appname&gt;_</w:t>
        </w:r>
      </w:ins>
      <w:r>
        <w:t>get_value to find the current value of the Characteristic.</w:t>
      </w:r>
    </w:p>
    <w:p w14:paraId="409E9D20" w14:textId="4495736C" w:rsidR="004163AD" w:rsidDel="00451D4A" w:rsidRDefault="004163AD" w:rsidP="00D80627">
      <w:pPr>
        <w:rPr>
          <w:del w:id="538" w:author="Greg Landry" w:date="2018-05-29T12:39:00Z"/>
        </w:rPr>
      </w:pPr>
      <w:r>
        <w:t xml:space="preserve">The </w:t>
      </w:r>
      <w:ins w:id="539" w:author="Greg Landry" w:date="2018-05-29T12:29:00Z">
        <w:r w:rsidR="006B1DBF">
          <w:t>&lt;appname&gt;</w:t>
        </w:r>
      </w:ins>
      <w:r>
        <w:t>_get_value function looks through that GATT Database to find the Attribute that matches the Handle requested.</w:t>
      </w:r>
      <w:ins w:id="540" w:author="Greg Landry" w:date="2018-05-29T12:39:00Z">
        <w:r w:rsidR="00451D4A">
          <w:t xml:space="preserve"> It then </w:t>
        </w:r>
      </w:ins>
    </w:p>
    <w:p w14:paraId="3F187C6E" w14:textId="51EC6C9C" w:rsidR="004163AD" w:rsidDel="00451D4A" w:rsidRDefault="004163AD" w:rsidP="004C7000">
      <w:pPr>
        <w:rPr>
          <w:del w:id="541" w:author="Greg Landry" w:date="2018-05-29T12:40:00Z"/>
        </w:rPr>
      </w:pPr>
      <w:del w:id="542" w:author="Greg Landry" w:date="2018-05-29T12:39:00Z">
        <w:r w:rsidDel="00451D4A">
          <w:lastRenderedPageBreak/>
          <w:delText xml:space="preserve">The </w:delText>
        </w:r>
      </w:del>
      <w:del w:id="543" w:author="Greg Landry" w:date="2018-05-29T12:44:00Z">
        <w:r w:rsidDel="00ED0CD6">
          <w:delText xml:space="preserve">_get_value function </w:delText>
        </w:r>
      </w:del>
      <w:r>
        <w:t>copies the value</w:t>
      </w:r>
      <w:ins w:id="544" w:author="Greg Landry" w:date="2018-05-29T12:39:00Z">
        <w:r w:rsidR="00451D4A">
          <w:t>'s</w:t>
        </w:r>
      </w:ins>
      <w:r>
        <w:t xml:space="preserve"> bytes out of the GATT Database into the location requested by the stack.</w:t>
      </w:r>
      <w:ins w:id="545" w:author="Greg Landry" w:date="2018-05-29T12:40:00Z">
        <w:r w:rsidR="00451D4A">
          <w:t xml:space="preserve"> </w:t>
        </w:r>
      </w:ins>
    </w:p>
    <w:p w14:paraId="314757AA" w14:textId="13A26196" w:rsidR="004163AD" w:rsidRDefault="004163AD" w:rsidP="002379B4">
      <w:del w:id="546" w:author="Greg Landry" w:date="2018-05-29T12:40:00Z">
        <w:r w:rsidDel="00451D4A">
          <w:delText xml:space="preserve">The </w:delText>
        </w:r>
      </w:del>
      <w:ins w:id="547" w:author="Greg Landry" w:date="2018-05-29T12:40:00Z">
        <w:r w:rsidR="00451D4A">
          <w:t xml:space="preserve">Finally, it </w:t>
        </w:r>
      </w:ins>
      <w:del w:id="548" w:author="Greg Landry" w:date="2018-05-29T12:40:00Z">
        <w:r w:rsidDel="00451D4A">
          <w:delText xml:space="preserve">_get_value </w:delText>
        </w:r>
      </w:del>
      <w:r>
        <w:t xml:space="preserve">returns a WICED_BT_GATT_SUCESS, which is then returned by </w:t>
      </w:r>
      <w:del w:id="549" w:author="Greg Landry" w:date="2018-05-29T12:40:00Z">
        <w:r w:rsidDel="00451D4A">
          <w:delText xml:space="preserve">the </w:delText>
        </w:r>
      </w:del>
      <w:ins w:id="550" w:author="Greg Landry" w:date="2018-05-29T12:29:00Z">
        <w:r w:rsidR="006B1DBF">
          <w:t>&lt;appname&gt;</w:t>
        </w:r>
      </w:ins>
      <w:r>
        <w:t xml:space="preserve">_read_handler to </w:t>
      </w:r>
      <w:del w:id="551" w:author="Greg Landry" w:date="2018-05-29T12:40:00Z">
        <w:r w:rsidDel="00451D4A">
          <w:delText xml:space="preserve">the </w:delText>
        </w:r>
      </w:del>
      <w:ins w:id="552" w:author="Greg Landry" w:date="2018-05-29T12:29:00Z">
        <w:r w:rsidR="006B1DBF">
          <w:t>&lt;appname&gt;</w:t>
        </w:r>
      </w:ins>
      <w:r>
        <w:t>_server_callback.</w:t>
      </w:r>
    </w:p>
    <w:p w14:paraId="5FD42E3C" w14:textId="5786795A" w:rsidR="004163AD" w:rsidRDefault="004163AD" w:rsidP="00D80627">
      <w:r>
        <w:t xml:space="preserve">If something bad has happened in the </w:t>
      </w:r>
      <w:ins w:id="553" w:author="Greg Landry" w:date="2018-05-29T12:29:00Z">
        <w:r w:rsidR="006B1DBF">
          <w:t>&lt;appname&gt;</w:t>
        </w:r>
      </w:ins>
      <w:r>
        <w:t>_get_value function (like the requested Handle doesn’t exist) it returns the appropriate error code i.e. WICED_BT_GATT_INVALID_HANDLE</w:t>
      </w:r>
      <w:ins w:id="554" w:author="Greg Landry" w:date="2018-05-29T12:40:00Z">
        <w:r w:rsidR="00451D4A">
          <w:t>.</w:t>
        </w:r>
      </w:ins>
    </w:p>
    <w:p w14:paraId="56F5922C" w14:textId="0E4DB6B5" w:rsidR="004163AD" w:rsidDel="00ED0CD6" w:rsidRDefault="004163AD" w:rsidP="00D80627">
      <w:pPr>
        <w:rPr>
          <w:del w:id="555" w:author="Greg Landry" w:date="2018-05-29T12:44:00Z"/>
        </w:rPr>
      </w:pPr>
      <w:r>
        <w:t xml:space="preserve">The </w:t>
      </w:r>
      <w:ins w:id="556" w:author="Greg Landry" w:date="2018-05-29T12:29:00Z">
        <w:r w:rsidR="006B1DBF">
          <w:t>&lt;appname&gt;</w:t>
        </w:r>
      </w:ins>
      <w:r>
        <w:t xml:space="preserve">_server_callback returns </w:t>
      </w:r>
      <w:ins w:id="557" w:author="Greg Landry" w:date="2018-05-29T12:40:00Z">
        <w:r w:rsidR="00451D4A">
          <w:t xml:space="preserve">the </w:t>
        </w:r>
      </w:ins>
      <w:r>
        <w:t xml:space="preserve">status code generated by the </w:t>
      </w:r>
      <w:ins w:id="558" w:author="Greg Landry" w:date="2018-05-29T12:29:00Z">
        <w:r w:rsidR="006B1DBF">
          <w:t>&lt;appname&gt;</w:t>
        </w:r>
      </w:ins>
      <w:r>
        <w:t xml:space="preserve">_get_value function to the </w:t>
      </w:r>
      <w:del w:id="559" w:author="Greg Landry" w:date="2018-05-30T11:53:00Z">
        <w:r w:rsidDel="004577CE">
          <w:delText xml:space="preserve">Bluetooth </w:delText>
        </w:r>
      </w:del>
      <w:r>
        <w:t>Stack</w:t>
      </w:r>
      <w:ins w:id="560" w:author="Greg Landry" w:date="2018-05-29T12:40:00Z">
        <w:r w:rsidR="00451D4A">
          <w:t>.</w:t>
        </w:r>
      </w:ins>
      <w:ins w:id="561" w:author="Greg Landry" w:date="2018-05-29T12:44:00Z">
        <w:r w:rsidR="00ED0CD6">
          <w:t xml:space="preserve"> </w:t>
        </w:r>
      </w:ins>
    </w:p>
    <w:p w14:paraId="7A0AB005" w14:textId="1A5DC4C8" w:rsidR="004163AD" w:rsidRDefault="004163AD" w:rsidP="00D80627">
      <w:r>
        <w:t xml:space="preserve">The </w:t>
      </w:r>
      <w:del w:id="562" w:author="Greg Landry" w:date="2018-05-30T11:53:00Z">
        <w:r w:rsidDel="004577CE">
          <w:delText xml:space="preserve">Bluetooth </w:delText>
        </w:r>
      </w:del>
      <w:r>
        <w:t>Stack then either send</w:t>
      </w:r>
      <w:ins w:id="563" w:author="Greg Landry" w:date="2018-05-29T12:40:00Z">
        <w:r w:rsidR="00451D4A">
          <w:t>s</w:t>
        </w:r>
      </w:ins>
      <w:r>
        <w:t xml:space="preserve"> the error code, or it send</w:t>
      </w:r>
      <w:ins w:id="564" w:author="Greg Landry" w:date="2018-05-29T12:40:00Z">
        <w:r w:rsidR="00451D4A">
          <w:t>s</w:t>
        </w:r>
      </w:ins>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ins w:id="565" w:author="Greg Landry" w:date="2018-05-29T12:29:00Z">
        <w:r>
          <w:t>&lt;appname&gt;</w:t>
        </w:r>
      </w:ins>
      <w:r>
        <w:t>_server_callback</w:t>
      </w:r>
    </w:p>
    <w:p w14:paraId="4C592DA1" w14:textId="3087DA2D" w:rsidR="002E422E" w:rsidRDefault="002E422E" w:rsidP="002E422E">
      <w:pPr>
        <w:pStyle w:val="ListParagraph"/>
        <w:numPr>
          <w:ilvl w:val="2"/>
          <w:numId w:val="27"/>
        </w:numPr>
      </w:pPr>
      <w:ins w:id="566" w:author="Greg Landry" w:date="2018-05-29T12:29:00Z">
        <w:r>
          <w:t>&lt;appname&gt;</w:t>
        </w:r>
      </w:ins>
      <w:r>
        <w:t>_read_handler</w:t>
      </w:r>
    </w:p>
    <w:p w14:paraId="66C9CC48" w14:textId="3FFC7437" w:rsidR="002E422E" w:rsidRPr="00D80627" w:rsidRDefault="002E422E" w:rsidP="002E422E">
      <w:pPr>
        <w:pStyle w:val="ListParagraph"/>
        <w:numPr>
          <w:ilvl w:val="3"/>
          <w:numId w:val="27"/>
        </w:numPr>
      </w:pPr>
      <w:ins w:id="567" w:author="Greg Landry" w:date="2018-05-29T12:42:00Z">
        <w:r>
          <w:t>&lt;appname&gt;_</w:t>
        </w:r>
      </w:ins>
      <w:r>
        <w:t>get_value</w:t>
      </w:r>
    </w:p>
    <w:p w14:paraId="64AAFBCF" w14:textId="3D695CE6" w:rsidR="00BB1E8D" w:rsidRDefault="00BB1E8D" w:rsidP="007F01ED">
      <w:pPr>
        <w:pStyle w:val="Heading2"/>
      </w:pPr>
      <w:bookmarkStart w:id="568" w:name="_Toc515352456"/>
      <w:r>
        <w:t xml:space="preserve">Exchange Data </w:t>
      </w:r>
      <w:r w:rsidR="00AF0943">
        <w:t>–</w:t>
      </w:r>
      <w:r>
        <w:t xml:space="preserve"> Write</w:t>
      </w:r>
      <w:r w:rsidR="00AF0943">
        <w:t xml:space="preserve"> (from the Central)</w:t>
      </w:r>
      <w:bookmarkEnd w:id="568"/>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4DC9C40C" w:rsidR="00282822" w:rsidRDefault="00282822" w:rsidP="00282822">
      <w:r>
        <w:t xml:space="preserve">The </w:t>
      </w:r>
      <w:del w:id="569" w:author="Greg Landry" w:date="2018-05-30T11:53:00Z">
        <w:r w:rsidDel="004577CE">
          <w:delText xml:space="preserve">WICED Bluetooth </w:delText>
        </w:r>
      </w:del>
      <w:r>
        <w:t xml:space="preserve">Stack generates the GATT event </w:t>
      </w:r>
      <w:r w:rsidR="002C57C8" w:rsidRPr="002C57C8">
        <w:t>GATT_ATTRIBUTE_REQUEST_EVT</w:t>
      </w:r>
      <w:r w:rsidR="002C57C8">
        <w:t xml:space="preserve"> </w:t>
      </w:r>
      <w:r>
        <w:t xml:space="preserve">and calls the function </w:t>
      </w:r>
      <w:ins w:id="570" w:author="Greg Landry" w:date="2018-05-29T12:30:00Z">
        <w:r w:rsidR="006B1DBF">
          <w:t>&lt;appname&gt;</w:t>
        </w:r>
      </w:ins>
      <w:r>
        <w:t>_</w:t>
      </w:r>
      <w:r w:rsidR="002E422E">
        <w:t>event_handler</w:t>
      </w:r>
      <w:r>
        <w:t xml:space="preserve">. </w:t>
      </w:r>
    </w:p>
    <w:p w14:paraId="5F0FDC54" w14:textId="74F7A243" w:rsidR="002E422E" w:rsidRDefault="002E422E" w:rsidP="00282822">
      <w:r>
        <w:t xml:space="preserve">The </w:t>
      </w:r>
      <w:ins w:id="571" w:author="Greg Landry" w:date="2018-05-29T12:37:00Z">
        <w:r>
          <w:t>&lt;appname&gt;</w:t>
        </w:r>
      </w:ins>
      <w:del w:id="572"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73" w:author="Greg Landry" w:date="2018-05-29T12:29:00Z">
        <w:r>
          <w:t>&lt;appname&gt;</w:t>
        </w:r>
      </w:ins>
      <w:r>
        <w:t>_server_callback.</w:t>
      </w:r>
    </w:p>
    <w:p w14:paraId="68D2310E" w14:textId="642D6723" w:rsidR="00282822" w:rsidRDefault="00282822" w:rsidP="00282822">
      <w:r>
        <w:t xml:space="preserve">The </w:t>
      </w:r>
      <w:ins w:id="574" w:author="Greg Landry" w:date="2018-05-29T12:30:00Z">
        <w:r w:rsidR="006B1DBF">
          <w:t>&lt;appname&gt;</w:t>
        </w:r>
      </w:ins>
      <w:r>
        <w:t>_</w:t>
      </w:r>
      <w:r w:rsidR="002E422E" w:rsidRPr="002E422E">
        <w:t xml:space="preserve"> </w:t>
      </w:r>
      <w:r w:rsidR="002E422E">
        <w:t>server_callback</w:t>
      </w:r>
      <w:r w:rsidR="002E422E">
        <w:t xml:space="preserve"> </w:t>
      </w:r>
      <w:r>
        <w:t xml:space="preserve">looks at the event parameter and determines that it is a </w:t>
      </w:r>
      <w:r w:rsidR="002C57C8">
        <w:t>GATTS_REQ_TYPE_WRITE</w:t>
      </w:r>
      <w:r>
        <w:t xml:space="preserve">, </w:t>
      </w:r>
      <w:del w:id="575" w:author="Greg Landry" w:date="2018-05-29T12:43:00Z">
        <w:r w:rsidDel="00ED0CD6">
          <w:delText xml:space="preserve">it </w:delText>
        </w:r>
      </w:del>
      <w:r>
        <w:t xml:space="preserve">then calls the function </w:t>
      </w:r>
      <w:ins w:id="576" w:author="Greg Landry" w:date="2018-05-29T12:30:00Z">
        <w:r w:rsidR="006B1DBF">
          <w:t>&lt;appname&gt;</w:t>
        </w:r>
      </w:ins>
      <w:r>
        <w:t>_write_handler</w:t>
      </w:r>
    </w:p>
    <w:p w14:paraId="62B0E516" w14:textId="1E81F3B3" w:rsidR="00282822" w:rsidRDefault="00282822" w:rsidP="00282822">
      <w:r>
        <w:t xml:space="preserve">The </w:t>
      </w:r>
      <w:ins w:id="577" w:author="Greg Landry" w:date="2018-05-29T12:30:00Z">
        <w:r w:rsidR="006B1DBF">
          <w:t>&lt;appname&gt;</w:t>
        </w:r>
      </w:ins>
      <w:r>
        <w:t xml:space="preserve">_write_handler calls the </w:t>
      </w:r>
      <w:del w:id="578" w:author="Greg Landry" w:date="2018-05-29T12:43:00Z">
        <w:r w:rsidDel="00ED0CD6">
          <w:delText xml:space="preserve">Gatt </w:delText>
        </w:r>
      </w:del>
      <w:ins w:id="579" w:author="Greg Landry" w:date="2018-05-29T12:43:00Z">
        <w:r w:rsidR="00ED0CD6">
          <w:t xml:space="preserve">GATT </w:t>
        </w:r>
      </w:ins>
      <w:r>
        <w:t xml:space="preserve">Database API </w:t>
      </w:r>
      <w:ins w:id="580" w:author="Greg Landry" w:date="2018-05-29T12:43:00Z">
        <w:r w:rsidR="00ED0CD6">
          <w:t>&lt;appname&gt;_</w:t>
        </w:r>
      </w:ins>
      <w:r>
        <w:t>set_value to update the current value of the Characteristic.</w:t>
      </w:r>
    </w:p>
    <w:p w14:paraId="375178A0" w14:textId="1BCB6667" w:rsidR="00282822" w:rsidDel="00ED0CD6" w:rsidRDefault="00282822" w:rsidP="00282822">
      <w:pPr>
        <w:rPr>
          <w:del w:id="581" w:author="Greg Landry" w:date="2018-05-29T12:43:00Z"/>
        </w:rPr>
      </w:pPr>
      <w:r>
        <w:t xml:space="preserve">The </w:t>
      </w:r>
      <w:ins w:id="582" w:author="Greg Landry" w:date="2018-05-29T12:30:00Z">
        <w:r w:rsidR="006B1DBF">
          <w:t>&lt;appname&gt;</w:t>
        </w:r>
      </w:ins>
      <w:r>
        <w:t>_set_value function looks through that GATT Database to find the Attribute that matches the Handle requested.</w:t>
      </w:r>
      <w:ins w:id="583" w:author="Greg Landry" w:date="2018-05-29T12:43:00Z">
        <w:r w:rsidR="00ED0CD6">
          <w:t xml:space="preserve"> It then</w:t>
        </w:r>
      </w:ins>
    </w:p>
    <w:p w14:paraId="4B8D60B9" w14:textId="12E27A13" w:rsidR="00282822" w:rsidDel="00ED0CD6" w:rsidRDefault="00282822" w:rsidP="004C7000">
      <w:pPr>
        <w:rPr>
          <w:del w:id="584" w:author="Greg Landry" w:date="2018-05-29T12:44:00Z"/>
        </w:rPr>
      </w:pPr>
      <w:del w:id="585" w:author="Greg Landry" w:date="2018-05-29T12:43:00Z">
        <w:r w:rsidDel="00ED0CD6">
          <w:delText xml:space="preserve">The </w:delText>
        </w:r>
      </w:del>
      <w:ins w:id="586" w:author="Greg Landry" w:date="2018-05-29T12:43:00Z">
        <w:r w:rsidR="00ED0CD6">
          <w:t xml:space="preserve"> </w:t>
        </w:r>
      </w:ins>
      <w:del w:id="587" w:author="Greg Landry" w:date="2018-05-29T12:43:00Z">
        <w:r w:rsidDel="00ED0CD6">
          <w:delText xml:space="preserve">_set_value function </w:delText>
        </w:r>
      </w:del>
      <w:r>
        <w:t>copies the value bytes from the Stack generated request into the GATT Database.</w:t>
      </w:r>
      <w:ins w:id="588" w:author="Greg Landry" w:date="2018-05-29T12:44:00Z">
        <w:r w:rsidR="00ED0CD6">
          <w:t xml:space="preserve"> Finally, it </w:t>
        </w:r>
      </w:ins>
    </w:p>
    <w:p w14:paraId="09C487CE" w14:textId="121A63AF" w:rsidR="00282822" w:rsidRDefault="00282822" w:rsidP="00282822">
      <w:del w:id="589" w:author="Greg Landry" w:date="2018-05-29T12:44:00Z">
        <w:r w:rsidDel="00ED0CD6">
          <w:delText xml:space="preserve">The _set_value </w:delText>
        </w:r>
      </w:del>
      <w:r>
        <w:t xml:space="preserve">returns a WICED_BT_GATT_SUCESS, which is then returned by the </w:t>
      </w:r>
      <w:ins w:id="590" w:author="Greg Landry" w:date="2018-05-29T12:30:00Z">
        <w:r w:rsidR="006B1DBF">
          <w:t>&lt;appname&gt;</w:t>
        </w:r>
      </w:ins>
      <w:r>
        <w:t xml:space="preserve">_read_handler to the </w:t>
      </w:r>
      <w:ins w:id="591" w:author="Greg Landry" w:date="2018-05-29T12:30:00Z">
        <w:r w:rsidR="006B1DBF">
          <w:t>&lt;appname&gt;</w:t>
        </w:r>
      </w:ins>
      <w:r>
        <w:t>_server_callback.</w:t>
      </w:r>
    </w:p>
    <w:p w14:paraId="539AA135" w14:textId="1571E174" w:rsidR="00282822" w:rsidRDefault="00282822" w:rsidP="00282822">
      <w:r>
        <w:t xml:space="preserve">If something bad has happened in the </w:t>
      </w:r>
      <w:ins w:id="592" w:author="Greg Landry" w:date="2018-05-29T12:30:00Z">
        <w:r w:rsidR="006B1DBF">
          <w:t>&lt;appname&gt;</w:t>
        </w:r>
      </w:ins>
      <w:r>
        <w:t>_set_value function (like the requested Handle doesn’t exist) it returns the appropriate error code i.e. WICED_BT_GATT_INVALID_HANDLE</w:t>
      </w:r>
      <w:ins w:id="593" w:author="Greg Landry" w:date="2018-05-29T12:44:00Z">
        <w:r w:rsidR="00ED0CD6">
          <w:t>.</w:t>
        </w:r>
      </w:ins>
    </w:p>
    <w:p w14:paraId="6E275102" w14:textId="793AB5A0" w:rsidR="00282822" w:rsidDel="00ED0CD6" w:rsidRDefault="00282822" w:rsidP="00282822">
      <w:pPr>
        <w:rPr>
          <w:del w:id="594" w:author="Greg Landry" w:date="2018-05-29T12:44:00Z"/>
        </w:rPr>
      </w:pPr>
      <w:r>
        <w:lastRenderedPageBreak/>
        <w:t xml:space="preserve">The </w:t>
      </w:r>
      <w:ins w:id="595" w:author="Greg Landry" w:date="2018-05-29T12:30:00Z">
        <w:r w:rsidR="006B1DBF">
          <w:t>&lt;appname&gt;</w:t>
        </w:r>
      </w:ins>
      <w:r>
        <w:t xml:space="preserve">_server_callback returns status code generated by the </w:t>
      </w:r>
      <w:ins w:id="596" w:author="Greg Landry" w:date="2018-05-29T12:30:00Z">
        <w:r w:rsidR="006B1DBF">
          <w:t>&lt;appname&gt;</w:t>
        </w:r>
      </w:ins>
      <w:r>
        <w:t xml:space="preserve">_set_value function to the </w:t>
      </w:r>
      <w:del w:id="597" w:author="Greg Landry" w:date="2018-05-30T11:53:00Z">
        <w:r w:rsidDel="004577CE">
          <w:delText xml:space="preserve">Bluetooth </w:delText>
        </w:r>
      </w:del>
      <w:r>
        <w:t>Stack</w:t>
      </w:r>
      <w:ins w:id="598" w:author="Greg Landry" w:date="2018-05-29T12:44:00Z">
        <w:r w:rsidR="00ED0CD6">
          <w:t xml:space="preserve">. </w:t>
        </w:r>
      </w:ins>
    </w:p>
    <w:p w14:paraId="3D5050C8" w14:textId="5D8FC8D1" w:rsidR="00162F9B" w:rsidRDefault="00282822" w:rsidP="00162F9B">
      <w:r>
        <w:t xml:space="preserve">The </w:t>
      </w:r>
      <w:del w:id="599" w:author="Greg Landry" w:date="2018-05-30T11:53:00Z">
        <w:r w:rsidDel="004577CE">
          <w:delText xml:space="preserve">Bluetooth </w:delText>
        </w:r>
      </w:del>
      <w:r>
        <w:t>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ins w:id="600" w:author="Greg Landry" w:date="2018-05-29T12:29:00Z">
        <w:r>
          <w:t>&lt;appname&gt;</w:t>
        </w:r>
      </w:ins>
      <w:r>
        <w:t>_server_callback</w:t>
      </w:r>
    </w:p>
    <w:p w14:paraId="7C8AEB0D" w14:textId="12A200BD" w:rsidR="002E422E" w:rsidRDefault="002E422E" w:rsidP="002E422E">
      <w:pPr>
        <w:pStyle w:val="ListParagraph"/>
        <w:numPr>
          <w:ilvl w:val="2"/>
          <w:numId w:val="27"/>
        </w:numPr>
      </w:pPr>
      <w:ins w:id="601" w:author="Greg Landry" w:date="2018-05-29T12:29:00Z">
        <w:r>
          <w:t>&lt;appname&gt;</w:t>
        </w:r>
      </w:ins>
      <w:r>
        <w:t>_</w:t>
      </w:r>
      <w:r>
        <w:t>write</w:t>
      </w:r>
      <w:r>
        <w:t>_handler</w:t>
      </w:r>
    </w:p>
    <w:p w14:paraId="55A7D50A" w14:textId="2D35C42A" w:rsidR="002E422E" w:rsidRPr="00C14341" w:rsidRDefault="002E422E" w:rsidP="00162F9B">
      <w:pPr>
        <w:pStyle w:val="ListParagraph"/>
        <w:numPr>
          <w:ilvl w:val="3"/>
          <w:numId w:val="27"/>
        </w:numPr>
      </w:pPr>
      <w:ins w:id="602" w:author="Greg Landry" w:date="2018-05-29T12:42:00Z">
        <w:r>
          <w:t>&lt;appname&gt;_</w:t>
        </w:r>
      </w:ins>
      <w:r>
        <w:t>set</w:t>
      </w:r>
      <w:r>
        <w:t>_value</w:t>
      </w:r>
    </w:p>
    <w:p w14:paraId="5D15A93F" w14:textId="77777777" w:rsidR="001D2A04" w:rsidRDefault="001D2A04">
      <w:pPr>
        <w:rPr>
          <w:ins w:id="603" w:author="Greg Landry" w:date="2018-05-29T12:44:00Z"/>
          <w:rFonts w:eastAsia="Times New Roman"/>
          <w:b/>
          <w:bCs/>
          <w:color w:val="1F4E79" w:themeColor="accent1" w:themeShade="80"/>
          <w:sz w:val="28"/>
          <w:szCs w:val="28"/>
        </w:rPr>
      </w:pPr>
      <w:bookmarkStart w:id="604" w:name="_Toc515352457"/>
      <w:ins w:id="605" w:author="Greg Landry" w:date="2018-05-29T12:44:00Z">
        <w:r>
          <w:br w:type="page"/>
        </w:r>
      </w:ins>
    </w:p>
    <w:p w14:paraId="1615FBB1" w14:textId="242290B1" w:rsidR="00635B89" w:rsidRDefault="00635B89" w:rsidP="000A3A5A">
      <w:pPr>
        <w:pStyle w:val="Heading1"/>
      </w:pPr>
      <w:r>
        <w:lastRenderedPageBreak/>
        <w:t>WICED GATT Database Implementation</w:t>
      </w:r>
      <w:bookmarkEnd w:id="604"/>
    </w:p>
    <w:p w14:paraId="70A34AA0" w14:textId="1E8235E0" w:rsidR="00C453EA" w:rsidRDefault="002934EB" w:rsidP="002934EB">
      <w:pPr>
        <w:rPr>
          <w:ins w:id="606" w:author="Greg Landry" w:date="2018-05-29T12:48:00Z"/>
        </w:rPr>
      </w:pPr>
      <w:del w:id="607" w:author="Greg Landry" w:date="2018-05-29T12:45:00Z">
        <w:r w:rsidDel="001D2A04">
          <w:delText xml:space="preserve">The </w:delText>
        </w:r>
      </w:del>
      <w:r w:rsidR="004A0F55">
        <w:t xml:space="preserve">WICED Bluetooth Designer automatically creates a </w:t>
      </w:r>
      <w:r w:rsidR="0091240A">
        <w:t xml:space="preserve">template </w:t>
      </w:r>
      <w:r w:rsidR="004A0F55">
        <w:t xml:space="preserve">GATT Database implementation to serve as a starting </w:t>
      </w:r>
      <w:r w:rsidR="0091240A">
        <w:t>point.</w:t>
      </w:r>
      <w:ins w:id="608" w:author="Greg Landry" w:date="2018-05-29T12:48:00Z">
        <w:r w:rsidR="00C453EA">
          <w:t xml:space="preserve"> The database is </w:t>
        </w:r>
        <w:r w:rsidR="000611CE">
          <w:t xml:space="preserve">split between &lt;appname&gt;_db.c, </w:t>
        </w:r>
        <w:r w:rsidR="00C453EA">
          <w:t>&lt;appname&gt;_db.h</w:t>
        </w:r>
      </w:ins>
      <w:ins w:id="609" w:author="Greg Landry" w:date="2018-05-29T12:51:00Z">
        <w:r w:rsidR="000611CE">
          <w:t xml:space="preserve">, and </w:t>
        </w:r>
      </w:ins>
      <w:del w:id="610" w:author="Greg Landry" w:date="2018-05-29T12:48:00Z">
        <w:r w:rsidR="0091240A" w:rsidDel="00C453EA">
          <w:delText xml:space="preserve">  </w:delText>
        </w:r>
      </w:del>
      <w:ins w:id="611" w:author="Greg Landry" w:date="2018-05-29T12:49:00Z">
        <w:r w:rsidR="00C453EA">
          <w:t>&lt;appname&gt;.c.</w:t>
        </w:r>
      </w:ins>
    </w:p>
    <w:p w14:paraId="036721AF" w14:textId="35D600DC" w:rsidR="004A0F55" w:rsidRDefault="0091240A" w:rsidP="002934EB">
      <w:r>
        <w:t>The implementation is generic and will work for most situations</w:t>
      </w:r>
      <w:ins w:id="612" w:author="Greg Landry" w:date="2018-05-29T12:45:00Z">
        <w:r w:rsidR="001D2A04">
          <w:t>,</w:t>
        </w:r>
      </w:ins>
      <w:r>
        <w:t xml:space="preserve"> however</w:t>
      </w:r>
      <w:del w:id="613" w:author="Greg Landry" w:date="2018-05-29T12:45:00Z">
        <w:r w:rsidDel="001D2A04">
          <w:delText>,</w:delText>
        </w:r>
      </w:del>
      <w:r>
        <w:t xml:space="preserve"> you can make changes to handle custom situations.  When you start the </w:t>
      </w:r>
      <w:del w:id="614" w:author="Greg Landry" w:date="2018-05-30T11:53:00Z">
        <w:r w:rsidDel="004577CE">
          <w:delText xml:space="preserve">WICED BT </w:delText>
        </w:r>
      </w:del>
      <w:r>
        <w:t xml:space="preserve">Stack by calling wiced_bt_stack_init one of the parameters is a pointer to the GATT DB, meaning that the </w:t>
      </w:r>
      <w:del w:id="615" w:author="Greg Landry" w:date="2018-05-30T11:53:00Z">
        <w:r w:rsidDel="004577CE">
          <w:delText xml:space="preserve">WICED BT </w:delText>
        </w:r>
      </w:del>
      <w:r>
        <w:t>Stack will directly access your GATT DB for some purposes.</w:t>
      </w:r>
    </w:p>
    <w:p w14:paraId="78156B9F" w14:textId="033C1E87" w:rsidR="0091240A" w:rsidRDefault="004A0F55" w:rsidP="0091240A">
      <w:r>
        <w:t xml:space="preserve">The GATT DB is used by both the </w:t>
      </w:r>
      <w:del w:id="616" w:author="Greg Landry" w:date="2018-05-30T11:53:00Z">
        <w:r w:rsidDel="004577CE">
          <w:delText xml:space="preserve">WICED Bluetooth </w:delText>
        </w:r>
      </w:del>
      <w:r>
        <w:t xml:space="preserve">Stack and by your Application firmware.  The </w:t>
      </w:r>
      <w:del w:id="617" w:author="Greg Landry" w:date="2018-05-30T11:53:00Z">
        <w:r w:rsidDel="004577CE">
          <w:delText xml:space="preserve">WICED Bluetooth </w:delText>
        </w:r>
      </w:del>
      <w:r>
        <w:t xml:space="preserve">Stack will directly access the Handles, UUIDs and Permissions of the Attributes to </w:t>
      </w:r>
      <w:r w:rsidR="0091240A">
        <w:t xml:space="preserve">process some of the Bluetooth Events.  Mainly the </w:t>
      </w:r>
      <w:del w:id="618" w:author="Greg Landry" w:date="2018-05-30T11:54:00Z">
        <w:r w:rsidR="0091240A" w:rsidDel="004577CE">
          <w:delText xml:space="preserve">WICED BT </w:delText>
        </w:r>
      </w:del>
      <w:r w:rsidR="0091240A">
        <w:t>Stack will verify that a Handle exists and that the Client has Permission to Access it before it gives your application a callback.</w:t>
      </w:r>
    </w:p>
    <w:p w14:paraId="40236734" w14:textId="594D6DB3" w:rsidR="0091240A" w:rsidRDefault="004A0F55" w:rsidP="004A0F55">
      <w:del w:id="619" w:author="Greg Landry" w:date="2018-05-29T12:46:00Z">
        <w:r w:rsidDel="001D2A04">
          <w:delText xml:space="preserve">And </w:delText>
        </w:r>
      </w:del>
      <w:ins w:id="620" w:author="Greg Landry" w:date="2018-05-29T12:46:00Z">
        <w:r w:rsidR="001D2A04">
          <w:t>Y</w:t>
        </w:r>
      </w:ins>
      <w:del w:id="621" w:author="Greg Landry" w:date="2018-05-29T12:46:00Z">
        <w:r w:rsidDel="001D2A04">
          <w:delText>y</w:delText>
        </w:r>
      </w:del>
      <w:r>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ins w:id="622" w:author="Greg Landry" w:date="2018-05-29T12:46:00Z">
        <w:r w:rsidR="001D2A04">
          <w:t>:</w:t>
        </w:r>
      </w:ins>
    </w:p>
    <w:p w14:paraId="574F9482" w14:textId="77777777" w:rsidR="001E15E8" w:rsidRDefault="004A0F55" w:rsidP="004579C7">
      <w:pPr>
        <w:pStyle w:val="ListParagraph"/>
        <w:numPr>
          <w:ilvl w:val="0"/>
          <w:numId w:val="11"/>
        </w:numPr>
        <w:rPr>
          <w:ins w:id="623" w:author="Greg Landry" w:date="2018-05-30T12:21:00Z"/>
        </w:rPr>
      </w:pPr>
      <w:r>
        <w:t>An</w:t>
      </w:r>
      <w:r w:rsidR="002934EB">
        <w:t xml:space="preserve"> Array</w:t>
      </w:r>
      <w:r>
        <w:t xml:space="preserve">, named gatt_database, </w:t>
      </w:r>
      <w:r w:rsidR="002934EB">
        <w:t xml:space="preserve">of uint8_t bytes that holds the </w:t>
      </w:r>
      <w:ins w:id="624" w:author="Greg Landry" w:date="2018-05-29T12:47:00Z">
        <w:r w:rsidR="00C453EA">
          <w:t>H</w:t>
        </w:r>
      </w:ins>
      <w:del w:id="625" w:author="Greg Landry" w:date="2018-05-29T12:47:00Z">
        <w:r w:rsidR="002934EB" w:rsidDel="00C453EA">
          <w:delText>h</w:delText>
        </w:r>
      </w:del>
      <w:r w:rsidR="002934EB">
        <w:t>andles, Types and Permissions</w:t>
      </w:r>
      <w:ins w:id="626" w:author="Greg Landry" w:date="2018-05-29T12:52:00Z">
        <w:r w:rsidR="001E15E8">
          <w:t>.</w:t>
        </w:r>
      </w:ins>
      <w:ins w:id="627" w:author="Greg Landry" w:date="2018-05-30T12:21:00Z">
        <w:r w:rsidR="001E15E8">
          <w:t xml:space="preserve"> </w:t>
        </w:r>
      </w:ins>
    </w:p>
    <w:p w14:paraId="00C37D77" w14:textId="0FFC2622" w:rsidR="0091240A" w:rsidRDefault="000B7089" w:rsidP="00E8012A">
      <w:pPr>
        <w:pStyle w:val="ListParagraph"/>
        <w:numPr>
          <w:ilvl w:val="1"/>
          <w:numId w:val="11"/>
        </w:numPr>
      </w:pPr>
      <w:del w:id="628" w:author="Greg Landry" w:date="2018-05-29T12:52:00Z">
        <w:r w:rsidDel="000611CE">
          <w:delText>.</w:delText>
        </w:r>
      </w:del>
      <w:ins w:id="629" w:author="Greg Landry" w:date="2018-05-29T12:52:00Z">
        <w:r w:rsidR="001E15E8">
          <w:t>In &lt;appname&gt;_db.c</w:t>
        </w:r>
      </w:ins>
    </w:p>
    <w:p w14:paraId="0A7A9E59" w14:textId="77777777" w:rsidR="001E15E8" w:rsidRDefault="0091240A" w:rsidP="0091240A">
      <w:pPr>
        <w:pStyle w:val="ListParagraph"/>
        <w:numPr>
          <w:ilvl w:val="0"/>
          <w:numId w:val="11"/>
        </w:numPr>
        <w:rPr>
          <w:ins w:id="630" w:author="Greg Landry" w:date="2018-05-30T12:21:00Z"/>
        </w:rPr>
      </w:pPr>
      <w:r>
        <w:t xml:space="preserve">An Array of </w:t>
      </w:r>
      <w:r w:rsidR="002934EB">
        <w:t>Struct</w:t>
      </w:r>
      <w:r>
        <w:t>s</w:t>
      </w:r>
      <w:r w:rsidR="002934EB">
        <w:t xml:space="preserve"> which holds Handle</w:t>
      </w:r>
      <w:r>
        <w:t>s</w:t>
      </w:r>
      <w:r w:rsidR="002934EB">
        <w:t xml:space="preserve">, </w:t>
      </w:r>
      <w:del w:id="631" w:author="Greg Landry" w:date="2018-05-29T12:47:00Z">
        <w:r w:rsidR="002934EB" w:rsidDel="00C453EA">
          <w:delText xml:space="preserve">A </w:delText>
        </w:r>
      </w:del>
      <w:ins w:id="632" w:author="Greg Landry" w:date="2018-05-29T12:47:00Z">
        <w:r w:rsidR="00C453EA">
          <w:t xml:space="preserve">a </w:t>
        </w:r>
      </w:ins>
      <w:r w:rsidR="002934EB">
        <w:t>Maximum and Current L</w:t>
      </w:r>
      <w:r w:rsidR="000B7089">
        <w:t>ength and a Pointer to the actual Value</w:t>
      </w:r>
      <w:ins w:id="633" w:author="Greg Landry" w:date="2018-05-30T12:21:00Z">
        <w:r w:rsidR="001E15E8">
          <w:t>.</w:t>
        </w:r>
      </w:ins>
    </w:p>
    <w:p w14:paraId="6B052F7B" w14:textId="44526EA3" w:rsidR="0091240A" w:rsidRDefault="001E15E8" w:rsidP="00E8012A">
      <w:pPr>
        <w:pStyle w:val="ListParagraph"/>
        <w:numPr>
          <w:ilvl w:val="1"/>
          <w:numId w:val="11"/>
        </w:numPr>
      </w:pPr>
      <w:ins w:id="634" w:author="Greg Landry" w:date="2018-05-29T12:52:00Z">
        <w:r>
          <w:t xml:space="preserve"> I</w:t>
        </w:r>
        <w:r w:rsidR="000611CE">
          <w:t xml:space="preserve">n </w:t>
        </w:r>
      </w:ins>
      <w:ins w:id="635" w:author="Greg Landry" w:date="2018-05-29T12:53:00Z">
        <w:r w:rsidR="000611CE">
          <w:t xml:space="preserve">&lt;appname&gt;_db.h and </w:t>
        </w:r>
      </w:ins>
      <w:ins w:id="636" w:author="Greg Landry" w:date="2018-05-29T12:52:00Z">
        <w:r>
          <w:t>&lt;appname&gt;.c</w:t>
        </w:r>
      </w:ins>
    </w:p>
    <w:p w14:paraId="4E17CC9F" w14:textId="77777777" w:rsidR="001E15E8" w:rsidRDefault="0091240A" w:rsidP="0091240A">
      <w:pPr>
        <w:pStyle w:val="ListParagraph"/>
        <w:numPr>
          <w:ilvl w:val="0"/>
          <w:numId w:val="11"/>
        </w:numPr>
        <w:rPr>
          <w:ins w:id="637" w:author="Greg Landry" w:date="2018-05-29T12:47:00Z"/>
        </w:rPr>
      </w:pPr>
      <w:r>
        <w:t xml:space="preserve">The </w:t>
      </w:r>
      <w:del w:id="638" w:author="Greg Landry" w:date="2018-05-29T12:47:00Z">
        <w:r w:rsidDel="00C453EA">
          <w:delText xml:space="preserve">Actual </w:delText>
        </w:r>
      </w:del>
      <w:ins w:id="639" w:author="Greg Landry" w:date="2018-05-29T12:47:00Z">
        <w:r w:rsidR="00C453EA">
          <w:t>V</w:t>
        </w:r>
      </w:ins>
      <w:del w:id="640" w:author="Greg Landry" w:date="2018-05-29T12:47:00Z">
        <w:r w:rsidDel="00C453EA">
          <w:delText>v</w:delText>
        </w:r>
      </w:del>
      <w:r>
        <w:t>alues</w:t>
      </w:r>
      <w:r w:rsidR="00C8154B">
        <w:t xml:space="preserve"> as arrays of unint8_t bytes</w:t>
      </w:r>
      <w:ins w:id="641" w:author="Greg Landry" w:date="2018-05-29T12:47:00Z">
        <w:r w:rsidR="001E15E8">
          <w:t>.</w:t>
        </w:r>
      </w:ins>
    </w:p>
    <w:p w14:paraId="24D3B5C0" w14:textId="5D598F95" w:rsidR="0091240A" w:rsidRDefault="001E15E8" w:rsidP="00E8012A">
      <w:pPr>
        <w:pStyle w:val="ListParagraph"/>
        <w:numPr>
          <w:ilvl w:val="1"/>
          <w:numId w:val="11"/>
        </w:numPr>
      </w:pPr>
      <w:ins w:id="642" w:author="Greg Landry" w:date="2018-05-29T12:53:00Z">
        <w:r>
          <w:t>I</w:t>
        </w:r>
        <w:r w:rsidR="000611CE">
          <w:t>n &lt;appname&gt;.c</w:t>
        </w:r>
      </w:ins>
    </w:p>
    <w:p w14:paraId="5F7B3A52" w14:textId="77777777" w:rsidR="00170CF9" w:rsidRDefault="00C8154B" w:rsidP="0091240A">
      <w:pPr>
        <w:pStyle w:val="ListParagraph"/>
        <w:numPr>
          <w:ilvl w:val="0"/>
          <w:numId w:val="11"/>
        </w:numPr>
        <w:rPr>
          <w:ins w:id="643" w:author="Greg Landry" w:date="2018-05-30T12:22:00Z"/>
        </w:r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ins w:id="644" w:author="Greg Landry" w:date="2018-05-29T12:53:00Z">
        <w:r>
          <w:t xml:space="preserve"> In &lt;appname&gt;.c</w:t>
        </w:r>
      </w:ins>
    </w:p>
    <w:p w14:paraId="3CCBA649" w14:textId="370CDF14" w:rsidR="00E1174B" w:rsidRDefault="000D2558" w:rsidP="007F01ED">
      <w:pPr>
        <w:pStyle w:val="Heading2"/>
      </w:pPr>
      <w:bookmarkStart w:id="645" w:name="_Toc515352458"/>
      <w:r>
        <w:t>g</w:t>
      </w:r>
      <w:r w:rsidR="00E1174B">
        <w:t>att_database[]</w:t>
      </w:r>
      <w:bookmarkEnd w:id="645"/>
    </w:p>
    <w:p w14:paraId="1BE2374B" w14:textId="6F1118A1" w:rsidR="003C27D6" w:rsidRDefault="003C27D6" w:rsidP="00A82CEE">
      <w:r>
        <w:t>The gatt_database is just an array of bytes with special meaning. To create the bytes representing an Attribute we have create</w:t>
      </w:r>
      <w:r w:rsidR="002A6C52">
        <w:t>d</w:t>
      </w:r>
      <w:r>
        <w:t xml:space="preserve"> a set of </w:t>
      </w:r>
      <w:ins w:id="646" w:author="Greg Landry" w:date="2018-05-29T12:55:00Z">
        <w:r w:rsidR="00E154AF">
          <w:t>C</w:t>
        </w:r>
      </w:ins>
      <w:del w:id="647" w:author="Greg Landry" w:date="2018-05-29T12:55:00Z">
        <w:r w:rsidDel="00E154AF">
          <w:delText>c</w:delText>
        </w:r>
      </w:del>
      <w:r w:rsidR="001E12E8">
        <w:t>-</w:t>
      </w:r>
      <w:r>
        <w:t>p</w:t>
      </w:r>
      <w:r w:rsidR="001E12E8">
        <w:t>re</w:t>
      </w:r>
      <w:r>
        <w:t>p</w:t>
      </w:r>
      <w:r w:rsidR="001E12E8">
        <w:t>rocessor</w:t>
      </w:r>
      <w:r>
        <w:t xml:space="preserve"> macros that </w:t>
      </w:r>
      <w:ins w:id="648" w:author="Greg Landry" w:date="2018-05-29T12:55:00Z">
        <w:r w:rsidR="00E154AF">
          <w:t>"</w:t>
        </w:r>
      </w:ins>
      <w:r>
        <w:t>do the right thing</w:t>
      </w:r>
      <w:ins w:id="649" w:author="Greg Landry" w:date="2018-05-29T12:55:00Z">
        <w:r w:rsidR="00E154AF">
          <w:t>"</w:t>
        </w:r>
      </w:ins>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7F0652C3" w:rsidR="003C27D6" w:rsidRDefault="003C27D6" w:rsidP="003C27D6">
      <w:r>
        <w:lastRenderedPageBreak/>
        <w:t xml:space="preserve">The handle parameter is just the actual Attribute Handle, a 16-bit number.  </w:t>
      </w:r>
      <w:del w:id="650" w:author="Greg Landry" w:date="2018-05-29T12:56:00Z">
        <w:r w:rsidDel="00662ED5">
          <w:delText xml:space="preserve">The </w:delText>
        </w:r>
      </w:del>
      <w:r>
        <w:t xml:space="preserve">WICED Bluetooth Designer will automatically create Handles for you that will end up in the </w:t>
      </w:r>
      <w:ins w:id="651" w:author="Greg Landry" w:date="2018-05-29T12:56:00Z">
        <w:r w:rsidR="00662ED5">
          <w:t>&lt;appname&gt;</w:t>
        </w:r>
      </w:ins>
      <w:r>
        <w:t>_db.h file.</w:t>
      </w:r>
      <w:r w:rsidR="00040A94">
        <w:t xml:space="preserve">  For example:</w:t>
      </w:r>
    </w:p>
    <w:p w14:paraId="686EDC8F" w14:textId="0943D52A" w:rsidR="003C27D6" w:rsidRDefault="003C27D6" w:rsidP="003C27D6">
      <w:r w:rsidRPr="003C27D6">
        <w:rPr>
          <w:noProof/>
        </w:rPr>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41400"/>
                    </a:xfrm>
                    <a:prstGeom prst="rect">
                      <a:avLst/>
                    </a:prstGeom>
                  </pic:spPr>
                </pic:pic>
              </a:graphicData>
            </a:graphic>
          </wp:inline>
        </w:drawing>
      </w:r>
    </w:p>
    <w:p w14:paraId="25282E5D" w14:textId="745E5179" w:rsidR="003C27D6" w:rsidRDefault="003C27D6" w:rsidP="003C27D6">
      <w:r>
        <w:t xml:space="preserve">The Service parameter is the UUID of the service, just an array of bytes.  </w:t>
      </w:r>
      <w:del w:id="652" w:author="Greg Landry" w:date="2018-05-29T12:56:00Z">
        <w:r w:rsidDel="00662ED5">
          <w:delText xml:space="preserve">The </w:delText>
        </w:r>
      </w:del>
      <w:r>
        <w:t>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ins w:id="653" w:author="Greg Landry" w:date="2018-05-29T12:56:00Z">
        <w:r w:rsidR="00662ED5">
          <w:t>.</w:t>
        </w:r>
      </w:ins>
    </w:p>
    <w:p w14:paraId="0FD59CC0" w14:textId="6B5F94C1" w:rsidR="003C27D6" w:rsidRDefault="003C27D6" w:rsidP="003C27D6">
      <w:r>
        <w:t xml:space="preserve">To create </w:t>
      </w:r>
      <w:r w:rsidR="00906923">
        <w:t>Characteristics,</w:t>
      </w:r>
      <w:r w:rsidR="005E4566">
        <w:t xml:space="preserve"> use the following </w:t>
      </w:r>
      <w:ins w:id="654" w:author="Greg Landry" w:date="2018-05-29T12:56:00Z">
        <w:r w:rsidR="00662ED5">
          <w:t>C</w:t>
        </w:r>
      </w:ins>
      <w:del w:id="655" w:author="Greg Landry" w:date="2018-05-29T12:56:00Z">
        <w:r w:rsidR="00906923" w:rsidDel="00662ED5">
          <w:delText>c</w:delText>
        </w:r>
      </w:del>
      <w:ins w:id="656" w:author="Greg Landry" w:date="2018-05-29T12:56:00Z">
        <w:r w:rsidR="00662ED5">
          <w:t>-</w:t>
        </w:r>
      </w:ins>
      <w:del w:id="657" w:author="Greg Landry" w:date="2018-05-29T12:56:00Z">
        <w:r w:rsidR="00906923" w:rsidDel="00662ED5">
          <w:delText xml:space="preserve"> </w:delText>
        </w:r>
      </w:del>
      <w:r w:rsidR="00906923">
        <w:t>preprocessor</w:t>
      </w:r>
      <w:r w:rsidR="005E4566">
        <w:t xml:space="preserve"> macros which are defined in wiced_bt_gatt.h</w:t>
      </w:r>
      <w:ins w:id="658" w:author="Greg Landry" w:date="2018-05-29T12:56:00Z">
        <w:r w:rsidR="00662ED5">
          <w:t>:</w:t>
        </w:r>
      </w:ins>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1FD45E26" w:rsidR="00C849C4" w:rsidRDefault="00C849C4" w:rsidP="00C849C4">
      <w:r>
        <w:t>As before the handle parameter is just the 16-bit number</w:t>
      </w:r>
      <w:del w:id="659" w:author="Greg Landry" w:date="2018-05-29T12:57:00Z">
        <w:r w:rsidDel="00662ED5">
          <w:delText>.  And as before the</w:delText>
        </w:r>
      </w:del>
      <w:ins w:id="660" w:author="Greg Landry" w:date="2018-05-29T12:57:00Z">
        <w:r w:rsidR="00662ED5">
          <w:t xml:space="preserve"> that</w:t>
        </w:r>
      </w:ins>
      <w:r>
        <w:t xml:space="preserve"> WICED Bluetooth Designer creates </w:t>
      </w:r>
      <w:del w:id="661" w:author="Greg Landry" w:date="2018-05-29T12:57:00Z">
        <w:r w:rsidDel="00662ED5">
          <w:delText xml:space="preserve">handles </w:delText>
        </w:r>
      </w:del>
      <w:r>
        <w:t>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85800"/>
                    </a:xfrm>
                    <a:prstGeom prst="rect">
                      <a:avLst/>
                    </a:prstGeom>
                  </pic:spPr>
                </pic:pic>
              </a:graphicData>
            </a:graphic>
          </wp:inline>
        </w:drawing>
      </w:r>
    </w:p>
    <w:p w14:paraId="748C76AC" w14:textId="2654430C" w:rsidR="003C27D6" w:rsidRDefault="00C849C4" w:rsidP="005E4566">
      <w:r>
        <w:t xml:space="preserve">The handle_value parameter is the </w:t>
      </w:r>
      <w:del w:id="662" w:author="Greg Landry" w:date="2018-05-29T12:58:00Z">
        <w:r w:rsidDel="00543146">
          <w:delText xml:space="preserve">Attribute </w:delText>
        </w:r>
      </w:del>
      <w:ins w:id="663" w:author="Greg Landry" w:date="2018-05-29T12:58:00Z">
        <w:r w:rsidR="00543146">
          <w:t>H</w:t>
        </w:r>
      </w:ins>
      <w:del w:id="664" w:author="Greg Landry" w:date="2018-05-29T12:58:00Z">
        <w:r w:rsidDel="00543146">
          <w:delText>h</w:delText>
        </w:r>
      </w:del>
      <w:r>
        <w:t xml:space="preserve">andle of the </w:t>
      </w:r>
      <w:del w:id="665" w:author="Greg Landry" w:date="2018-05-29T12:58:00Z">
        <w:r w:rsidDel="00662ED5">
          <w:delText>value Characteristic</w:delText>
        </w:r>
      </w:del>
      <w:r>
        <w:t xml:space="preserve"> Attribute</w:t>
      </w:r>
      <w:ins w:id="666" w:author="Greg Landry" w:date="2018-05-29T12:58:00Z">
        <w:r w:rsidR="00662ED5">
          <w:t xml:space="preserve"> that will hold the Characteristic's Value</w:t>
        </w:r>
      </w:ins>
      <w:r>
        <w:t>.</w:t>
      </w:r>
    </w:p>
    <w:p w14:paraId="3E8FFEC1" w14:textId="0482BB28" w:rsidR="00C849C4" w:rsidRDefault="00C849C4" w:rsidP="005E4566">
      <w:r>
        <w:t>The UUID is a 16 or 128 bit UUID in an array of bytes.</w:t>
      </w:r>
      <w:r w:rsidR="000267EC">
        <w:t xml:space="preserve">  WICED BT Designer will create #defines for the UUIDs</w:t>
      </w:r>
      <w:ins w:id="667" w:author="Greg Landry" w:date="2018-05-29T12:58:00Z">
        <w:r w:rsidR="00543146">
          <w:t xml:space="preserve"> in the file &lt;appname&gt;_db.h</w:t>
        </w:r>
      </w:ins>
      <w:ins w:id="668" w:author="Greg Landry" w:date="2018-05-29T12:59:00Z">
        <w:r w:rsidR="00543146">
          <w:t>.</w:t>
        </w:r>
      </w:ins>
      <w:del w:id="669" w:author="Greg Landry" w:date="2018-05-29T12:58:00Z">
        <w:r w:rsidR="000267EC" w:rsidDel="00543146">
          <w:delText>.</w:delText>
        </w:r>
      </w:del>
    </w:p>
    <w:p w14:paraId="1B58954A" w14:textId="3D80CDC8" w:rsidR="004C3828" w:rsidRDefault="004C3828" w:rsidP="005E4566">
      <w:r>
        <w:t xml:space="preserve">Properties is a bit mask which sets the properties (i.e. </w:t>
      </w:r>
      <w:ins w:id="670" w:author="Greg Landry" w:date="2018-05-29T12:59:00Z">
        <w:r w:rsidR="00543146">
          <w:t>R</w:t>
        </w:r>
      </w:ins>
      <w:del w:id="671" w:author="Greg Landry" w:date="2018-05-29T12:59:00Z">
        <w:r w:rsidDel="00543146">
          <w:delText>r</w:delText>
        </w:r>
      </w:del>
      <w:r>
        <w:t>ead</w:t>
      </w:r>
      <w:ins w:id="672" w:author="Greg Landry" w:date="2018-05-29T12:59:00Z">
        <w:r w:rsidR="00543146">
          <w:t>,</w:t>
        </w:r>
      </w:ins>
      <w:r>
        <w:t xml:space="preserve"> </w:t>
      </w:r>
      <w:ins w:id="673" w:author="Greg Landry" w:date="2018-05-29T12:59:00Z">
        <w:r w:rsidR="00543146">
          <w:t>W</w:t>
        </w:r>
      </w:ins>
      <w:del w:id="674" w:author="Greg Landry" w:date="2018-05-29T12:59:00Z">
        <w:r w:rsidDel="00543146">
          <w:delText>w</w:delText>
        </w:r>
      </w:del>
      <w:r>
        <w:t>rite etc.)  The bit mask is defined in wiced_bt_gatt.h</w:t>
      </w:r>
      <w:ins w:id="675" w:author="Greg Landry" w:date="2018-05-29T12:59:00Z">
        <w:r w:rsidR="00543146">
          <w:t>.</w:t>
        </w:r>
      </w:ins>
    </w:p>
    <w:p w14:paraId="59C5E779" w14:textId="1B95184E" w:rsidR="004C3828" w:rsidRDefault="004C3828" w:rsidP="005E4566">
      <w:r w:rsidRPr="004C3828">
        <w:rPr>
          <w:noProof/>
        </w:rPr>
        <w:lastRenderedPageBreak/>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790700"/>
                    </a:xfrm>
                    <a:prstGeom prst="rect">
                      <a:avLst/>
                    </a:prstGeom>
                  </pic:spPr>
                </pic:pic>
              </a:graphicData>
            </a:graphic>
          </wp:inline>
        </w:drawing>
      </w:r>
    </w:p>
    <w:p w14:paraId="3CDF50AF" w14:textId="11E2FD7B" w:rsidR="00906923" w:rsidRDefault="004C3828" w:rsidP="005E4566">
      <w:r>
        <w:t xml:space="preserve">The Permission </w:t>
      </w:r>
      <w:del w:id="676" w:author="Greg Landry" w:date="2018-05-29T12:59:00Z">
        <w:r w:rsidDel="005418A1">
          <w:delText xml:space="preserve">are </w:delText>
        </w:r>
      </w:del>
      <w:ins w:id="677" w:author="Greg Landry" w:date="2018-05-29T12:59:00Z">
        <w:r w:rsidR="005418A1">
          <w:t xml:space="preserve">field is </w:t>
        </w:r>
      </w:ins>
      <w:r>
        <w:t>just a bit mask that sets the Permission of an Attribute (remember Permission</w:t>
      </w:r>
      <w:ins w:id="678" w:author="Greg Landry" w:date="2018-05-29T13:00:00Z">
        <w:r w:rsidR="00AE1B31">
          <w:t>s</w:t>
        </w:r>
      </w:ins>
      <w:r>
        <w:t xml:space="preserve"> are on a per Attribute basis and Properties are on a per Characteristic basis).  They are also defined in wiced_bt_gatt.h</w:t>
      </w:r>
      <w:ins w:id="679" w:author="Greg Landry" w:date="2018-05-29T13:00:00Z">
        <w:r w:rsidR="00B52D71">
          <w:t>.</w:t>
        </w:r>
      </w:ins>
    </w:p>
    <w:p w14:paraId="1D821FC7" w14:textId="41649118" w:rsidR="004C3828" w:rsidDel="00B52D71" w:rsidRDefault="004C3828" w:rsidP="005E4566">
      <w:pPr>
        <w:rPr>
          <w:del w:id="680" w:author="Greg Landry" w:date="2018-05-29T13:00:00Z"/>
        </w:rPr>
      </w:pPr>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7F01ED">
      <w:pPr>
        <w:pStyle w:val="Heading2"/>
      </w:pPr>
      <w:bookmarkStart w:id="681" w:name="_Toc515352459"/>
      <w:r w:rsidRPr="00E1174B">
        <w:t>gatt_db_ext_attr_tbl</w:t>
      </w:r>
      <w:bookmarkEnd w:id="681"/>
    </w:p>
    <w:p w14:paraId="311023C1" w14:textId="31308974" w:rsidR="000D0E8E" w:rsidRDefault="000D0E8E" w:rsidP="000D0E8E">
      <w:r>
        <w:t>The gatt_database array does not contain the actual value</w:t>
      </w:r>
      <w:ins w:id="682" w:author="Greg Landry" w:date="2018-05-29T13:02:00Z">
        <w:r w:rsidR="00B62EA6">
          <w:t>s</w:t>
        </w:r>
      </w:ins>
      <w:r>
        <w:t xml:space="preserve"> of Attributes.  To find the </w:t>
      </w:r>
      <w:del w:id="683" w:author="Greg Landry" w:date="2018-05-29T13:02:00Z">
        <w:r w:rsidDel="00B62EA6">
          <w:delText xml:space="preserve">actual </w:delText>
        </w:r>
      </w:del>
      <w:r>
        <w:t xml:space="preserve">values there is an array of structures of type </w:t>
      </w:r>
      <w:r w:rsidRPr="000D0E8E">
        <w:t>gatt_db_lookup_table</w:t>
      </w:r>
      <w:r>
        <w:t xml:space="preserve">.  Each structure contains a handle, a max </w:t>
      </w:r>
      <w:ins w:id="684" w:author="Greg Landry" w:date="2018-05-29T13:03:00Z">
        <w:r w:rsidR="00B62EA6">
          <w:t xml:space="preserve">length, </w:t>
        </w:r>
      </w:ins>
      <w:del w:id="685" w:author="Greg Landry" w:date="2018-05-29T13:03:00Z">
        <w:r w:rsidDel="00B62EA6">
          <w:delText xml:space="preserve">and </w:delText>
        </w:r>
      </w:del>
      <w:r>
        <w:t>actual length and a pointer to the</w:t>
      </w:r>
      <w:del w:id="686" w:author="Greg Landry" w:date="2018-05-29T13:03:00Z">
        <w:r w:rsidDel="00B62EA6">
          <w:delText xml:space="preserve"> actual</w:delText>
        </w:r>
      </w:del>
      <w:r>
        <w:t xml:space="preserv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638300"/>
                    </a:xfrm>
                    <a:prstGeom prst="rect">
                      <a:avLst/>
                    </a:prstGeom>
                  </pic:spPr>
                </pic:pic>
              </a:graphicData>
            </a:graphic>
          </wp:inline>
        </w:drawing>
      </w:r>
    </w:p>
    <w:p w14:paraId="4958D7E8" w14:textId="056C1CB0" w:rsidR="00813E3C" w:rsidRDefault="000D0E8E" w:rsidP="000D0E8E">
      <w:del w:id="687" w:author="Greg Landry" w:date="2018-05-29T13:03:00Z">
        <w:r w:rsidDel="00B62EA6">
          <w:delText xml:space="preserve">The </w:delText>
        </w:r>
      </w:del>
      <w:r>
        <w:t>WICED Bluetooth Designer will create this array for you automatically</w:t>
      </w:r>
      <w:ins w:id="688" w:author="Greg Landry" w:date="2018-05-29T13:03:00Z">
        <w:r w:rsidR="00B62EA6">
          <w:t xml:space="preserve"> in &lt;apname&gt;.c</w:t>
        </w:r>
      </w:ins>
      <w:r>
        <w:t>.</w:t>
      </w:r>
    </w:p>
    <w:p w14:paraId="7C4E09EB" w14:textId="33DFF04C" w:rsidR="000D0E8E" w:rsidRDefault="00813E3C" w:rsidP="000D0E8E">
      <w:r w:rsidRPr="00813E3C">
        <w:rPr>
          <w:noProof/>
        </w:rPr>
        <w:lastRenderedPageBreak/>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5535"/>
                    </a:xfrm>
                    <a:prstGeom prst="rect">
                      <a:avLst/>
                    </a:prstGeom>
                  </pic:spPr>
                </pic:pic>
              </a:graphicData>
            </a:graphic>
          </wp:inline>
        </w:drawing>
      </w:r>
      <w:r w:rsidR="000D0E8E">
        <w:t xml:space="preserve"> </w:t>
      </w:r>
    </w:p>
    <w:p w14:paraId="1B089B50" w14:textId="43EFB4B3" w:rsidR="00AD5BD4" w:rsidRPr="000D0E8E" w:rsidRDefault="00813E3C" w:rsidP="000D0E8E">
      <w:del w:id="689" w:author="Greg Landry" w:date="2018-05-29T13:03:00Z">
        <w:r w:rsidDel="006216FD">
          <w:delText xml:space="preserve">The </w:delText>
        </w:r>
      </w:del>
      <w:r>
        <w:t xml:space="preserve">API functions will </w:t>
      </w:r>
      <w:ins w:id="690" w:author="Greg Landry" w:date="2018-05-29T13:03:00Z">
        <w:r w:rsidR="006216FD">
          <w:t xml:space="preserve">be created by WICED Bluetooth Designer to </w:t>
        </w:r>
      </w:ins>
      <w:r>
        <w:t xml:space="preserve">help you search through this array to find </w:t>
      </w:r>
      <w:ins w:id="691" w:author="Greg Landry" w:date="2018-05-29T13:03:00Z">
        <w:r w:rsidR="006216FD">
          <w:t>the</w:t>
        </w:r>
      </w:ins>
      <w:del w:id="692" w:author="Greg Landry" w:date="2018-05-29T13:03:00Z">
        <w:r w:rsidDel="006216FD">
          <w:delText>a</w:delText>
        </w:r>
      </w:del>
      <w:r>
        <w:t xml:space="preserve"> pointer to the </w:t>
      </w:r>
      <w:del w:id="693" w:author="Greg Landry" w:date="2018-05-29T13:03:00Z">
        <w:r w:rsidDel="006216FD">
          <w:delText xml:space="preserve">actual </w:delText>
        </w:r>
      </w:del>
      <w:r>
        <w:t>value.</w:t>
      </w:r>
    </w:p>
    <w:p w14:paraId="6EEC9A5A" w14:textId="75822D6E" w:rsidR="00E1174B" w:rsidRDefault="00E1174B" w:rsidP="007F01ED">
      <w:pPr>
        <w:pStyle w:val="Heading2"/>
      </w:pPr>
      <w:bookmarkStart w:id="694" w:name="_Toc515352460"/>
      <w:r>
        <w:t xml:space="preserve">uint8_t </w:t>
      </w:r>
      <w:r w:rsidR="002877DF">
        <w:t>A</w:t>
      </w:r>
      <w:r>
        <w:t xml:space="preserve">rrays for the </w:t>
      </w:r>
      <w:r w:rsidR="002877DF">
        <w:t>V</w:t>
      </w:r>
      <w:r>
        <w:t>alues</w:t>
      </w:r>
      <w:bookmarkEnd w:id="694"/>
    </w:p>
    <w:p w14:paraId="620F9629" w14:textId="7D13E77B" w:rsidR="002877DF" w:rsidRDefault="002877DF" w:rsidP="002877DF">
      <w:del w:id="695" w:author="Greg Landry" w:date="2018-05-29T13:04:00Z">
        <w:r w:rsidDel="00F27A97">
          <w:delText xml:space="preserve">The </w:delText>
        </w:r>
      </w:del>
      <w:r>
        <w:t xml:space="preserve">WICED Bluetooth Designer will generate </w:t>
      </w:r>
      <w:r w:rsidR="000D0E8E">
        <w:t>one</w:t>
      </w:r>
      <w:r>
        <w:t xml:space="preserve"> array of uint8_t to hold the value of writable/readable Attributes.  You will find these values in a section of the code </w:t>
      </w:r>
      <w:ins w:id="696" w:author="Greg Landry" w:date="2018-05-29T13:04:00Z">
        <w:r w:rsidR="00F27A97">
          <w:t xml:space="preserve">in &lt;appname&gt;.c </w:t>
        </w:r>
      </w:ins>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826040" w:rsidP="00E8012A">
      <w:pPr>
        <w:autoSpaceDE w:val="0"/>
        <w:autoSpaceDN w:val="0"/>
        <w:adjustRightInd w:val="0"/>
        <w:spacing w:after="0" w:line="240" w:lineRule="auto"/>
        <w:ind w:left="720"/>
        <w:rPr>
          <w:rFonts w:ascii="Courier New" w:hAnsi="Courier New" w:cs="Courier New"/>
          <w:sz w:val="20"/>
          <w:szCs w:val="20"/>
        </w:rPr>
      </w:pPr>
      <w:r>
        <w:rPr>
          <w:rStyle w:val="CommentReference"/>
        </w:rPr>
        <w:commentReference w:id="697"/>
      </w:r>
      <w:r w:rsidR="00E8012A"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698" w:name="_Toc515352461"/>
      <w:r>
        <w:t xml:space="preserve">The </w:t>
      </w:r>
      <w:r w:rsidR="0092241E">
        <w:t>Application Programming Interface</w:t>
      </w:r>
      <w:bookmarkEnd w:id="698"/>
    </w:p>
    <w:p w14:paraId="744801CD" w14:textId="382794F8" w:rsidR="000E404D" w:rsidRDefault="000E404D" w:rsidP="000E404D">
      <w:r>
        <w:t xml:space="preserve">There are two functions which make up the interface to </w:t>
      </w:r>
      <w:del w:id="699" w:author="Greg Landry" w:date="2018-05-29T13:05:00Z">
        <w:r w:rsidDel="00313869">
          <w:delText xml:space="preserve">your </w:delText>
        </w:r>
      </w:del>
      <w:ins w:id="700" w:author="Greg Landry" w:date="2018-05-29T13:05:00Z">
        <w:r w:rsidR="00313869">
          <w:t xml:space="preserve">the </w:t>
        </w:r>
      </w:ins>
      <w:r>
        <w:t xml:space="preserve">GATT Database, </w:t>
      </w:r>
      <w:ins w:id="701" w:author="Greg Landry" w:date="2018-05-29T13:05:00Z">
        <w:r w:rsidR="00313869">
          <w:t>&lt;appname&gt;</w:t>
        </w:r>
      </w:ins>
      <w:r w:rsidR="00D91F32">
        <w:t>_</w:t>
      </w:r>
      <w:r>
        <w:t xml:space="preserve">get_value and </w:t>
      </w:r>
      <w:ins w:id="702" w:author="Greg Landry" w:date="2018-05-29T13:05:00Z">
        <w:r w:rsidR="00313869">
          <w:t>&lt;appname&gt;</w:t>
        </w:r>
      </w:ins>
      <w:r w:rsidR="002877DF">
        <w:t>_</w:t>
      </w:r>
      <w:r>
        <w:t>set_val</w:t>
      </w:r>
      <w:r w:rsidR="00D23B88">
        <w:t>ue</w:t>
      </w:r>
      <w:del w:id="703" w:author="Greg Landry" w:date="2018-05-29T13:05:00Z">
        <w:r w:rsidR="00D23B88" w:rsidDel="00313869">
          <w:delText xml:space="preserve"> (the function names</w:delText>
        </w:r>
        <w:r w:rsidDel="00313869">
          <w:delText xml:space="preserve"> are </w:delText>
        </w:r>
        <w:r w:rsidR="00D23B88" w:rsidDel="00313869">
          <w:delText xml:space="preserve">both </w:delText>
        </w:r>
        <w:r w:rsidDel="00313869">
          <w:delText xml:space="preserve">prepended with the name of your app as defined </w:delText>
        </w:r>
        <w:r w:rsidR="00D23B88" w:rsidDel="00313869">
          <w:delText>in the WICED Bluetooth Designer</w:delText>
        </w:r>
        <w:r w:rsidDel="00313869">
          <w:delText>)</w:delText>
        </w:r>
      </w:del>
      <w:r>
        <w:t>.</w:t>
      </w:r>
      <w:r w:rsidR="002877DF">
        <w:t xml:space="preserve">  Here are the function prototypes from </w:t>
      </w:r>
      <w:del w:id="704" w:author="Greg Landry" w:date="2018-05-29T13:05:00Z">
        <w:r w:rsidR="002877DF" w:rsidDel="00313869">
          <w:delText xml:space="preserve">my </w:delText>
        </w:r>
      </w:del>
      <w:ins w:id="705" w:author="Greg Landry" w:date="2018-05-29T13:05:00Z">
        <w:r w:rsidR="00313869">
          <w:t xml:space="preserve">the </w:t>
        </w:r>
      </w:ins>
      <w:r w:rsidR="002877DF">
        <w:t>“</w:t>
      </w:r>
      <w:del w:id="706" w:author="Greg Landry" w:date="2018-05-29T13:05:00Z">
        <w:r w:rsidR="002877DF" w:rsidDel="00313869">
          <w:delText>testwbt</w:delText>
        </w:r>
      </w:del>
      <w:ins w:id="707" w:author="Greg Landry" w:date="2018-05-29T13:05:00Z">
        <w:r w:rsidR="00313869">
          <w:t>WicedLED</w:t>
        </w:r>
      </w:ins>
      <w:r w:rsidR="002877DF">
        <w:t>” application:</w:t>
      </w:r>
    </w:p>
    <w:p w14:paraId="17B70D0A" w14:textId="10398BA4" w:rsidR="0014257C" w:rsidRPr="000E404D" w:rsidRDefault="0014257C" w:rsidP="0014257C">
      <w:r w:rsidRPr="000E404D">
        <w:t xml:space="preserve">wiced_bt_gatt_status_t </w:t>
      </w:r>
      <w:del w:id="708" w:author="Greg Landry" w:date="2018-05-29T13:06:00Z">
        <w:r w:rsidRPr="000E404D" w:rsidDel="00313869">
          <w:delText>testwbt</w:delText>
        </w:r>
      </w:del>
      <w:ins w:id="709" w:author="Greg Landry" w:date="2018-05-29T13:06:00Z">
        <w:r w:rsidR="00313869">
          <w:t>wicedled</w:t>
        </w:r>
      </w:ins>
      <w:r w:rsidRPr="000E404D">
        <w:t>_get_value( uint16_t attr_handle, uint16_t conn_id, uint8_t *p_val, uint16_t max_len, uint16_t *p_len )</w:t>
      </w:r>
    </w:p>
    <w:p w14:paraId="032BC82E" w14:textId="73D7C110" w:rsidR="0014257C" w:rsidRPr="003953A0" w:rsidRDefault="0014257C" w:rsidP="0014257C">
      <w:r w:rsidRPr="000E404D">
        <w:t xml:space="preserve">wiced_bt_gatt_status_t </w:t>
      </w:r>
      <w:ins w:id="710" w:author="Greg Landry" w:date="2018-05-29T13:06:00Z">
        <w:r w:rsidR="00313869">
          <w:t>wicedled</w:t>
        </w:r>
      </w:ins>
      <w:del w:id="711" w:author="Greg Landry" w:date="2018-05-29T13:06:00Z">
        <w:r w:rsidRPr="000E404D" w:rsidDel="00313869">
          <w:delText>testwbt</w:delText>
        </w:r>
      </w:del>
      <w:r w:rsidRPr="000E404D">
        <w:t>_set_value( uint16_t attr_handle, uint16_t conn_id, uint8_t *p_val, uint16_t len )</w:t>
      </w:r>
    </w:p>
    <w:p w14:paraId="4E74CEBC" w14:textId="71EFCD56" w:rsidR="0014257C" w:rsidRDefault="000E404D" w:rsidP="000E404D">
      <w:r>
        <w:t xml:space="preserve">These </w:t>
      </w:r>
      <w:del w:id="712" w:author="Greg Landry" w:date="2018-05-29T13:06:00Z">
        <w:r w:rsidDel="00313869">
          <w:delText xml:space="preserve">two </w:delText>
        </w:r>
      </w:del>
      <w:r>
        <w:t xml:space="preserve">functions </w:t>
      </w:r>
      <w:r w:rsidR="0014257C">
        <w:t xml:space="preserve">have the following </w:t>
      </w:r>
      <w:r w:rsidR="00F0559D">
        <w:t xml:space="preserve">input </w:t>
      </w:r>
      <w:r w:rsidR="0014257C">
        <w:t>parameters</w:t>
      </w:r>
      <w:ins w:id="713" w:author="Greg Landry" w:date="2018-05-29T13:06:00Z">
        <w:r w:rsidR="00313869">
          <w:t>:</w:t>
        </w:r>
      </w:ins>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1A79FFEA" w:rsidR="0014257C" w:rsidRDefault="005A6CE4" w:rsidP="0014257C">
      <w:pPr>
        <w:pStyle w:val="ListParagraph"/>
        <w:numPr>
          <w:ilvl w:val="0"/>
          <w:numId w:val="12"/>
        </w:numPr>
      </w:pPr>
      <w:r>
        <w:t xml:space="preserve">uint16_t </w:t>
      </w:r>
      <w:r w:rsidR="0014257C">
        <w:t>conn_id</w:t>
      </w:r>
      <w:r>
        <w:t xml:space="preserve"> – The device supports multiple connections, but </w:t>
      </w:r>
      <w:del w:id="714" w:author="Greg Landry" w:date="2018-05-29T13:06:00Z">
        <w:r w:rsidDel="001A3540">
          <w:delText xml:space="preserve">the </w:delText>
        </w:r>
      </w:del>
      <w:r>
        <w:t>BT designer does not so this parameter is unused.</w:t>
      </w:r>
    </w:p>
    <w:p w14:paraId="0E84468A" w14:textId="54CDD312" w:rsidR="0014257C" w:rsidRDefault="005A6CE4" w:rsidP="0014257C">
      <w:pPr>
        <w:pStyle w:val="ListParagraph"/>
        <w:numPr>
          <w:ilvl w:val="0"/>
          <w:numId w:val="12"/>
        </w:numPr>
      </w:pPr>
      <w:r>
        <w:lastRenderedPageBreak/>
        <w:t>uint8_t *</w:t>
      </w:r>
      <w:r w:rsidR="0014257C">
        <w:t>p_val</w:t>
      </w:r>
      <w:r>
        <w:t xml:space="preserve"> – </w:t>
      </w:r>
      <w:r w:rsidR="002877DF">
        <w:t>A</w:t>
      </w:r>
      <w:r>
        <w:t xml:space="preserve"> pointer to the data.  For a write, </w:t>
      </w:r>
      <w:del w:id="715" w:author="Greg Landry" w:date="2018-05-29T13:10:00Z">
        <w:r w:rsidDel="0084491D">
          <w:delText xml:space="preserve">you should copy </w:delText>
        </w:r>
      </w:del>
      <w:r>
        <w:t xml:space="preserve">this </w:t>
      </w:r>
      <w:ins w:id="716" w:author="Greg Landry" w:date="2018-05-29T13:10:00Z">
        <w:r w:rsidR="0084491D">
          <w:t xml:space="preserve">is </w:t>
        </w:r>
      </w:ins>
      <w:ins w:id="717" w:author="Greg Landry" w:date="2018-05-29T13:11:00Z">
        <w:r w:rsidR="0084491D">
          <w:t xml:space="preserve">a pointer to </w:t>
        </w:r>
      </w:ins>
      <w:ins w:id="718" w:author="Greg Landry" w:date="2018-05-29T13:10:00Z">
        <w:r w:rsidR="0084491D">
          <w:t xml:space="preserve">the </w:t>
        </w:r>
      </w:ins>
      <w:r>
        <w:t xml:space="preserve">data </w:t>
      </w:r>
      <w:ins w:id="719" w:author="Greg Landry" w:date="2018-05-29T13:10:00Z">
        <w:r w:rsidR="0084491D">
          <w:t xml:space="preserve">that is copied </w:t>
        </w:r>
      </w:ins>
      <w:r>
        <w:t xml:space="preserve">into </w:t>
      </w:r>
      <w:del w:id="720" w:author="Greg Landry" w:date="2018-05-29T13:10:00Z">
        <w:r w:rsidDel="0084491D">
          <w:delText>your value</w:delText>
        </w:r>
      </w:del>
      <w:ins w:id="721" w:author="Greg Landry" w:date="2018-05-29T13:10:00Z">
        <w:r w:rsidR="0084491D">
          <w:t>the database</w:t>
        </w:r>
      </w:ins>
      <w:r>
        <w:t xml:space="preserve">, for a read </w:t>
      </w:r>
      <w:del w:id="722" w:author="Greg Landry" w:date="2018-05-29T13:10:00Z">
        <w:r w:rsidDel="0084491D">
          <w:delText>you should copy y</w:delText>
        </w:r>
      </w:del>
      <w:ins w:id="723" w:author="Greg Landry" w:date="2018-05-29T13:10:00Z">
        <w:r w:rsidR="0084491D">
          <w:t xml:space="preserve">this is a pointer to a location where </w:t>
        </w:r>
      </w:ins>
      <w:del w:id="724" w:author="Greg Landry" w:date="2018-05-29T13:10:00Z">
        <w:r w:rsidDel="0084491D">
          <w:delText xml:space="preserve">our </w:delText>
        </w:r>
      </w:del>
      <w:r>
        <w:t>data</w:t>
      </w:r>
      <w:ins w:id="725" w:author="Greg Landry" w:date="2018-05-29T13:10:00Z">
        <w:r w:rsidR="0084491D">
          <w:t xml:space="preserve"> that will be sent to the Client is copied from the database.</w:t>
        </w:r>
      </w:ins>
      <w:del w:id="726" w:author="Greg Landry" w:date="2018-05-29T13:10:00Z">
        <w:r w:rsidDel="0084491D">
          <w:delText xml:space="preserve"> into the location pointed to by this pointer</w:delText>
        </w:r>
      </w:del>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03103A0"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ins w:id="727" w:author="Greg Landry" w:date="2018-05-29T13:09:00Z">
        <w:r w:rsidR="0084491D">
          <w:t xml:space="preserve"> For example,</w:t>
        </w:r>
      </w:ins>
      <w:del w:id="728" w:author="Greg Landry" w:date="2018-05-29T13:09:00Z">
        <w:r w:rsidDel="0084491D">
          <w:delText>.. e.g</w:delText>
        </w:r>
      </w:del>
      <w:r>
        <w:t xml:space="preserve"> *p_len = 23; // returning 23 bytes</w:t>
      </w:r>
      <w:ins w:id="729" w:author="Greg Landry" w:date="2018-05-29T13:09:00Z">
        <w:r w:rsidR="0084491D">
          <w:t>.</w:t>
        </w:r>
      </w:ins>
    </w:p>
    <w:p w14:paraId="22561E07" w14:textId="5821CFDC" w:rsidR="005A6CE4" w:rsidRDefault="005A6CE4" w:rsidP="005A6CE4">
      <w:pPr>
        <w:pStyle w:val="ListParagraph"/>
        <w:numPr>
          <w:ilvl w:val="0"/>
          <w:numId w:val="12"/>
        </w:numPr>
      </w:pPr>
      <w:r>
        <w:t xml:space="preserve">(write) uint16_t len – For </w:t>
      </w:r>
      <w:ins w:id="730" w:author="Greg Landry" w:date="2018-05-29T13:09:00Z">
        <w:r w:rsidR="0084491D">
          <w:t xml:space="preserve">a </w:t>
        </w:r>
      </w:ins>
      <w:r>
        <w:t>write, you will be told how many bytes got written to you</w:t>
      </w:r>
      <w:ins w:id="731" w:author="Greg Landry" w:date="2018-05-29T13:09:00Z">
        <w:r w:rsidR="0084491D">
          <w:t>.</w:t>
        </w:r>
      </w:ins>
    </w:p>
    <w:p w14:paraId="26EEF1AF" w14:textId="346BDBF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del w:id="732" w:author="Greg Landry" w:date="2018-05-29T13:12:00Z">
        <w:r w:rsidDel="00AD6CD9">
          <w:delText>value</w:delText>
        </w:r>
      </w:del>
      <w:ins w:id="733" w:author="Greg Landry" w:date="2018-05-29T13:12:00Z">
        <w:r w:rsidR="00AD6CD9">
          <w:t>database</w:t>
        </w:r>
      </w:ins>
      <w:r>
        <w:t xml:space="preserve">, or writing into the buffer for the </w:t>
      </w:r>
      <w:del w:id="734" w:author="Greg Landry" w:date="2018-05-30T11:55:00Z">
        <w:r w:rsidDel="004577CE">
          <w:delText xml:space="preserve">WICED BT </w:delText>
        </w:r>
      </w:del>
      <w:r>
        <w:t>Stack to send back to the Client.</w:t>
      </w:r>
    </w:p>
    <w:p w14:paraId="0AD4C107" w14:textId="4BC1B6D5" w:rsidR="002B386E" w:rsidRDefault="002B386E" w:rsidP="000E404D">
      <w:r>
        <w:t xml:space="preserve">Both functions have a switch where you might put in custom code to do something based on </w:t>
      </w:r>
      <w:del w:id="735" w:author="Greg Landry" w:date="2018-05-29T13:12:00Z">
        <w:r w:rsidDel="00CB753C">
          <w:delText xml:space="preserve">which </w:delText>
        </w:r>
      </w:del>
      <w:ins w:id="736" w:author="Greg Landry" w:date="2018-05-29T13:12:00Z">
        <w:r w:rsidR="00CB753C">
          <w:t xml:space="preserve">the </w:t>
        </w:r>
      </w:ins>
      <w:r>
        <w:t xml:space="preserve">handle.  This place is marked with //TODO: </w:t>
      </w:r>
      <w:r w:rsidR="002877DF">
        <w:t>in the two functions.</w:t>
      </w:r>
    </w:p>
    <w:p w14:paraId="00583912" w14:textId="28E15730" w:rsidR="0014257C" w:rsidRPr="000E404D" w:rsidDel="00CB753C" w:rsidRDefault="0014257C" w:rsidP="000E404D">
      <w:pPr>
        <w:rPr>
          <w:del w:id="737" w:author="Greg Landry" w:date="2018-05-29T13:12:00Z"/>
        </w:rPr>
      </w:pPr>
      <w:r>
        <w:t xml:space="preserve">You are supposed to return a wiced_bt_gatt_status_t which will tell the </w:t>
      </w:r>
      <w:del w:id="738" w:author="Greg Landry" w:date="2018-05-30T11:55:00Z">
        <w:r w:rsidDel="004577CE">
          <w:delText xml:space="preserve">BT </w:delText>
        </w:r>
      </w:del>
      <w:r>
        <w:t>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6C745F32" w14:textId="678B52D5" w:rsidR="001D2A04" w:rsidRDefault="001D2A04">
      <w:pPr>
        <w:rPr>
          <w:ins w:id="739" w:author="Greg Landry" w:date="2018-05-29T12:45:00Z"/>
          <w:rFonts w:eastAsia="Times New Roman"/>
          <w:b/>
          <w:bCs/>
          <w:color w:val="1F4E79" w:themeColor="accent1" w:themeShade="80"/>
          <w:sz w:val="28"/>
          <w:szCs w:val="28"/>
        </w:rPr>
      </w:pPr>
      <w:bookmarkStart w:id="740" w:name="_Toc515352462"/>
    </w:p>
    <w:p w14:paraId="65660909" w14:textId="4A2837CD" w:rsidR="00553B2D" w:rsidRPr="00337426" w:rsidDel="00823D40" w:rsidRDefault="00CB753C" w:rsidP="006B5651">
      <w:pPr>
        <w:rPr>
          <w:del w:id="741" w:author="Greg Landry" w:date="2018-05-30T12:06:00Z"/>
          <w:rFonts w:eastAsia="Times New Roman"/>
          <w:b/>
          <w:bCs/>
          <w:color w:val="1F4E79" w:themeColor="accent1" w:themeShade="80"/>
          <w:sz w:val="28"/>
          <w:szCs w:val="28"/>
        </w:rPr>
      </w:pPr>
      <w:ins w:id="742" w:author="Greg Landry" w:date="2018-05-29T13:12:00Z">
        <w:r>
          <w:br w:type="page"/>
        </w:r>
      </w:ins>
      <w:bookmarkEnd w:id="740"/>
    </w:p>
    <w:p w14:paraId="32AE0F3B" w14:textId="21011EC0" w:rsidR="002C2FE4" w:rsidRDefault="00DE73F6" w:rsidP="000A3A5A">
      <w:pPr>
        <w:pStyle w:val="Heading1"/>
      </w:pPr>
      <w:r>
        <w:lastRenderedPageBreak/>
        <w:t>Exercises</w:t>
      </w:r>
    </w:p>
    <w:p w14:paraId="43057E19" w14:textId="1D83BC72" w:rsidR="00DE73F6" w:rsidRDefault="000A3A5A" w:rsidP="007F01ED">
      <w:pPr>
        <w:pStyle w:val="Exercise"/>
      </w:pPr>
      <w:r>
        <w:t>Create a BLE Advertiser</w:t>
      </w:r>
    </w:p>
    <w:p w14:paraId="17CDA83F" w14:textId="77777777"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77777777" w:rsidR="005E68CC" w:rsidRDefault="005E68CC" w:rsidP="005E68CC"/>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77777777"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&lt;inits&gt;_le01</w:t>
      </w:r>
      <w:r>
        <w:t xml:space="preserve"> 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lastRenderedPageBreak/>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5C25E9D6" w14:textId="77777777" w:rsidR="005E68CC" w:rsidRDefault="005E68CC" w:rsidP="005E68CC">
      <w:pPr>
        <w:pStyle w:val="ListParagraph"/>
        <w:numPr>
          <w:ilvl w:val="0"/>
          <w:numId w:val="21"/>
        </w:numPr>
      </w:pPr>
      <w:r>
        <w:t xml:space="preserve">In the makefile, comment out the HCI_TRACE_OVER_TRANSPORT and in the main C file change the debug UART to </w:t>
      </w:r>
      <w:r w:rsidRPr="009633E6">
        <w:t>WICED_ROUTE_DEBUG_TO_PUART</w:t>
      </w:r>
      <w:r w:rsidRPr="00094275">
        <w:t xml:space="preserve"> </w:t>
      </w:r>
      <w:r>
        <w:t>so that debug messages will show up on a terminal window. We will discuss using the HCI UART in the debugging chapter.</w:t>
      </w:r>
    </w:p>
    <w:p w14:paraId="3588972D" w14:textId="7A1A680B" w:rsidR="005E68CC" w:rsidRDefault="005E68CC" w:rsidP="005E68CC">
      <w:pPr>
        <w:pStyle w:val="ListParagraph"/>
        <w:numPr>
          <w:ilvl w:val="0"/>
          <w:numId w:val="21"/>
        </w:numPr>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rsidP="009065A4">
      <w:pPr>
        <w:pStyle w:val="ListParagraph"/>
        <w:numPr>
          <w:ilvl w:val="1"/>
          <w:numId w:val="21"/>
        </w:numPr>
      </w:pPr>
      <w:r>
        <w:t xml:space="preserve">Hint: you must have a CY5577 CySmart BLE </w:t>
      </w:r>
      <w:r>
        <w:t>USB dongle connected to your PC to run CySmart.</w:t>
      </w:r>
    </w:p>
    <w:p w14:paraId="541C6A6B" w14:textId="77777777" w:rsidR="005E68CC" w:rsidRDefault="005E68CC" w:rsidP="005E68CC">
      <w:r>
        <w:t>Questions:</w:t>
      </w:r>
    </w:p>
    <w:p w14:paraId="612B793D" w14:textId="0960F87C" w:rsidR="005E68CC" w:rsidRDefault="005E68CC" w:rsidP="005E68CC">
      <w:pPr>
        <w:pStyle w:val="ListParagraph"/>
        <w:numPr>
          <w:ilvl w:val="0"/>
          <w:numId w:val="22"/>
        </w:numPr>
      </w:pPr>
      <w:r>
        <w:t>What is the name of the Stack callback function?</w:t>
      </w:r>
    </w:p>
    <w:p w14:paraId="5BD7085A" w14:textId="77777777" w:rsidR="005E68CC" w:rsidRDefault="005E68CC" w:rsidP="005E68CC"/>
    <w:p w14:paraId="636853D0" w14:textId="782C62F7" w:rsidR="005E68CC" w:rsidRDefault="005E68CC" w:rsidP="005E68CC"/>
    <w:p w14:paraId="59DD8821" w14:textId="77777777" w:rsidR="005E2F84" w:rsidRDefault="005E2F84" w:rsidP="005E68CC"/>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 w:val="24"/>
          <w:szCs w:val="26"/>
          <w:highlight w:val="lightGray"/>
        </w:rPr>
      </w:pPr>
      <w:bookmarkStart w:id="743" w:name="_Toc514769084"/>
      <w:r>
        <w:rPr>
          <w:highlight w:val="lightGray"/>
        </w:rPr>
        <w:br w:type="page"/>
      </w:r>
    </w:p>
    <w:p w14:paraId="21154521" w14:textId="266F2A88" w:rsidR="00CE1631" w:rsidRDefault="00CE1631" w:rsidP="00815B41">
      <w:pPr>
        <w:pStyle w:val="Exercise"/>
      </w:pPr>
      <w:r>
        <w:lastRenderedPageBreak/>
        <w:t>Connect using BLE</w:t>
      </w:r>
      <w:bookmarkEnd w:id="743"/>
    </w:p>
    <w:p w14:paraId="4809D33C" w14:textId="3EEDAFAA"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77777777" w:rsidR="00CE1631" w:rsidRDefault="00CE1631" w:rsidP="00CE1631">
      <w:r>
        <w:t>Below is a table showing the events that occur during this exercise. Arrows indicate the cause/effect of the stack events.</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4E5C81">
        <w:tc>
          <w:tcPr>
            <w:tcW w:w="2184" w:type="dxa"/>
            <w:vMerge w:val="restart"/>
            <w:shd w:val="clear" w:color="auto" w:fill="FFFFFF" w:themeFill="background1"/>
          </w:tcPr>
          <w:p w14:paraId="68BDF355" w14:textId="77777777" w:rsidR="00CE1631" w:rsidRDefault="00CE1631" w:rsidP="004E5C81">
            <w:r>
              <w:t xml:space="preserve">Connect to device from CySmart </w:t>
            </w:r>
            <w:r>
              <w:sym w:font="Wingdings" w:char="F0E0"/>
            </w:r>
          </w:p>
        </w:tc>
        <w:tc>
          <w:tcPr>
            <w:tcW w:w="5376" w:type="dxa"/>
            <w:shd w:val="clear" w:color="auto" w:fill="FFFFFF" w:themeFill="background1"/>
          </w:tcPr>
          <w:p w14:paraId="5A2D0009" w14:textId="77777777" w:rsidR="00CE1631" w:rsidRDefault="00CE1631" w:rsidP="004E5C81">
            <w:r>
              <w:t xml:space="preserve">GATT_CONNECTION_STATUS_EVT </w:t>
            </w:r>
            <w:r>
              <w:sym w:font="Wingdings" w:char="F0E0"/>
            </w:r>
          </w:p>
        </w:tc>
        <w:tc>
          <w:tcPr>
            <w:tcW w:w="2065" w:type="dxa"/>
            <w:shd w:val="clear" w:color="auto" w:fill="FFFFFF" w:themeFill="background1"/>
          </w:tcPr>
          <w:p w14:paraId="0B67324A" w14:textId="77777777" w:rsidR="00CE1631" w:rsidRDefault="00CE1631" w:rsidP="004E5C81">
            <w:r>
              <w:t>Set the connection ID and enable pairing</w:t>
            </w:r>
          </w:p>
        </w:tc>
      </w:tr>
      <w:tr w:rsidR="00CE1631" w14:paraId="7214D5E6" w14:textId="77777777" w:rsidTr="004E5C81">
        <w:tc>
          <w:tcPr>
            <w:tcW w:w="2184" w:type="dxa"/>
            <w:vMerge/>
            <w:shd w:val="clear" w:color="auto" w:fill="FFFFFF" w:themeFill="background1"/>
          </w:tcPr>
          <w:p w14:paraId="6B74CD0F" w14:textId="77777777" w:rsidR="00CE1631" w:rsidRDefault="00CE1631" w:rsidP="004E5C81"/>
        </w:tc>
        <w:tc>
          <w:tcPr>
            <w:tcW w:w="5376" w:type="dxa"/>
            <w:shd w:val="clear" w:color="auto" w:fill="FFFFFF" w:themeFill="background1"/>
          </w:tcPr>
          <w:p w14:paraId="7AEBA8EA" w14:textId="77777777" w:rsidR="00CE1631" w:rsidRDefault="00CE1631" w:rsidP="004E5C81">
            <w:r>
              <w:t>BTM_BLE_ADVERT_STATE_CHANGED_EVT (BTM_BLE_ADVERT_OFF)</w:t>
            </w:r>
          </w:p>
        </w:tc>
        <w:tc>
          <w:tcPr>
            <w:tcW w:w="2065" w:type="dxa"/>
            <w:shd w:val="clear" w:color="auto" w:fill="FFFFFF" w:themeFill="background1"/>
          </w:tcPr>
          <w:p w14:paraId="3DBC0B93" w14:textId="77777777" w:rsidR="00CE1631" w:rsidRDefault="00CE1631" w:rsidP="004E5C81"/>
        </w:tc>
      </w:tr>
      <w:tr w:rsidR="00CE1631" w14:paraId="3CECB74C" w14:textId="77777777" w:rsidTr="004E5C81">
        <w:tc>
          <w:tcPr>
            <w:tcW w:w="2184" w:type="dxa"/>
            <w:shd w:val="clear" w:color="auto" w:fill="FFFFFF" w:themeFill="background1"/>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FFFFFF" w:themeFill="background1"/>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FFFFFF" w:themeFill="background1"/>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01A0619" w14:textId="442C93AA" w:rsidR="00CE1631" w:rsidRDefault="00CE1631" w:rsidP="00CE1631">
      <w:pPr>
        <w:pStyle w:val="ListParagraph"/>
        <w:keepNext/>
        <w:numPr>
          <w:ilvl w:val="0"/>
          <w:numId w:val="23"/>
        </w:numPr>
      </w:pPr>
      <w:r>
        <w:lastRenderedPageBreak/>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77777777"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&lt;inits&gt;_le02</w:t>
      </w:r>
      <w:r>
        <w:t xml:space="preserve"> 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77777777" w:rsidR="00CE1631" w:rsidRDefault="00CE1631" w:rsidP="00CE1631">
      <w:pPr>
        <w:pStyle w:val="ListParagraph"/>
        <w:numPr>
          <w:ilvl w:val="0"/>
          <w:numId w:val="23"/>
        </w:numPr>
      </w:pPr>
      <w:r>
        <w:t xml:space="preserve">Find the location where the name is specified in the GATT database in ex02_ble_con.c and change it to </w:t>
      </w:r>
      <w:r>
        <w:rPr>
          <w:i/>
        </w:rPr>
        <w:t xml:space="preserve">&lt;inits&gt;_le02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9D01D3" w:rsidRDefault="00CE1631" w:rsidP="00CE1631">
      <w:pPr>
        <w:pStyle w:val="ListParagraph"/>
        <w:numPr>
          <w:ilvl w:val="0"/>
          <w:numId w:val="23"/>
        </w:numPr>
        <w:rPr>
          <w:color w:val="FF0000"/>
        </w:rPr>
      </w:pPr>
      <w:commentRangeStart w:id="744"/>
      <w:r w:rsidRPr="009D01D3">
        <w:rPr>
          <w:color w:val="FF0000"/>
        </w:rPr>
        <w:t>In the GATT connect callback function:</w:t>
      </w:r>
    </w:p>
    <w:p w14:paraId="0706F647" w14:textId="77777777" w:rsidR="00CE1631" w:rsidRPr="009D01D3" w:rsidRDefault="00CE1631" w:rsidP="00CE1631">
      <w:pPr>
        <w:pStyle w:val="ListParagraph"/>
        <w:numPr>
          <w:ilvl w:val="1"/>
          <w:numId w:val="23"/>
        </w:numPr>
        <w:rPr>
          <w:color w:val="FF0000"/>
        </w:rPr>
      </w:pPr>
      <w:r w:rsidRPr="009D01D3">
        <w:rPr>
          <w:color w:val="FF0000"/>
        </w:rPr>
        <w:t>On a disconnection:</w:t>
      </w:r>
    </w:p>
    <w:p w14:paraId="1D9608ED" w14:textId="77777777" w:rsidR="00CE1631" w:rsidRPr="009D01D3" w:rsidRDefault="00CE1631" w:rsidP="00CE1631">
      <w:pPr>
        <w:pStyle w:val="ListParagraph"/>
        <w:numPr>
          <w:ilvl w:val="2"/>
          <w:numId w:val="23"/>
        </w:numPr>
        <w:rPr>
          <w:color w:val="FF0000"/>
        </w:rPr>
      </w:pPr>
      <w:r w:rsidRPr="009D01D3">
        <w:rPr>
          <w:color w:val="FF0000"/>
        </w:rPr>
        <w:t>Re-start advertisements using wiced_bt_start_advertisements().</w:t>
      </w:r>
    </w:p>
    <w:p w14:paraId="587E5C73" w14:textId="2F2736D8" w:rsidR="009D01D3" w:rsidRPr="009D01D3" w:rsidRDefault="009D01D3" w:rsidP="009D01D3">
      <w:pPr>
        <w:pStyle w:val="ListParagraph"/>
        <w:numPr>
          <w:ilvl w:val="2"/>
          <w:numId w:val="23"/>
        </w:numPr>
        <w:rPr>
          <w:color w:val="FF0000"/>
        </w:rPr>
      </w:pPr>
      <w:r w:rsidRPr="009D01D3">
        <w:rPr>
          <w:color w:val="FF0000"/>
        </w:rPr>
        <w:t>Hint: Search for wiced_bt_start_advertisements to find the parameters required for the function.</w:t>
      </w:r>
    </w:p>
    <w:p w14:paraId="240390F7" w14:textId="6996C7DD" w:rsidR="009D01D3" w:rsidRPr="009D01D3" w:rsidRDefault="00CE1631" w:rsidP="009D01D3">
      <w:pPr>
        <w:pStyle w:val="ListParagraph"/>
        <w:numPr>
          <w:ilvl w:val="2"/>
          <w:numId w:val="23"/>
        </w:numPr>
        <w:rPr>
          <w:color w:val="FF0000"/>
        </w:rPr>
      </w:pPr>
      <w:r w:rsidRPr="009D01D3">
        <w:rPr>
          <w:color w:val="FF0000"/>
        </w:rPr>
        <w:t>Hint: Search for "TODO: Handle the disconnection"</w:t>
      </w:r>
      <w:r w:rsidR="009D01D3" w:rsidRPr="009D01D3">
        <w:rPr>
          <w:color w:val="FF0000"/>
        </w:rPr>
        <w:t xml:space="preserve"> to find where to re-start advertisements.</w:t>
      </w:r>
      <w:commentRangeEnd w:id="744"/>
      <w:r w:rsidR="009D01D3">
        <w:rPr>
          <w:rStyle w:val="CommentReference"/>
        </w:rPr>
        <w:commentReference w:id="744"/>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lastRenderedPageBreak/>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77777777" w:rsidR="00CE1631" w:rsidRDefault="00CE1631" w:rsidP="00CE1631">
      <w:pPr>
        <w:pStyle w:val="ListParagraph"/>
        <w:numPr>
          <w:ilvl w:val="2"/>
          <w:numId w:val="23"/>
        </w:numPr>
      </w:pPr>
      <w:r>
        <w:t xml:space="preserve">Hint: The details of the CapSense Service and its Characteristics can be found at: </w:t>
      </w:r>
      <w:hyperlink r:id="rId50"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77777777" w:rsidR="00CE1631" w:rsidRDefault="00CE1631" w:rsidP="00CE1631">
      <w:pPr>
        <w:pStyle w:val="ListParagraph"/>
        <w:numPr>
          <w:ilvl w:val="0"/>
          <w:numId w:val="23"/>
        </w:numPr>
      </w:pPr>
      <w:r>
        <w:t xml:space="preserve">In the makefile, </w:t>
      </w:r>
      <w:commentRangeStart w:id="745"/>
      <w:r w:rsidRPr="00AB3B07">
        <w:rPr>
          <w:color w:val="FF0000"/>
        </w:rPr>
        <w:t xml:space="preserve">comment out the HCI_TRACE_OVER_TRANSPORT </w:t>
      </w:r>
      <w:commentRangeEnd w:id="745"/>
      <w:r w:rsidR="00AB3B07">
        <w:rPr>
          <w:rStyle w:val="CommentReference"/>
        </w:rPr>
        <w:commentReference w:id="745"/>
      </w:r>
      <w:r>
        <w:t xml:space="preserve">and in the main C file change the debug UART to </w:t>
      </w:r>
      <w:r w:rsidRPr="009633E6">
        <w:t>WICED_ROUTE_DEBUG_TO_PUART</w:t>
      </w:r>
      <w:r>
        <w:t xml:space="preserve"> so that debug messages will show up on a terminal window. We will discuss using the HCI UART in the debugging chapter.</w:t>
      </w:r>
    </w:p>
    <w:p w14:paraId="18B2328F" w14:textId="77777777" w:rsidR="00CE1631" w:rsidRDefault="00CE1631" w:rsidP="00CE1631">
      <w:pPr>
        <w:pStyle w:val="ListParagraph"/>
        <w:numPr>
          <w:ilvl w:val="0"/>
          <w:numId w:val="23"/>
        </w:numPr>
      </w:pPr>
      <w:r>
        <w:t>Program the project to the board.</w:t>
      </w:r>
    </w:p>
    <w:p w14:paraId="04DDA7A6" w14:textId="77777777" w:rsidR="00E43044" w:rsidRDefault="00E43044" w:rsidP="00CE1631">
      <w:pPr>
        <w:pStyle w:val="ListParagraph"/>
        <w:numPr>
          <w:ilvl w:val="0"/>
          <w:numId w:val="23"/>
        </w:numPr>
      </w:pPr>
      <w:r>
        <w:t>Open the mobile CySmart app.</w:t>
      </w:r>
    </w:p>
    <w:p w14:paraId="074A50D3" w14:textId="2F443F44" w:rsidR="00CE1631" w:rsidRDefault="00E43044" w:rsidP="00E43044">
      <w:pPr>
        <w:pStyle w:val="ListParagraph"/>
        <w:numPr>
          <w:ilvl w:val="1"/>
          <w:numId w:val="23"/>
        </w:numPr>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rsidP="00CE1631">
      <w:pPr>
        <w:pStyle w:val="ListParagraph"/>
        <w:numPr>
          <w:ilvl w:val="1"/>
          <w:numId w:val="23"/>
        </w:numPr>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rsidP="00CE1631">
      <w:pPr>
        <w:pStyle w:val="ListParagraph"/>
        <w:numPr>
          <w:ilvl w:val="0"/>
          <w:numId w:val="23"/>
        </w:numPr>
      </w:pPr>
      <w:r w:rsidRPr="00E43044">
        <w:t>Connect to the device.</w:t>
      </w:r>
    </w:p>
    <w:p w14:paraId="3EBC8016" w14:textId="28BCB914" w:rsidR="00CB2B7D" w:rsidRDefault="00CB2B7D" w:rsidP="00CE1631">
      <w:pPr>
        <w:pStyle w:val="ListParagraph"/>
        <w:numPr>
          <w:ilvl w:val="0"/>
          <w:numId w:val="23"/>
        </w:numPr>
      </w:pPr>
      <w:r>
        <w:t>Open the GATT browser w</w:t>
      </w:r>
      <w:r w:rsidR="009065A4">
        <w:t>idget and then open the CapSense Service followed by the</w:t>
      </w:r>
      <w:r>
        <w:t xml:space="preserve"> </w:t>
      </w:r>
      <w:r w:rsidR="009065A4">
        <w:t xml:space="preserve">CapSense </w:t>
      </w:r>
      <w:r>
        <w:t>Button Characteristic.</w:t>
      </w:r>
    </w:p>
    <w:p w14:paraId="6B150530" w14:textId="7AFB1B01" w:rsidR="009065A4" w:rsidRDefault="009065A4" w:rsidP="00CE1631">
      <w:pPr>
        <w:pStyle w:val="ListParagraph"/>
        <w:numPr>
          <w:ilvl w:val="0"/>
          <w:numId w:val="23"/>
        </w:numPr>
      </w:pPr>
      <w:r>
        <w:t>Read the value while touching different buttons and observe that the value changes.</w:t>
      </w:r>
    </w:p>
    <w:p w14:paraId="31B15041" w14:textId="77777777" w:rsidR="00CE1631" w:rsidRDefault="00CE1631" w:rsidP="00CE1631">
      <w:pPr>
        <w:pStyle w:val="ListParagraph"/>
        <w:numPr>
          <w:ilvl w:val="0"/>
          <w:numId w:val="23"/>
        </w:numPr>
      </w:pPr>
      <w:r>
        <w:t>Disconnect from the mobile CySmart app and start the PC CySmart app.</w:t>
      </w:r>
    </w:p>
    <w:p w14:paraId="68D40102" w14:textId="77777777" w:rsidR="00CE1631" w:rsidRDefault="00CE1631" w:rsidP="00CE1631">
      <w:pPr>
        <w:pStyle w:val="ListParagraph"/>
        <w:numPr>
          <w:ilvl w:val="0"/>
          <w:numId w:val="23"/>
        </w:numPr>
      </w:pPr>
      <w:r>
        <w:t>Start scanning and then connect to your device.</w:t>
      </w:r>
    </w:p>
    <w:p w14:paraId="2837A2E3" w14:textId="5418C84D" w:rsidR="00CE1631" w:rsidRDefault="00CE1631" w:rsidP="00CE1631">
      <w:pPr>
        <w:pStyle w:val="ListParagraph"/>
        <w:numPr>
          <w:ilvl w:val="0"/>
          <w:numId w:val="23"/>
        </w:numPr>
      </w:pPr>
      <w:r>
        <w:t>Cli</w:t>
      </w:r>
      <w:r w:rsidR="00AA1EA5">
        <w:t>ck on "Discover all Attributes".</w:t>
      </w:r>
    </w:p>
    <w:p w14:paraId="70D89743" w14:textId="06B23CAF" w:rsidR="00CE1631" w:rsidRDefault="00AA1EA5" w:rsidP="00CE1631">
      <w:pPr>
        <w:pStyle w:val="ListParagraph"/>
        <w:numPr>
          <w:ilvl w:val="0"/>
          <w:numId w:val="23"/>
        </w:numPr>
      </w:pPr>
      <w:r>
        <w:lastRenderedPageBreak/>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rsidP="009065A4">
      <w:pPr>
        <w:pStyle w:val="ListParagraph"/>
        <w:numPr>
          <w:ilvl w:val="1"/>
          <w:numId w:val="23"/>
        </w:numPr>
      </w:pPr>
      <w:r>
        <w:t>Hint: The Button Characteristic will be listed with its 128-bit UUID.</w:t>
      </w:r>
    </w:p>
    <w:p w14:paraId="402FC6E6" w14:textId="77777777" w:rsidR="00CE1631" w:rsidRDefault="00CE1631" w:rsidP="00CE1631">
      <w:pPr>
        <w:pStyle w:val="ListParagraph"/>
        <w:numPr>
          <w:ilvl w:val="0"/>
          <w:numId w:val="23"/>
        </w:numPr>
      </w:pPr>
      <w:r>
        <w:t>Click "Disconnect".</w:t>
      </w:r>
    </w:p>
    <w:p w14:paraId="6322F878" w14:textId="77777777" w:rsidR="00CE1631" w:rsidRDefault="00CE1631" w:rsidP="00CE1631">
      <w:r>
        <w:t>Questions:</w:t>
      </w:r>
    </w:p>
    <w:p w14:paraId="4FA3002A" w14:textId="306A90A7" w:rsidR="00CE1631" w:rsidRDefault="00CE1631" w:rsidP="00CE1631">
      <w:pPr>
        <w:pStyle w:val="ListParagraph"/>
        <w:numPr>
          <w:ilvl w:val="0"/>
          <w:numId w:val="24"/>
        </w:numPr>
      </w:pPr>
      <w:r w:rsidRPr="00830EAE">
        <w:t xml:space="preserve">What function is called when there is a </w:t>
      </w:r>
      <w:r w:rsidR="004577CE">
        <w:t>S</w:t>
      </w:r>
      <w:r w:rsidRPr="00830EAE">
        <w:t>tack event? Where is it registered?</w:t>
      </w:r>
    </w:p>
    <w:p w14:paraId="3B4A2CAA" w14:textId="77777777" w:rsidR="00CE1631" w:rsidRPr="00830EAE" w:rsidRDefault="00CE1631" w:rsidP="00CE1631">
      <w:pPr>
        <w:pStyle w:val="ListParagraph"/>
      </w:pPr>
    </w:p>
    <w:p w14:paraId="27A054B2" w14:textId="77777777" w:rsidR="00CE1631" w:rsidRDefault="00CE1631" w:rsidP="00CE1631"/>
    <w:p w14:paraId="4CDDE976" w14:textId="77777777" w:rsidR="00CE1631" w:rsidRPr="00B407D1" w:rsidRDefault="00CE1631" w:rsidP="00CE1631"/>
    <w:p w14:paraId="78522191" w14:textId="77777777" w:rsidR="00CE1631" w:rsidRPr="00830EAE" w:rsidRDefault="00CE1631" w:rsidP="00CE1631">
      <w:pPr>
        <w:pStyle w:val="ListParagraph"/>
        <w:numPr>
          <w:ilvl w:val="0"/>
          <w:numId w:val="24"/>
        </w:numPr>
      </w:pPr>
      <w:r w:rsidRPr="00830EAE">
        <w:t>What function is called when there is a GATT database event? Where is it registered?</w:t>
      </w:r>
    </w:p>
    <w:p w14:paraId="01DE9F61" w14:textId="77777777" w:rsidR="00CE1631" w:rsidRPr="00B407D1" w:rsidRDefault="00CE1631" w:rsidP="00CE1631">
      <w:pPr>
        <w:pStyle w:val="ListParagraph"/>
      </w:pPr>
    </w:p>
    <w:p w14:paraId="54950EB3" w14:textId="77777777" w:rsidR="00CE1631" w:rsidRDefault="00CE1631" w:rsidP="00CE1631"/>
    <w:p w14:paraId="7561C749" w14:textId="77777777" w:rsidR="00CE1631" w:rsidRPr="00B407D1" w:rsidRDefault="00CE1631" w:rsidP="00CE1631"/>
    <w:p w14:paraId="43273FB1" w14:textId="77777777" w:rsidR="00CE1631" w:rsidRDefault="00CE1631" w:rsidP="00CE1631">
      <w:pPr>
        <w:pStyle w:val="ListParagraph"/>
        <w:numPr>
          <w:ilvl w:val="0"/>
          <w:numId w:val="24"/>
        </w:numPr>
      </w:pPr>
      <w:r w:rsidRPr="00830EAE">
        <w:t>Which GATT events are implemented? What other GATT events exist? (Hint: right click and select Open Declaration on one of the implemented events).</w:t>
      </w:r>
    </w:p>
    <w:p w14:paraId="53C35306" w14:textId="77777777" w:rsidR="00CE1631" w:rsidRDefault="00CE1631" w:rsidP="00CE1631">
      <w:pPr>
        <w:pStyle w:val="ListParagraph"/>
      </w:pPr>
    </w:p>
    <w:p w14:paraId="0754F256" w14:textId="77777777" w:rsidR="00CE1631" w:rsidRDefault="00CE1631" w:rsidP="00CE1631">
      <w:pPr>
        <w:pStyle w:val="ListParagraph"/>
      </w:pPr>
    </w:p>
    <w:p w14:paraId="60E188F5" w14:textId="77777777" w:rsidR="00CE1631" w:rsidRDefault="00CE1631" w:rsidP="00CE1631">
      <w:pPr>
        <w:pStyle w:val="ListParagraph"/>
      </w:pPr>
    </w:p>
    <w:p w14:paraId="4750164A" w14:textId="77777777" w:rsidR="00CE1631" w:rsidRDefault="00CE1631" w:rsidP="00CE1631">
      <w:pPr>
        <w:pStyle w:val="ListParagraph"/>
      </w:pPr>
    </w:p>
    <w:p w14:paraId="6673F550" w14:textId="77777777" w:rsidR="00CE1631" w:rsidRDefault="00CE1631" w:rsidP="00CE1631">
      <w:pPr>
        <w:pStyle w:val="ListParagraph"/>
      </w:pPr>
    </w:p>
    <w:p w14:paraId="3CF0AB35" w14:textId="5F1167F6" w:rsidR="00CE1631" w:rsidRPr="00830EAE" w:rsidRDefault="00CE1631" w:rsidP="00D554B4"/>
    <w:p w14:paraId="77E4D21D" w14:textId="77777777" w:rsidR="00CE1631" w:rsidRDefault="00CE1631"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EE6B1FF" w14:textId="77777777" w:rsidR="00CE1631" w:rsidRPr="00830EAE" w:rsidRDefault="00CE1631" w:rsidP="00CE1631"/>
    <w:p w14:paraId="33474BA5" w14:textId="77777777" w:rsidR="00CE1631" w:rsidRDefault="00CE1631" w:rsidP="00CE1631"/>
    <w:p w14:paraId="512DC1C5" w14:textId="77777777" w:rsidR="00CE1631" w:rsidRDefault="00CE1631" w:rsidP="00CE1631"/>
    <w:p w14:paraId="636F91AF" w14:textId="77777777" w:rsidR="00CE1631" w:rsidRDefault="00CE1631" w:rsidP="00CE1631"/>
    <w:p w14:paraId="61E1357B" w14:textId="37E8900D" w:rsidR="00D554B4" w:rsidRDefault="00D554B4">
      <w:r>
        <w:rPr>
          <w:b/>
          <w:iCs/>
        </w:rPr>
        <w:br w:type="page"/>
      </w:r>
    </w:p>
    <w:p w14:paraId="6FEB118B" w14:textId="77777777" w:rsidR="005E68CC" w:rsidRPr="00DE73F6" w:rsidRDefault="005E68CC" w:rsidP="007F01ED">
      <w:pPr>
        <w:pStyle w:val="Exercise"/>
        <w:numPr>
          <w:ilvl w:val="0"/>
          <w:numId w:val="0"/>
        </w:numPr>
      </w:pPr>
    </w:p>
    <w:sectPr w:rsidR="005E68CC" w:rsidRPr="00DE73F6">
      <w:headerReference w:type="default" r:id="rId51"/>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97" w:author="Greg Landry" w:date="2018-05-29T13:05:00Z" w:initials="GL">
    <w:p w14:paraId="42C6B16E" w14:textId="2DCE5AA0" w:rsidR="004E5C81" w:rsidRDefault="004E5C81">
      <w:pPr>
        <w:pStyle w:val="CommentText"/>
      </w:pPr>
      <w:r>
        <w:rPr>
          <w:rStyle w:val="CommentReference"/>
        </w:rPr>
        <w:annotationRef/>
      </w:r>
      <w:r>
        <w:t>Need to change '0' to 0x00.</w:t>
      </w:r>
    </w:p>
  </w:comment>
  <w:comment w:id="744" w:author="Greg Landry" w:date="2018-05-30T13:56:00Z" w:initials="GL">
    <w:p w14:paraId="0E6FC9CC" w14:textId="2F95E922" w:rsidR="009D01D3" w:rsidRDefault="009D01D3">
      <w:pPr>
        <w:pStyle w:val="CommentText"/>
      </w:pPr>
      <w:r>
        <w:rPr>
          <w:rStyle w:val="CommentReference"/>
        </w:rPr>
        <w:annotationRef/>
      </w:r>
      <w:r>
        <w:t>Do we want to have them do this?</w:t>
      </w:r>
    </w:p>
  </w:comment>
  <w:comment w:id="745" w:author="Greg Landry" w:date="2018-05-30T13:44:00Z" w:initials="GL">
    <w:p w14:paraId="3344634B" w14:textId="2BA14478" w:rsidR="00AB3B07" w:rsidRDefault="00AB3B07">
      <w:pPr>
        <w:pStyle w:val="CommentText"/>
      </w:pPr>
      <w:r>
        <w:rPr>
          <w:rStyle w:val="CommentReference"/>
        </w:rPr>
        <w:annotationRef/>
      </w:r>
      <w:r>
        <w:t>Is this necessary? What is the disadvantage to leaving it enabled,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C6B16E" w15:done="0"/>
  <w15:commentEx w15:paraId="0E6FC9CC" w15:done="0"/>
  <w15:commentEx w15:paraId="334463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FC9CC" w16cid:durableId="1EB92BF3"/>
  <w16cid:commentId w16cid:paraId="3344634B" w16cid:durableId="1EB92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CFEFF" w14:textId="77777777" w:rsidR="00721184" w:rsidRDefault="00721184" w:rsidP="00DF6D18">
      <w:r>
        <w:separator/>
      </w:r>
    </w:p>
  </w:endnote>
  <w:endnote w:type="continuationSeparator" w:id="0">
    <w:p w14:paraId="693E9343" w14:textId="77777777" w:rsidR="00721184" w:rsidRDefault="0072118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4E5C81" w:rsidRDefault="004E5C81" w:rsidP="00547CF1">
            <w:pPr>
              <w:pStyle w:val="Footer"/>
              <w:spacing w:after="0"/>
            </w:pPr>
          </w:p>
          <w:p w14:paraId="4C29FDE6" w14:textId="767F5A6D" w:rsidR="004E5C81" w:rsidRDefault="004E5C81"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8</w:t>
            </w:r>
            <w:r>
              <w:fldChar w:fldCharType="end"/>
            </w:r>
            <w:r>
              <w:t xml:space="preserve"> of </w:t>
            </w:r>
            <w:r>
              <w:fldChar w:fldCharType="begin"/>
            </w:r>
            <w:r>
              <w:instrText xml:space="preserve"> NUMPAGES  </w:instrText>
            </w:r>
            <w:r>
              <w:fldChar w:fldCharType="separate"/>
            </w:r>
            <w:r>
              <w:rPr>
                <w:noProof/>
              </w:rPr>
              <w:t>28</w:t>
            </w:r>
            <w:r>
              <w:rPr>
                <w:noProof/>
              </w:rPr>
              <w:fldChar w:fldCharType="end"/>
            </w:r>
          </w:p>
        </w:sdtContent>
      </w:sdt>
    </w:sdtContent>
  </w:sdt>
  <w:p w14:paraId="75581528" w14:textId="77777777" w:rsidR="004E5C81" w:rsidRDefault="004E5C8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FEC6E" w14:textId="77777777" w:rsidR="00721184" w:rsidRDefault="00721184" w:rsidP="00DF6D18">
      <w:r>
        <w:separator/>
      </w:r>
    </w:p>
  </w:footnote>
  <w:footnote w:type="continuationSeparator" w:id="0">
    <w:p w14:paraId="56EA0A06" w14:textId="77777777" w:rsidR="00721184" w:rsidRDefault="0072118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E5C81" w:rsidRDefault="004E5C8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0"/>
  </w:num>
  <w:num w:numId="4">
    <w:abstractNumId w:val="9"/>
  </w:num>
  <w:num w:numId="5">
    <w:abstractNumId w:val="3"/>
  </w:num>
  <w:num w:numId="6">
    <w:abstractNumId w:val="23"/>
  </w:num>
  <w:num w:numId="7">
    <w:abstractNumId w:val="24"/>
  </w:num>
  <w:num w:numId="8">
    <w:abstractNumId w:val="4"/>
  </w:num>
  <w:num w:numId="9">
    <w:abstractNumId w:val="19"/>
  </w:num>
  <w:num w:numId="10">
    <w:abstractNumId w:val="25"/>
  </w:num>
  <w:num w:numId="11">
    <w:abstractNumId w:val="13"/>
  </w:num>
  <w:num w:numId="12">
    <w:abstractNumId w:val="2"/>
  </w:num>
  <w:num w:numId="13">
    <w:abstractNumId w:val="5"/>
  </w:num>
  <w:num w:numId="14">
    <w:abstractNumId w:val="18"/>
  </w:num>
  <w:num w:numId="15">
    <w:abstractNumId w:val="17"/>
  </w:num>
  <w:num w:numId="16">
    <w:abstractNumId w:val="22"/>
  </w:num>
  <w:num w:numId="17">
    <w:abstractNumId w:val="8"/>
  </w:num>
  <w:num w:numId="18">
    <w:abstractNumId w:val="20"/>
  </w:num>
  <w:num w:numId="19">
    <w:abstractNumId w:val="0"/>
  </w:num>
  <w:num w:numId="20">
    <w:abstractNumId w:val="1"/>
  </w:num>
  <w:num w:numId="21">
    <w:abstractNumId w:val="15"/>
  </w:num>
  <w:num w:numId="22">
    <w:abstractNumId w:val="16"/>
  </w:num>
  <w:num w:numId="23">
    <w:abstractNumId w:val="11"/>
  </w:num>
  <w:num w:numId="24">
    <w:abstractNumId w:val="12"/>
  </w:num>
  <w:num w:numId="25">
    <w:abstractNumId w:val="6"/>
  </w:num>
  <w:num w:numId="26">
    <w:abstractNumId w:val="21"/>
  </w:num>
  <w:num w:numId="27">
    <w:abstractNumId w:val="2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295A"/>
    <w:rsid w:val="00193937"/>
    <w:rsid w:val="00196478"/>
    <w:rsid w:val="00196CAC"/>
    <w:rsid w:val="001A05BD"/>
    <w:rsid w:val="001A2540"/>
    <w:rsid w:val="001A3540"/>
    <w:rsid w:val="001A3876"/>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7150"/>
    <w:rsid w:val="0023184E"/>
    <w:rsid w:val="00234DF1"/>
    <w:rsid w:val="002379B4"/>
    <w:rsid w:val="002405BF"/>
    <w:rsid w:val="00242C1E"/>
    <w:rsid w:val="00242E08"/>
    <w:rsid w:val="00243120"/>
    <w:rsid w:val="00243A40"/>
    <w:rsid w:val="00254990"/>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7C8"/>
    <w:rsid w:val="002C5818"/>
    <w:rsid w:val="002C7876"/>
    <w:rsid w:val="002D63D5"/>
    <w:rsid w:val="002D6B5C"/>
    <w:rsid w:val="002D75BC"/>
    <w:rsid w:val="002E422E"/>
    <w:rsid w:val="002E5D60"/>
    <w:rsid w:val="002F6DCF"/>
    <w:rsid w:val="00300660"/>
    <w:rsid w:val="0030093A"/>
    <w:rsid w:val="00301AE7"/>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B40D3"/>
    <w:rsid w:val="004B4198"/>
    <w:rsid w:val="004B4EBB"/>
    <w:rsid w:val="004B66F9"/>
    <w:rsid w:val="004C1AEE"/>
    <w:rsid w:val="004C3828"/>
    <w:rsid w:val="004C42B9"/>
    <w:rsid w:val="004C7000"/>
    <w:rsid w:val="004C76D0"/>
    <w:rsid w:val="004C7D82"/>
    <w:rsid w:val="004D3236"/>
    <w:rsid w:val="004D51FE"/>
    <w:rsid w:val="004D532F"/>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7CF1"/>
    <w:rsid w:val="00550133"/>
    <w:rsid w:val="00553617"/>
    <w:rsid w:val="00553B2D"/>
    <w:rsid w:val="005548D0"/>
    <w:rsid w:val="0056628E"/>
    <w:rsid w:val="00566882"/>
    <w:rsid w:val="0056799C"/>
    <w:rsid w:val="0057109E"/>
    <w:rsid w:val="00571DEA"/>
    <w:rsid w:val="00574D36"/>
    <w:rsid w:val="0057699C"/>
    <w:rsid w:val="00583ABA"/>
    <w:rsid w:val="0058531C"/>
    <w:rsid w:val="00591008"/>
    <w:rsid w:val="00591056"/>
    <w:rsid w:val="00591C82"/>
    <w:rsid w:val="00593945"/>
    <w:rsid w:val="00596537"/>
    <w:rsid w:val="005A6CE4"/>
    <w:rsid w:val="005B0F9D"/>
    <w:rsid w:val="005B467B"/>
    <w:rsid w:val="005B5DB8"/>
    <w:rsid w:val="005B77FE"/>
    <w:rsid w:val="005C01D9"/>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B89"/>
    <w:rsid w:val="00640EA5"/>
    <w:rsid w:val="006426AD"/>
    <w:rsid w:val="00646B03"/>
    <w:rsid w:val="0065025C"/>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20C3"/>
    <w:rsid w:val="00693A41"/>
    <w:rsid w:val="00694793"/>
    <w:rsid w:val="00696519"/>
    <w:rsid w:val="006A111A"/>
    <w:rsid w:val="006B1DBF"/>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472"/>
    <w:rsid w:val="0090567B"/>
    <w:rsid w:val="00905C3D"/>
    <w:rsid w:val="009065A4"/>
    <w:rsid w:val="00906923"/>
    <w:rsid w:val="00907C94"/>
    <w:rsid w:val="009101D2"/>
    <w:rsid w:val="00911625"/>
    <w:rsid w:val="0091240A"/>
    <w:rsid w:val="00912D34"/>
    <w:rsid w:val="00914CE3"/>
    <w:rsid w:val="009206BF"/>
    <w:rsid w:val="0092241E"/>
    <w:rsid w:val="0092254A"/>
    <w:rsid w:val="00925F07"/>
    <w:rsid w:val="00927790"/>
    <w:rsid w:val="00931FDA"/>
    <w:rsid w:val="00935BAB"/>
    <w:rsid w:val="00937950"/>
    <w:rsid w:val="00941C97"/>
    <w:rsid w:val="00943513"/>
    <w:rsid w:val="00947034"/>
    <w:rsid w:val="009509BF"/>
    <w:rsid w:val="00950A53"/>
    <w:rsid w:val="00951040"/>
    <w:rsid w:val="00951DCF"/>
    <w:rsid w:val="009528A5"/>
    <w:rsid w:val="00953D36"/>
    <w:rsid w:val="00954D80"/>
    <w:rsid w:val="009566F5"/>
    <w:rsid w:val="009600E6"/>
    <w:rsid w:val="009616FF"/>
    <w:rsid w:val="009666D8"/>
    <w:rsid w:val="00966E0D"/>
    <w:rsid w:val="0097160E"/>
    <w:rsid w:val="009719A3"/>
    <w:rsid w:val="00972CB5"/>
    <w:rsid w:val="009757B8"/>
    <w:rsid w:val="00981F4D"/>
    <w:rsid w:val="009827E2"/>
    <w:rsid w:val="00983394"/>
    <w:rsid w:val="009839C1"/>
    <w:rsid w:val="009864F3"/>
    <w:rsid w:val="0098674F"/>
    <w:rsid w:val="009915BE"/>
    <w:rsid w:val="009920A7"/>
    <w:rsid w:val="009928CD"/>
    <w:rsid w:val="00993DC6"/>
    <w:rsid w:val="009A45A0"/>
    <w:rsid w:val="009B6290"/>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723DD"/>
    <w:rsid w:val="00A74A92"/>
    <w:rsid w:val="00A81744"/>
    <w:rsid w:val="00A82CEE"/>
    <w:rsid w:val="00A83998"/>
    <w:rsid w:val="00A8704B"/>
    <w:rsid w:val="00A87871"/>
    <w:rsid w:val="00A9085D"/>
    <w:rsid w:val="00A91A09"/>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5DA0"/>
    <w:rsid w:val="00B36CA4"/>
    <w:rsid w:val="00B36E99"/>
    <w:rsid w:val="00B406A1"/>
    <w:rsid w:val="00B4162C"/>
    <w:rsid w:val="00B430B7"/>
    <w:rsid w:val="00B430C9"/>
    <w:rsid w:val="00B448B5"/>
    <w:rsid w:val="00B457AA"/>
    <w:rsid w:val="00B4743F"/>
    <w:rsid w:val="00B50F42"/>
    <w:rsid w:val="00B51448"/>
    <w:rsid w:val="00B52D71"/>
    <w:rsid w:val="00B55B21"/>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E426A"/>
    <w:rsid w:val="00BE435A"/>
    <w:rsid w:val="00BF2814"/>
    <w:rsid w:val="00BF34F2"/>
    <w:rsid w:val="00BF4692"/>
    <w:rsid w:val="00BF487D"/>
    <w:rsid w:val="00BF4AD7"/>
    <w:rsid w:val="00BF6BBA"/>
    <w:rsid w:val="00BF71DE"/>
    <w:rsid w:val="00C028DA"/>
    <w:rsid w:val="00C0492F"/>
    <w:rsid w:val="00C05D66"/>
    <w:rsid w:val="00C073D6"/>
    <w:rsid w:val="00C11344"/>
    <w:rsid w:val="00C11933"/>
    <w:rsid w:val="00C12D1C"/>
    <w:rsid w:val="00C14341"/>
    <w:rsid w:val="00C20271"/>
    <w:rsid w:val="00C2234C"/>
    <w:rsid w:val="00C22C8B"/>
    <w:rsid w:val="00C31525"/>
    <w:rsid w:val="00C368EB"/>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73DC"/>
    <w:rsid w:val="00CA4170"/>
    <w:rsid w:val="00CB1988"/>
    <w:rsid w:val="00CB214B"/>
    <w:rsid w:val="00CB2B7D"/>
    <w:rsid w:val="00CB3ED0"/>
    <w:rsid w:val="00CB618C"/>
    <w:rsid w:val="00CB753C"/>
    <w:rsid w:val="00CB7949"/>
    <w:rsid w:val="00CC0918"/>
    <w:rsid w:val="00CC0C6F"/>
    <w:rsid w:val="00CC441C"/>
    <w:rsid w:val="00CD60DC"/>
    <w:rsid w:val="00CD7704"/>
    <w:rsid w:val="00CE1631"/>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ACC"/>
    <w:rsid w:val="00D4228B"/>
    <w:rsid w:val="00D432C5"/>
    <w:rsid w:val="00D43F6F"/>
    <w:rsid w:val="00D54AF3"/>
    <w:rsid w:val="00D55167"/>
    <w:rsid w:val="00D554B4"/>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7CF5"/>
    <w:rsid w:val="00EB1C66"/>
    <w:rsid w:val="00EB48A8"/>
    <w:rsid w:val="00EB629E"/>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54905"/>
    <w:rsid w:val="00F54BB5"/>
    <w:rsid w:val="00F54F87"/>
    <w:rsid w:val="00F552F7"/>
    <w:rsid w:val="00F6018E"/>
    <w:rsid w:val="00F614D5"/>
    <w:rsid w:val="00F62D74"/>
    <w:rsid w:val="00F637C0"/>
    <w:rsid w:val="00F63884"/>
    <w:rsid w:val="00F64B14"/>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20BF"/>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C81"/>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E5C8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E5C81"/>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openxmlformats.org/officeDocument/2006/relationships/hyperlink" Target="http://www.cypress.com/documentation/software-and-drivers/cypresss-custom-ble-profiles-and-service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luetooth.com/specifications/assigned-number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C229C-CE57-4F2A-B7B1-0922DD30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42</Pages>
  <Words>7258</Words>
  <Characters>41376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229</cp:revision>
  <cp:lastPrinted>2017-11-29T20:51:00Z</cp:lastPrinted>
  <dcterms:created xsi:type="dcterms:W3CDTF">2018-05-17T19:38:00Z</dcterms:created>
  <dcterms:modified xsi:type="dcterms:W3CDTF">2018-05-30T18:12:00Z</dcterms:modified>
</cp:coreProperties>
</file>