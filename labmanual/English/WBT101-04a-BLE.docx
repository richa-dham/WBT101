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42447E1B"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2F6B7FCB" w14:textId="77777777" w:rsidR="004C3CA7" w:rsidRDefault="00907C94">
      <w:pPr>
        <w:pStyle w:val="TOC1"/>
        <w:tabs>
          <w:tab w:val="left" w:pos="720"/>
        </w:tabs>
        <w:rPr>
          <w:ins w:id="0" w:author="Alan Hawse" w:date="2018-06-03T13:17:00Z"/>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ins w:id="1" w:author="Alan Hawse" w:date="2018-06-03T13:17:00Z">
        <w:r w:rsidR="004C3CA7">
          <w:rPr>
            <w:noProof/>
          </w:rPr>
          <w:t>4A.1</w:t>
        </w:r>
        <w:r w:rsidR="004C3CA7">
          <w:rPr>
            <w:rFonts w:asciiTheme="minorHAnsi" w:eastAsiaTheme="minorEastAsia" w:hAnsiTheme="minorHAnsi"/>
            <w:b w:val="0"/>
            <w:bCs w:val="0"/>
            <w:caps w:val="0"/>
            <w:noProof/>
            <w:sz w:val="24"/>
            <w:szCs w:val="24"/>
          </w:rPr>
          <w:tab/>
        </w:r>
        <w:r w:rsidR="004C3CA7">
          <w:rPr>
            <w:noProof/>
          </w:rPr>
          <w:t>WICED BLE System Lifecycle</w:t>
        </w:r>
        <w:r w:rsidR="004C3CA7">
          <w:rPr>
            <w:noProof/>
          </w:rPr>
          <w:tab/>
        </w:r>
        <w:r w:rsidR="004C3CA7">
          <w:rPr>
            <w:noProof/>
          </w:rPr>
          <w:fldChar w:fldCharType="begin"/>
        </w:r>
        <w:r w:rsidR="004C3CA7">
          <w:rPr>
            <w:noProof/>
          </w:rPr>
          <w:instrText xml:space="preserve"> PAGEREF _Toc515795180 \h </w:instrText>
        </w:r>
      </w:ins>
      <w:r w:rsidR="004C3CA7">
        <w:rPr>
          <w:noProof/>
        </w:rPr>
      </w:r>
      <w:r w:rsidR="004C3CA7">
        <w:rPr>
          <w:noProof/>
        </w:rPr>
        <w:fldChar w:fldCharType="separate"/>
      </w:r>
      <w:ins w:id="2" w:author="Alan Hawse" w:date="2018-06-03T13:17:00Z">
        <w:r w:rsidR="004C3CA7">
          <w:rPr>
            <w:noProof/>
          </w:rPr>
          <w:t>2</w:t>
        </w:r>
        <w:r w:rsidR="004C3CA7">
          <w:rPr>
            <w:noProof/>
          </w:rPr>
          <w:fldChar w:fldCharType="end"/>
        </w:r>
      </w:ins>
    </w:p>
    <w:p w14:paraId="4A125E78" w14:textId="77777777" w:rsidR="004C3CA7" w:rsidRDefault="004C3CA7">
      <w:pPr>
        <w:pStyle w:val="TOC2"/>
        <w:rPr>
          <w:ins w:id="3" w:author="Alan Hawse" w:date="2018-06-03T13:17:00Z"/>
          <w:rFonts w:asciiTheme="minorHAnsi" w:eastAsiaTheme="minorEastAsia" w:hAnsiTheme="minorHAnsi"/>
          <w:smallCaps w:val="0"/>
          <w:noProof/>
          <w:sz w:val="24"/>
          <w:szCs w:val="24"/>
        </w:rPr>
      </w:pPr>
      <w:ins w:id="4" w:author="Alan Hawse" w:date="2018-06-03T13:17:00Z">
        <w:r>
          <w:rPr>
            <w:noProof/>
          </w:rPr>
          <w:t>4A.1.1 Turning on the WICED Bluetooth Stack</w:t>
        </w:r>
        <w:r>
          <w:rPr>
            <w:noProof/>
          </w:rPr>
          <w:tab/>
        </w:r>
        <w:r>
          <w:rPr>
            <w:noProof/>
          </w:rPr>
          <w:fldChar w:fldCharType="begin"/>
        </w:r>
        <w:r>
          <w:rPr>
            <w:noProof/>
          </w:rPr>
          <w:instrText xml:space="preserve"> PAGEREF _Toc515795181 \h </w:instrText>
        </w:r>
      </w:ins>
      <w:r>
        <w:rPr>
          <w:noProof/>
        </w:rPr>
      </w:r>
      <w:r>
        <w:rPr>
          <w:noProof/>
        </w:rPr>
        <w:fldChar w:fldCharType="separate"/>
      </w:r>
      <w:ins w:id="5" w:author="Alan Hawse" w:date="2018-06-03T13:17:00Z">
        <w:r>
          <w:rPr>
            <w:noProof/>
          </w:rPr>
          <w:t>5</w:t>
        </w:r>
        <w:r>
          <w:rPr>
            <w:noProof/>
          </w:rPr>
          <w:fldChar w:fldCharType="end"/>
        </w:r>
      </w:ins>
    </w:p>
    <w:p w14:paraId="3DBF05A0" w14:textId="77777777" w:rsidR="004C3CA7" w:rsidRDefault="004C3CA7">
      <w:pPr>
        <w:pStyle w:val="TOC2"/>
        <w:rPr>
          <w:ins w:id="6" w:author="Alan Hawse" w:date="2018-06-03T13:17:00Z"/>
          <w:rFonts w:asciiTheme="minorHAnsi" w:eastAsiaTheme="minorEastAsia" w:hAnsiTheme="minorHAnsi"/>
          <w:smallCaps w:val="0"/>
          <w:noProof/>
          <w:sz w:val="24"/>
          <w:szCs w:val="24"/>
        </w:rPr>
      </w:pPr>
      <w:ins w:id="7" w:author="Alan Hawse" w:date="2018-06-03T13:17:00Z">
        <w:r>
          <w:rPr>
            <w:noProof/>
          </w:rPr>
          <w:t>4A.1.2 Start Advertising</w:t>
        </w:r>
        <w:r>
          <w:rPr>
            <w:noProof/>
          </w:rPr>
          <w:tab/>
        </w:r>
        <w:r>
          <w:rPr>
            <w:noProof/>
          </w:rPr>
          <w:fldChar w:fldCharType="begin"/>
        </w:r>
        <w:r>
          <w:rPr>
            <w:noProof/>
          </w:rPr>
          <w:instrText xml:space="preserve"> PAGEREF _Toc515795182 \h </w:instrText>
        </w:r>
      </w:ins>
      <w:r>
        <w:rPr>
          <w:noProof/>
        </w:rPr>
      </w:r>
      <w:r>
        <w:rPr>
          <w:noProof/>
        </w:rPr>
        <w:fldChar w:fldCharType="separate"/>
      </w:r>
      <w:ins w:id="8" w:author="Alan Hawse" w:date="2018-06-03T13:17:00Z">
        <w:r>
          <w:rPr>
            <w:noProof/>
          </w:rPr>
          <w:t>6</w:t>
        </w:r>
        <w:r>
          <w:rPr>
            <w:noProof/>
          </w:rPr>
          <w:fldChar w:fldCharType="end"/>
        </w:r>
      </w:ins>
    </w:p>
    <w:p w14:paraId="64479168" w14:textId="77777777" w:rsidR="004C3CA7" w:rsidRDefault="004C3CA7">
      <w:pPr>
        <w:pStyle w:val="TOC2"/>
        <w:rPr>
          <w:ins w:id="9" w:author="Alan Hawse" w:date="2018-06-03T13:17:00Z"/>
          <w:rFonts w:asciiTheme="minorHAnsi" w:eastAsiaTheme="minorEastAsia" w:hAnsiTheme="minorHAnsi"/>
          <w:smallCaps w:val="0"/>
          <w:noProof/>
          <w:sz w:val="24"/>
          <w:szCs w:val="24"/>
        </w:rPr>
      </w:pPr>
      <w:ins w:id="10" w:author="Alan Hawse" w:date="2018-06-03T13:17:00Z">
        <w:r>
          <w:rPr>
            <w:noProof/>
          </w:rPr>
          <w:t>4A.1.3 Make a Connection</w:t>
        </w:r>
        <w:r>
          <w:rPr>
            <w:noProof/>
          </w:rPr>
          <w:tab/>
        </w:r>
        <w:r>
          <w:rPr>
            <w:noProof/>
          </w:rPr>
          <w:fldChar w:fldCharType="begin"/>
        </w:r>
        <w:r>
          <w:rPr>
            <w:noProof/>
          </w:rPr>
          <w:instrText xml:space="preserve"> PAGEREF _Toc515795183 \h </w:instrText>
        </w:r>
      </w:ins>
      <w:r>
        <w:rPr>
          <w:noProof/>
        </w:rPr>
      </w:r>
      <w:r>
        <w:rPr>
          <w:noProof/>
        </w:rPr>
        <w:fldChar w:fldCharType="separate"/>
      </w:r>
      <w:ins w:id="11" w:author="Alan Hawse" w:date="2018-06-03T13:17:00Z">
        <w:r>
          <w:rPr>
            <w:noProof/>
          </w:rPr>
          <w:t>7</w:t>
        </w:r>
        <w:r>
          <w:rPr>
            <w:noProof/>
          </w:rPr>
          <w:fldChar w:fldCharType="end"/>
        </w:r>
      </w:ins>
    </w:p>
    <w:p w14:paraId="28A22B28" w14:textId="77777777" w:rsidR="004C3CA7" w:rsidRDefault="004C3CA7">
      <w:pPr>
        <w:pStyle w:val="TOC2"/>
        <w:rPr>
          <w:ins w:id="12" w:author="Alan Hawse" w:date="2018-06-03T13:17:00Z"/>
          <w:rFonts w:asciiTheme="minorHAnsi" w:eastAsiaTheme="minorEastAsia" w:hAnsiTheme="minorHAnsi"/>
          <w:smallCaps w:val="0"/>
          <w:noProof/>
          <w:sz w:val="24"/>
          <w:szCs w:val="24"/>
        </w:rPr>
      </w:pPr>
      <w:ins w:id="13" w:author="Alan Hawse" w:date="2018-06-03T13:17:00Z">
        <w:r>
          <w:rPr>
            <w:noProof/>
          </w:rPr>
          <w:t>4A.1.4 Exchange Data</w:t>
        </w:r>
        <w:r>
          <w:rPr>
            <w:noProof/>
          </w:rPr>
          <w:tab/>
        </w:r>
        <w:r>
          <w:rPr>
            <w:noProof/>
          </w:rPr>
          <w:fldChar w:fldCharType="begin"/>
        </w:r>
        <w:r>
          <w:rPr>
            <w:noProof/>
          </w:rPr>
          <w:instrText xml:space="preserve"> PAGEREF _Toc515795184 \h </w:instrText>
        </w:r>
      </w:ins>
      <w:r>
        <w:rPr>
          <w:noProof/>
        </w:rPr>
      </w:r>
      <w:r>
        <w:rPr>
          <w:noProof/>
        </w:rPr>
        <w:fldChar w:fldCharType="separate"/>
      </w:r>
      <w:ins w:id="14" w:author="Alan Hawse" w:date="2018-06-03T13:17:00Z">
        <w:r>
          <w:rPr>
            <w:noProof/>
          </w:rPr>
          <w:t>8</w:t>
        </w:r>
        <w:r>
          <w:rPr>
            <w:noProof/>
          </w:rPr>
          <w:fldChar w:fldCharType="end"/>
        </w:r>
      </w:ins>
    </w:p>
    <w:p w14:paraId="705E7857" w14:textId="77777777" w:rsidR="004C3CA7" w:rsidRDefault="004C3CA7">
      <w:pPr>
        <w:pStyle w:val="TOC1"/>
        <w:tabs>
          <w:tab w:val="left" w:pos="720"/>
        </w:tabs>
        <w:rPr>
          <w:ins w:id="15" w:author="Alan Hawse" w:date="2018-06-03T13:17:00Z"/>
          <w:rFonts w:asciiTheme="minorHAnsi" w:eastAsiaTheme="minorEastAsia" w:hAnsiTheme="minorHAnsi"/>
          <w:b w:val="0"/>
          <w:bCs w:val="0"/>
          <w:caps w:val="0"/>
          <w:noProof/>
          <w:sz w:val="24"/>
          <w:szCs w:val="24"/>
        </w:rPr>
      </w:pPr>
      <w:ins w:id="16" w:author="Alan Hawse" w:date="2018-06-03T13:17:00Z">
        <w:r>
          <w:rPr>
            <w:noProof/>
          </w:rPr>
          <w:t>4A.2</w:t>
        </w:r>
        <w:r>
          <w:rPr>
            <w:rFonts w:asciiTheme="minorHAnsi" w:eastAsiaTheme="minorEastAsia" w:hAnsiTheme="minorHAnsi"/>
            <w:b w:val="0"/>
            <w:bCs w:val="0"/>
            <w:caps w:val="0"/>
            <w:noProof/>
            <w:sz w:val="24"/>
            <w:szCs w:val="24"/>
          </w:rPr>
          <w:tab/>
        </w:r>
        <w:r>
          <w:rPr>
            <w:noProof/>
          </w:rPr>
          <w:t>Advertising Packets</w:t>
        </w:r>
        <w:r>
          <w:rPr>
            <w:noProof/>
          </w:rPr>
          <w:tab/>
        </w:r>
        <w:r>
          <w:rPr>
            <w:noProof/>
          </w:rPr>
          <w:fldChar w:fldCharType="begin"/>
        </w:r>
        <w:r>
          <w:rPr>
            <w:noProof/>
          </w:rPr>
          <w:instrText xml:space="preserve"> PAGEREF _Toc515795185 \h </w:instrText>
        </w:r>
      </w:ins>
      <w:r>
        <w:rPr>
          <w:noProof/>
        </w:rPr>
      </w:r>
      <w:r>
        <w:rPr>
          <w:noProof/>
        </w:rPr>
        <w:fldChar w:fldCharType="separate"/>
      </w:r>
      <w:ins w:id="17" w:author="Alan Hawse" w:date="2018-06-03T13:17:00Z">
        <w:r>
          <w:rPr>
            <w:noProof/>
          </w:rPr>
          <w:t>9</w:t>
        </w:r>
        <w:r>
          <w:rPr>
            <w:noProof/>
          </w:rPr>
          <w:fldChar w:fldCharType="end"/>
        </w:r>
      </w:ins>
    </w:p>
    <w:p w14:paraId="733BA780" w14:textId="77777777" w:rsidR="004C3CA7" w:rsidRDefault="004C3CA7">
      <w:pPr>
        <w:pStyle w:val="TOC1"/>
        <w:tabs>
          <w:tab w:val="left" w:pos="720"/>
        </w:tabs>
        <w:rPr>
          <w:ins w:id="18" w:author="Alan Hawse" w:date="2018-06-03T13:17:00Z"/>
          <w:rFonts w:asciiTheme="minorHAnsi" w:eastAsiaTheme="minorEastAsia" w:hAnsiTheme="minorHAnsi"/>
          <w:b w:val="0"/>
          <w:bCs w:val="0"/>
          <w:caps w:val="0"/>
          <w:noProof/>
          <w:sz w:val="24"/>
          <w:szCs w:val="24"/>
        </w:rPr>
      </w:pPr>
      <w:ins w:id="19" w:author="Alan Hawse" w:date="2018-06-03T13:17:00Z">
        <w:r>
          <w:rPr>
            <w:noProof/>
          </w:rPr>
          <w:t>4A.3</w:t>
        </w:r>
        <w:r>
          <w:rPr>
            <w:rFonts w:asciiTheme="minorHAnsi" w:eastAsiaTheme="minorEastAsia" w:hAnsiTheme="minorHAnsi"/>
            <w:b w:val="0"/>
            <w:bCs w:val="0"/>
            <w:caps w:val="0"/>
            <w:noProof/>
            <w:sz w:val="24"/>
            <w:szCs w:val="24"/>
          </w:rPr>
          <w:tab/>
        </w:r>
        <w:r>
          <w:rPr>
            <w:noProof/>
          </w:rPr>
          <w:t>Attributes, the Generic Attribute Profile &amp; GATT Database</w:t>
        </w:r>
        <w:r>
          <w:rPr>
            <w:noProof/>
          </w:rPr>
          <w:tab/>
        </w:r>
        <w:r>
          <w:rPr>
            <w:noProof/>
          </w:rPr>
          <w:fldChar w:fldCharType="begin"/>
        </w:r>
        <w:r>
          <w:rPr>
            <w:noProof/>
          </w:rPr>
          <w:instrText xml:space="preserve"> PAGEREF _Toc515795186 \h </w:instrText>
        </w:r>
      </w:ins>
      <w:r>
        <w:rPr>
          <w:noProof/>
        </w:rPr>
      </w:r>
      <w:r>
        <w:rPr>
          <w:noProof/>
        </w:rPr>
        <w:fldChar w:fldCharType="separate"/>
      </w:r>
      <w:ins w:id="20" w:author="Alan Hawse" w:date="2018-06-03T13:17:00Z">
        <w:r>
          <w:rPr>
            <w:noProof/>
          </w:rPr>
          <w:t>10</w:t>
        </w:r>
        <w:r>
          <w:rPr>
            <w:noProof/>
          </w:rPr>
          <w:fldChar w:fldCharType="end"/>
        </w:r>
      </w:ins>
    </w:p>
    <w:p w14:paraId="5295CA1E" w14:textId="77777777" w:rsidR="004C3CA7" w:rsidRDefault="004C3CA7">
      <w:pPr>
        <w:pStyle w:val="TOC2"/>
        <w:rPr>
          <w:ins w:id="21" w:author="Alan Hawse" w:date="2018-06-03T13:17:00Z"/>
          <w:rFonts w:asciiTheme="minorHAnsi" w:eastAsiaTheme="minorEastAsia" w:hAnsiTheme="minorHAnsi"/>
          <w:smallCaps w:val="0"/>
          <w:noProof/>
          <w:sz w:val="24"/>
          <w:szCs w:val="24"/>
        </w:rPr>
      </w:pPr>
      <w:ins w:id="22" w:author="Alan Hawse" w:date="2018-06-03T13:17:00Z">
        <w:r>
          <w:rPr>
            <w:noProof/>
          </w:rPr>
          <w:t>4A.3.1 Attributes</w:t>
        </w:r>
        <w:r>
          <w:rPr>
            <w:noProof/>
          </w:rPr>
          <w:tab/>
        </w:r>
        <w:r>
          <w:rPr>
            <w:noProof/>
          </w:rPr>
          <w:fldChar w:fldCharType="begin"/>
        </w:r>
        <w:r>
          <w:rPr>
            <w:noProof/>
          </w:rPr>
          <w:instrText xml:space="preserve"> PAGEREF _Toc515795188 \h </w:instrText>
        </w:r>
      </w:ins>
      <w:r>
        <w:rPr>
          <w:noProof/>
        </w:rPr>
      </w:r>
      <w:r>
        <w:rPr>
          <w:noProof/>
        </w:rPr>
        <w:fldChar w:fldCharType="separate"/>
      </w:r>
      <w:ins w:id="23" w:author="Alan Hawse" w:date="2018-06-03T13:17:00Z">
        <w:r>
          <w:rPr>
            <w:noProof/>
          </w:rPr>
          <w:t>10</w:t>
        </w:r>
        <w:r>
          <w:rPr>
            <w:noProof/>
          </w:rPr>
          <w:fldChar w:fldCharType="end"/>
        </w:r>
      </w:ins>
    </w:p>
    <w:p w14:paraId="5777BB09" w14:textId="77777777" w:rsidR="004C3CA7" w:rsidRDefault="004C3CA7">
      <w:pPr>
        <w:pStyle w:val="TOC2"/>
        <w:rPr>
          <w:ins w:id="24" w:author="Alan Hawse" w:date="2018-06-03T13:17:00Z"/>
          <w:rFonts w:asciiTheme="minorHAnsi" w:eastAsiaTheme="minorEastAsia" w:hAnsiTheme="minorHAnsi"/>
          <w:smallCaps w:val="0"/>
          <w:noProof/>
          <w:sz w:val="24"/>
          <w:szCs w:val="24"/>
        </w:rPr>
      </w:pPr>
      <w:ins w:id="25" w:author="Alan Hawse" w:date="2018-06-03T13:17:00Z">
        <w:r>
          <w:rPr>
            <w:noProof/>
          </w:rPr>
          <w:t>4A.3.2 Profiles – Services - Characteristics</w:t>
        </w:r>
        <w:r>
          <w:rPr>
            <w:noProof/>
          </w:rPr>
          <w:tab/>
        </w:r>
        <w:r>
          <w:rPr>
            <w:noProof/>
          </w:rPr>
          <w:fldChar w:fldCharType="begin"/>
        </w:r>
        <w:r>
          <w:rPr>
            <w:noProof/>
          </w:rPr>
          <w:instrText xml:space="preserve"> PAGEREF _Toc515795189 \h </w:instrText>
        </w:r>
      </w:ins>
      <w:r>
        <w:rPr>
          <w:noProof/>
        </w:rPr>
      </w:r>
      <w:r>
        <w:rPr>
          <w:noProof/>
        </w:rPr>
        <w:fldChar w:fldCharType="separate"/>
      </w:r>
      <w:ins w:id="26" w:author="Alan Hawse" w:date="2018-06-03T13:17:00Z">
        <w:r>
          <w:rPr>
            <w:noProof/>
          </w:rPr>
          <w:t>12</w:t>
        </w:r>
        <w:r>
          <w:rPr>
            <w:noProof/>
          </w:rPr>
          <w:fldChar w:fldCharType="end"/>
        </w:r>
      </w:ins>
    </w:p>
    <w:p w14:paraId="274F35D1" w14:textId="77777777" w:rsidR="004C3CA7" w:rsidRDefault="004C3CA7">
      <w:pPr>
        <w:pStyle w:val="TOC2"/>
        <w:rPr>
          <w:ins w:id="27" w:author="Alan Hawse" w:date="2018-06-03T13:17:00Z"/>
          <w:rFonts w:asciiTheme="minorHAnsi" w:eastAsiaTheme="minorEastAsia" w:hAnsiTheme="minorHAnsi"/>
          <w:smallCaps w:val="0"/>
          <w:noProof/>
          <w:sz w:val="24"/>
          <w:szCs w:val="24"/>
        </w:rPr>
      </w:pPr>
      <w:ins w:id="28" w:author="Alan Hawse" w:date="2018-06-03T13:17:00Z">
        <w:r>
          <w:rPr>
            <w:noProof/>
          </w:rPr>
          <w:t>4A.3.3 Service Declaration in the GATT DB</w:t>
        </w:r>
        <w:r>
          <w:rPr>
            <w:noProof/>
          </w:rPr>
          <w:tab/>
        </w:r>
        <w:r>
          <w:rPr>
            <w:noProof/>
          </w:rPr>
          <w:fldChar w:fldCharType="begin"/>
        </w:r>
        <w:r>
          <w:rPr>
            <w:noProof/>
          </w:rPr>
          <w:instrText xml:space="preserve"> PAGEREF _Toc515795190 \h </w:instrText>
        </w:r>
      </w:ins>
      <w:r>
        <w:rPr>
          <w:noProof/>
        </w:rPr>
      </w:r>
      <w:r>
        <w:rPr>
          <w:noProof/>
        </w:rPr>
        <w:fldChar w:fldCharType="separate"/>
      </w:r>
      <w:ins w:id="29" w:author="Alan Hawse" w:date="2018-06-03T13:17:00Z">
        <w:r>
          <w:rPr>
            <w:noProof/>
          </w:rPr>
          <w:t>12</w:t>
        </w:r>
        <w:r>
          <w:rPr>
            <w:noProof/>
          </w:rPr>
          <w:fldChar w:fldCharType="end"/>
        </w:r>
      </w:ins>
    </w:p>
    <w:p w14:paraId="24D05BD5" w14:textId="77777777" w:rsidR="004C3CA7" w:rsidRDefault="004C3CA7">
      <w:pPr>
        <w:pStyle w:val="TOC2"/>
        <w:rPr>
          <w:ins w:id="30" w:author="Alan Hawse" w:date="2018-06-03T13:17:00Z"/>
          <w:rFonts w:asciiTheme="minorHAnsi" w:eastAsiaTheme="minorEastAsia" w:hAnsiTheme="minorHAnsi"/>
          <w:smallCaps w:val="0"/>
          <w:noProof/>
          <w:sz w:val="24"/>
          <w:szCs w:val="24"/>
        </w:rPr>
      </w:pPr>
      <w:ins w:id="31" w:author="Alan Hawse" w:date="2018-06-03T13:17:00Z">
        <w:r>
          <w:rPr>
            <w:noProof/>
          </w:rPr>
          <w:t>4A.3.4 Characteristic Declaration in the GATT DB</w:t>
        </w:r>
        <w:r>
          <w:rPr>
            <w:noProof/>
          </w:rPr>
          <w:tab/>
        </w:r>
        <w:r>
          <w:rPr>
            <w:noProof/>
          </w:rPr>
          <w:fldChar w:fldCharType="begin"/>
        </w:r>
        <w:r>
          <w:rPr>
            <w:noProof/>
          </w:rPr>
          <w:instrText xml:space="preserve"> PAGEREF _Toc515795192 \h </w:instrText>
        </w:r>
      </w:ins>
      <w:r>
        <w:rPr>
          <w:noProof/>
        </w:rPr>
      </w:r>
      <w:r>
        <w:rPr>
          <w:noProof/>
        </w:rPr>
        <w:fldChar w:fldCharType="separate"/>
      </w:r>
      <w:ins w:id="32" w:author="Alan Hawse" w:date="2018-06-03T13:17:00Z">
        <w:r>
          <w:rPr>
            <w:noProof/>
          </w:rPr>
          <w:t>13</w:t>
        </w:r>
        <w:r>
          <w:rPr>
            <w:noProof/>
          </w:rPr>
          <w:fldChar w:fldCharType="end"/>
        </w:r>
      </w:ins>
    </w:p>
    <w:p w14:paraId="685FCA1A" w14:textId="77777777" w:rsidR="004C3CA7" w:rsidRDefault="004C3CA7">
      <w:pPr>
        <w:pStyle w:val="TOC1"/>
        <w:tabs>
          <w:tab w:val="left" w:pos="720"/>
        </w:tabs>
        <w:rPr>
          <w:ins w:id="33" w:author="Alan Hawse" w:date="2018-06-03T13:17:00Z"/>
          <w:rFonts w:asciiTheme="minorHAnsi" w:eastAsiaTheme="minorEastAsia" w:hAnsiTheme="minorHAnsi"/>
          <w:b w:val="0"/>
          <w:bCs w:val="0"/>
          <w:caps w:val="0"/>
          <w:noProof/>
          <w:sz w:val="24"/>
          <w:szCs w:val="24"/>
        </w:rPr>
      </w:pPr>
      <w:ins w:id="34" w:author="Alan Hawse" w:date="2018-06-03T13:17:00Z">
        <w:r>
          <w:rPr>
            <w:noProof/>
          </w:rPr>
          <w:t>4A.4</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_Toc515795193 \h </w:instrText>
        </w:r>
      </w:ins>
      <w:r>
        <w:rPr>
          <w:noProof/>
        </w:rPr>
      </w:r>
      <w:r>
        <w:rPr>
          <w:noProof/>
        </w:rPr>
        <w:fldChar w:fldCharType="separate"/>
      </w:r>
      <w:ins w:id="35" w:author="Alan Hawse" w:date="2018-06-03T13:17:00Z">
        <w:r>
          <w:rPr>
            <w:noProof/>
          </w:rPr>
          <w:t>15</w:t>
        </w:r>
        <w:r>
          <w:rPr>
            <w:noProof/>
          </w:rPr>
          <w:fldChar w:fldCharType="end"/>
        </w:r>
      </w:ins>
    </w:p>
    <w:p w14:paraId="3DD92B7A" w14:textId="77777777" w:rsidR="004C3CA7" w:rsidRDefault="004C3CA7">
      <w:pPr>
        <w:pStyle w:val="TOC1"/>
        <w:tabs>
          <w:tab w:val="left" w:pos="720"/>
        </w:tabs>
        <w:rPr>
          <w:ins w:id="36" w:author="Alan Hawse" w:date="2018-06-03T13:17:00Z"/>
          <w:rFonts w:asciiTheme="minorHAnsi" w:eastAsiaTheme="minorEastAsia" w:hAnsiTheme="minorHAnsi"/>
          <w:b w:val="0"/>
          <w:bCs w:val="0"/>
          <w:caps w:val="0"/>
          <w:noProof/>
          <w:sz w:val="24"/>
          <w:szCs w:val="24"/>
        </w:rPr>
      </w:pPr>
      <w:ins w:id="37" w:author="Alan Hawse" w:date="2018-06-03T13:17:00Z">
        <w:r>
          <w:rPr>
            <w:noProof/>
          </w:rPr>
          <w:t>4A.5</w:t>
        </w:r>
        <w:r>
          <w:rPr>
            <w:rFonts w:asciiTheme="minorHAnsi" w:eastAsiaTheme="minorEastAsia" w:hAnsiTheme="minorHAnsi"/>
            <w:b w:val="0"/>
            <w:bCs w:val="0"/>
            <w:caps w:val="0"/>
            <w:noProof/>
            <w:sz w:val="24"/>
            <w:szCs w:val="24"/>
          </w:rPr>
          <w:tab/>
        </w:r>
        <w:r>
          <w:rPr>
            <w:noProof/>
          </w:rPr>
          <w:t>WICED Bluetooth Stack Events</w:t>
        </w:r>
        <w:r>
          <w:rPr>
            <w:noProof/>
          </w:rPr>
          <w:tab/>
        </w:r>
        <w:r>
          <w:rPr>
            <w:noProof/>
          </w:rPr>
          <w:fldChar w:fldCharType="begin"/>
        </w:r>
        <w:r>
          <w:rPr>
            <w:noProof/>
          </w:rPr>
          <w:instrText xml:space="preserve"> PAGEREF _Toc515795194 \h </w:instrText>
        </w:r>
      </w:ins>
      <w:r>
        <w:rPr>
          <w:noProof/>
        </w:rPr>
      </w:r>
      <w:r>
        <w:rPr>
          <w:noProof/>
        </w:rPr>
        <w:fldChar w:fldCharType="separate"/>
      </w:r>
      <w:ins w:id="38" w:author="Alan Hawse" w:date="2018-06-03T13:17:00Z">
        <w:r>
          <w:rPr>
            <w:noProof/>
          </w:rPr>
          <w:t>28</w:t>
        </w:r>
        <w:r>
          <w:rPr>
            <w:noProof/>
          </w:rPr>
          <w:fldChar w:fldCharType="end"/>
        </w:r>
      </w:ins>
    </w:p>
    <w:p w14:paraId="4F65AD9A" w14:textId="77777777" w:rsidR="004C3CA7" w:rsidRDefault="004C3CA7">
      <w:pPr>
        <w:pStyle w:val="TOC2"/>
        <w:rPr>
          <w:ins w:id="39" w:author="Alan Hawse" w:date="2018-06-03T13:17:00Z"/>
          <w:rFonts w:asciiTheme="minorHAnsi" w:eastAsiaTheme="minorEastAsia" w:hAnsiTheme="minorHAnsi"/>
          <w:smallCaps w:val="0"/>
          <w:noProof/>
          <w:sz w:val="24"/>
          <w:szCs w:val="24"/>
        </w:rPr>
      </w:pPr>
      <w:ins w:id="40" w:author="Alan Hawse" w:date="2018-06-03T13:17:00Z">
        <w:r>
          <w:rPr>
            <w:noProof/>
          </w:rPr>
          <w:t>4A.5.1 Essential Bluetooth Management Events</w:t>
        </w:r>
        <w:r>
          <w:rPr>
            <w:noProof/>
          </w:rPr>
          <w:tab/>
        </w:r>
        <w:r>
          <w:rPr>
            <w:noProof/>
          </w:rPr>
          <w:fldChar w:fldCharType="begin"/>
        </w:r>
        <w:r>
          <w:rPr>
            <w:noProof/>
          </w:rPr>
          <w:instrText xml:space="preserve"> PAGEREF _Toc515795195 \h </w:instrText>
        </w:r>
      </w:ins>
      <w:r>
        <w:rPr>
          <w:noProof/>
        </w:rPr>
      </w:r>
      <w:r>
        <w:rPr>
          <w:noProof/>
        </w:rPr>
        <w:fldChar w:fldCharType="separate"/>
      </w:r>
      <w:ins w:id="41" w:author="Alan Hawse" w:date="2018-06-03T13:17:00Z">
        <w:r>
          <w:rPr>
            <w:noProof/>
          </w:rPr>
          <w:t>28</w:t>
        </w:r>
        <w:r>
          <w:rPr>
            <w:noProof/>
          </w:rPr>
          <w:fldChar w:fldCharType="end"/>
        </w:r>
      </w:ins>
    </w:p>
    <w:p w14:paraId="0AC1D553" w14:textId="77777777" w:rsidR="004C3CA7" w:rsidRDefault="004C3CA7">
      <w:pPr>
        <w:pStyle w:val="TOC2"/>
        <w:rPr>
          <w:ins w:id="42" w:author="Alan Hawse" w:date="2018-06-03T13:17:00Z"/>
          <w:rFonts w:asciiTheme="minorHAnsi" w:eastAsiaTheme="minorEastAsia" w:hAnsiTheme="minorHAnsi"/>
          <w:smallCaps w:val="0"/>
          <w:noProof/>
          <w:sz w:val="24"/>
          <w:szCs w:val="24"/>
        </w:rPr>
      </w:pPr>
      <w:ins w:id="43" w:author="Alan Hawse" w:date="2018-06-03T13:17:00Z">
        <w:r>
          <w:rPr>
            <w:noProof/>
          </w:rPr>
          <w:t>4A.5.2 Essential GATT Events</w:t>
        </w:r>
        <w:r>
          <w:rPr>
            <w:noProof/>
          </w:rPr>
          <w:tab/>
        </w:r>
        <w:r>
          <w:rPr>
            <w:noProof/>
          </w:rPr>
          <w:fldChar w:fldCharType="begin"/>
        </w:r>
        <w:r>
          <w:rPr>
            <w:noProof/>
          </w:rPr>
          <w:instrText xml:space="preserve"> PAGEREF _Toc515795196 \h </w:instrText>
        </w:r>
      </w:ins>
      <w:r>
        <w:rPr>
          <w:noProof/>
        </w:rPr>
      </w:r>
      <w:r>
        <w:rPr>
          <w:noProof/>
        </w:rPr>
        <w:fldChar w:fldCharType="separate"/>
      </w:r>
      <w:ins w:id="44" w:author="Alan Hawse" w:date="2018-06-03T13:17:00Z">
        <w:r>
          <w:rPr>
            <w:noProof/>
          </w:rPr>
          <w:t>28</w:t>
        </w:r>
        <w:r>
          <w:rPr>
            <w:noProof/>
          </w:rPr>
          <w:fldChar w:fldCharType="end"/>
        </w:r>
      </w:ins>
    </w:p>
    <w:p w14:paraId="4921859A" w14:textId="77777777" w:rsidR="004C3CA7" w:rsidRDefault="004C3CA7">
      <w:pPr>
        <w:pStyle w:val="TOC2"/>
        <w:rPr>
          <w:ins w:id="45" w:author="Alan Hawse" w:date="2018-06-03T13:17:00Z"/>
          <w:rFonts w:asciiTheme="minorHAnsi" w:eastAsiaTheme="minorEastAsia" w:hAnsiTheme="minorHAnsi"/>
          <w:smallCaps w:val="0"/>
          <w:noProof/>
          <w:sz w:val="24"/>
          <w:szCs w:val="24"/>
        </w:rPr>
      </w:pPr>
      <w:ins w:id="46" w:author="Alan Hawse" w:date="2018-06-03T13:17:00Z">
        <w:r>
          <w:rPr>
            <w:noProof/>
          </w:rPr>
          <w:t>4A.5.3 Essential GATT Sub-Events</w:t>
        </w:r>
        <w:r>
          <w:rPr>
            <w:noProof/>
          </w:rPr>
          <w:tab/>
        </w:r>
        <w:r>
          <w:rPr>
            <w:noProof/>
          </w:rPr>
          <w:fldChar w:fldCharType="begin"/>
        </w:r>
        <w:r>
          <w:rPr>
            <w:noProof/>
          </w:rPr>
          <w:instrText xml:space="preserve"> PAGEREF _Toc515795197 \h </w:instrText>
        </w:r>
      </w:ins>
      <w:r>
        <w:rPr>
          <w:noProof/>
        </w:rPr>
      </w:r>
      <w:r>
        <w:rPr>
          <w:noProof/>
        </w:rPr>
        <w:fldChar w:fldCharType="separate"/>
      </w:r>
      <w:ins w:id="47" w:author="Alan Hawse" w:date="2018-06-03T13:17:00Z">
        <w:r>
          <w:rPr>
            <w:noProof/>
          </w:rPr>
          <w:t>29</w:t>
        </w:r>
        <w:r>
          <w:rPr>
            <w:noProof/>
          </w:rPr>
          <w:fldChar w:fldCharType="end"/>
        </w:r>
      </w:ins>
    </w:p>
    <w:p w14:paraId="260F447B" w14:textId="77777777" w:rsidR="004C3CA7" w:rsidRDefault="004C3CA7">
      <w:pPr>
        <w:pStyle w:val="TOC1"/>
        <w:tabs>
          <w:tab w:val="left" w:pos="720"/>
        </w:tabs>
        <w:rPr>
          <w:ins w:id="48" w:author="Alan Hawse" w:date="2018-06-03T13:17:00Z"/>
          <w:rFonts w:asciiTheme="minorHAnsi" w:eastAsiaTheme="minorEastAsia" w:hAnsiTheme="minorHAnsi"/>
          <w:b w:val="0"/>
          <w:bCs w:val="0"/>
          <w:caps w:val="0"/>
          <w:noProof/>
          <w:sz w:val="24"/>
          <w:szCs w:val="24"/>
        </w:rPr>
      </w:pPr>
      <w:ins w:id="49" w:author="Alan Hawse" w:date="2018-06-03T13:17:00Z">
        <w:r>
          <w:rPr>
            <w:noProof/>
          </w:rPr>
          <w:t>4A.6</w:t>
        </w:r>
        <w:r>
          <w:rPr>
            <w:rFonts w:asciiTheme="minorHAnsi" w:eastAsiaTheme="minorEastAsia" w:hAnsiTheme="minorHAnsi"/>
            <w:b w:val="0"/>
            <w:bCs w:val="0"/>
            <w:caps w:val="0"/>
            <w:noProof/>
            <w:sz w:val="24"/>
            <w:szCs w:val="24"/>
          </w:rPr>
          <w:tab/>
        </w:r>
        <w:r>
          <w:rPr>
            <w:noProof/>
          </w:rPr>
          <w:t>WICED Bluetooth Firmware Architecture</w:t>
        </w:r>
        <w:r>
          <w:rPr>
            <w:noProof/>
          </w:rPr>
          <w:tab/>
        </w:r>
        <w:r>
          <w:rPr>
            <w:noProof/>
          </w:rPr>
          <w:fldChar w:fldCharType="begin"/>
        </w:r>
        <w:r>
          <w:rPr>
            <w:noProof/>
          </w:rPr>
          <w:instrText xml:space="preserve"> PAGEREF _Toc515795198 \h </w:instrText>
        </w:r>
      </w:ins>
      <w:r>
        <w:rPr>
          <w:noProof/>
        </w:rPr>
      </w:r>
      <w:r>
        <w:rPr>
          <w:noProof/>
        </w:rPr>
        <w:fldChar w:fldCharType="separate"/>
      </w:r>
      <w:ins w:id="50" w:author="Alan Hawse" w:date="2018-06-03T13:17:00Z">
        <w:r>
          <w:rPr>
            <w:noProof/>
          </w:rPr>
          <w:t>30</w:t>
        </w:r>
        <w:r>
          <w:rPr>
            <w:noProof/>
          </w:rPr>
          <w:fldChar w:fldCharType="end"/>
        </w:r>
      </w:ins>
    </w:p>
    <w:p w14:paraId="32C2ECDD" w14:textId="77777777" w:rsidR="004C3CA7" w:rsidRDefault="004C3CA7">
      <w:pPr>
        <w:pStyle w:val="TOC2"/>
        <w:rPr>
          <w:ins w:id="51" w:author="Alan Hawse" w:date="2018-06-03T13:17:00Z"/>
          <w:rFonts w:asciiTheme="minorHAnsi" w:eastAsiaTheme="minorEastAsia" w:hAnsiTheme="minorHAnsi"/>
          <w:smallCaps w:val="0"/>
          <w:noProof/>
          <w:sz w:val="24"/>
          <w:szCs w:val="24"/>
        </w:rPr>
      </w:pPr>
      <w:ins w:id="52" w:author="Alan Hawse" w:date="2018-06-03T13:17:00Z">
        <w:r>
          <w:rPr>
            <w:noProof/>
          </w:rPr>
          <w:t>4A.6.1 Turning on the Stack</w:t>
        </w:r>
        <w:r>
          <w:rPr>
            <w:noProof/>
          </w:rPr>
          <w:tab/>
        </w:r>
        <w:r>
          <w:rPr>
            <w:noProof/>
          </w:rPr>
          <w:fldChar w:fldCharType="begin"/>
        </w:r>
        <w:r>
          <w:rPr>
            <w:noProof/>
          </w:rPr>
          <w:instrText xml:space="preserve"> PAGEREF _Toc515795199 \h </w:instrText>
        </w:r>
      </w:ins>
      <w:r>
        <w:rPr>
          <w:noProof/>
        </w:rPr>
      </w:r>
      <w:r>
        <w:rPr>
          <w:noProof/>
        </w:rPr>
        <w:fldChar w:fldCharType="separate"/>
      </w:r>
      <w:ins w:id="53" w:author="Alan Hawse" w:date="2018-06-03T13:17:00Z">
        <w:r>
          <w:rPr>
            <w:noProof/>
          </w:rPr>
          <w:t>30</w:t>
        </w:r>
        <w:r>
          <w:rPr>
            <w:noProof/>
          </w:rPr>
          <w:fldChar w:fldCharType="end"/>
        </w:r>
      </w:ins>
    </w:p>
    <w:p w14:paraId="7B05AD61" w14:textId="77777777" w:rsidR="004C3CA7" w:rsidRDefault="004C3CA7">
      <w:pPr>
        <w:pStyle w:val="TOC2"/>
        <w:rPr>
          <w:ins w:id="54" w:author="Alan Hawse" w:date="2018-06-03T13:17:00Z"/>
          <w:rFonts w:asciiTheme="minorHAnsi" w:eastAsiaTheme="minorEastAsia" w:hAnsiTheme="minorHAnsi"/>
          <w:smallCaps w:val="0"/>
          <w:noProof/>
          <w:sz w:val="24"/>
          <w:szCs w:val="24"/>
        </w:rPr>
      </w:pPr>
      <w:ins w:id="55" w:author="Alan Hawse" w:date="2018-06-03T13:17:00Z">
        <w:r>
          <w:rPr>
            <w:noProof/>
          </w:rPr>
          <w:t>4A.6.2 Start Advertising</w:t>
        </w:r>
        <w:r>
          <w:rPr>
            <w:noProof/>
          </w:rPr>
          <w:tab/>
        </w:r>
        <w:r>
          <w:rPr>
            <w:noProof/>
          </w:rPr>
          <w:fldChar w:fldCharType="begin"/>
        </w:r>
        <w:r>
          <w:rPr>
            <w:noProof/>
          </w:rPr>
          <w:instrText xml:space="preserve"> PAGEREF _Toc515795200 \h </w:instrText>
        </w:r>
      </w:ins>
      <w:r>
        <w:rPr>
          <w:noProof/>
        </w:rPr>
      </w:r>
      <w:r>
        <w:rPr>
          <w:noProof/>
        </w:rPr>
        <w:fldChar w:fldCharType="separate"/>
      </w:r>
      <w:ins w:id="56" w:author="Alan Hawse" w:date="2018-06-03T13:17:00Z">
        <w:r>
          <w:rPr>
            <w:noProof/>
          </w:rPr>
          <w:t>30</w:t>
        </w:r>
        <w:r>
          <w:rPr>
            <w:noProof/>
          </w:rPr>
          <w:fldChar w:fldCharType="end"/>
        </w:r>
      </w:ins>
    </w:p>
    <w:p w14:paraId="23D94CF0" w14:textId="77777777" w:rsidR="004C3CA7" w:rsidRDefault="004C3CA7">
      <w:pPr>
        <w:pStyle w:val="TOC2"/>
        <w:rPr>
          <w:ins w:id="57" w:author="Alan Hawse" w:date="2018-06-03T13:17:00Z"/>
          <w:rFonts w:asciiTheme="minorHAnsi" w:eastAsiaTheme="minorEastAsia" w:hAnsiTheme="minorHAnsi"/>
          <w:smallCaps w:val="0"/>
          <w:noProof/>
          <w:sz w:val="24"/>
          <w:szCs w:val="24"/>
        </w:rPr>
      </w:pPr>
      <w:ins w:id="58" w:author="Alan Hawse" w:date="2018-06-03T13:17:00Z">
        <w:r>
          <w:rPr>
            <w:noProof/>
          </w:rPr>
          <w:t>4A.6.3 Making a Connection</w:t>
        </w:r>
        <w:r>
          <w:rPr>
            <w:noProof/>
          </w:rPr>
          <w:tab/>
        </w:r>
        <w:r>
          <w:rPr>
            <w:noProof/>
          </w:rPr>
          <w:fldChar w:fldCharType="begin"/>
        </w:r>
        <w:r>
          <w:rPr>
            <w:noProof/>
          </w:rPr>
          <w:instrText xml:space="preserve"> PAGEREF _Toc515795201 \h </w:instrText>
        </w:r>
      </w:ins>
      <w:r>
        <w:rPr>
          <w:noProof/>
        </w:rPr>
      </w:r>
      <w:r>
        <w:rPr>
          <w:noProof/>
        </w:rPr>
        <w:fldChar w:fldCharType="separate"/>
      </w:r>
      <w:ins w:id="59" w:author="Alan Hawse" w:date="2018-06-03T13:17:00Z">
        <w:r>
          <w:rPr>
            <w:noProof/>
          </w:rPr>
          <w:t>31</w:t>
        </w:r>
        <w:r>
          <w:rPr>
            <w:noProof/>
          </w:rPr>
          <w:fldChar w:fldCharType="end"/>
        </w:r>
      </w:ins>
    </w:p>
    <w:p w14:paraId="62695FD6" w14:textId="77777777" w:rsidR="004C3CA7" w:rsidRDefault="004C3CA7">
      <w:pPr>
        <w:pStyle w:val="TOC2"/>
        <w:rPr>
          <w:ins w:id="60" w:author="Alan Hawse" w:date="2018-06-03T13:17:00Z"/>
          <w:rFonts w:asciiTheme="minorHAnsi" w:eastAsiaTheme="minorEastAsia" w:hAnsiTheme="minorHAnsi"/>
          <w:smallCaps w:val="0"/>
          <w:noProof/>
          <w:sz w:val="24"/>
          <w:szCs w:val="24"/>
        </w:rPr>
      </w:pPr>
      <w:ins w:id="61" w:author="Alan Hawse" w:date="2018-06-03T13:17:00Z">
        <w:r>
          <w:rPr>
            <w:noProof/>
          </w:rPr>
          <w:t>4A.6.4 Exchange Data – Read (from the Central)</w:t>
        </w:r>
        <w:r>
          <w:rPr>
            <w:noProof/>
          </w:rPr>
          <w:tab/>
        </w:r>
        <w:r>
          <w:rPr>
            <w:noProof/>
          </w:rPr>
          <w:fldChar w:fldCharType="begin"/>
        </w:r>
        <w:r>
          <w:rPr>
            <w:noProof/>
          </w:rPr>
          <w:instrText xml:space="preserve"> PAGEREF _Toc515795202 \h </w:instrText>
        </w:r>
      </w:ins>
      <w:r>
        <w:rPr>
          <w:noProof/>
        </w:rPr>
      </w:r>
      <w:r>
        <w:rPr>
          <w:noProof/>
        </w:rPr>
        <w:fldChar w:fldCharType="separate"/>
      </w:r>
      <w:ins w:id="62" w:author="Alan Hawse" w:date="2018-06-03T13:17:00Z">
        <w:r>
          <w:rPr>
            <w:noProof/>
          </w:rPr>
          <w:t>31</w:t>
        </w:r>
        <w:r>
          <w:rPr>
            <w:noProof/>
          </w:rPr>
          <w:fldChar w:fldCharType="end"/>
        </w:r>
      </w:ins>
    </w:p>
    <w:p w14:paraId="7F8E8DF9" w14:textId="77777777" w:rsidR="004C3CA7" w:rsidRDefault="004C3CA7">
      <w:pPr>
        <w:pStyle w:val="TOC2"/>
        <w:rPr>
          <w:ins w:id="63" w:author="Alan Hawse" w:date="2018-06-03T13:17:00Z"/>
          <w:rFonts w:asciiTheme="minorHAnsi" w:eastAsiaTheme="minorEastAsia" w:hAnsiTheme="minorHAnsi"/>
          <w:smallCaps w:val="0"/>
          <w:noProof/>
          <w:sz w:val="24"/>
          <w:szCs w:val="24"/>
        </w:rPr>
      </w:pPr>
      <w:ins w:id="64" w:author="Alan Hawse" w:date="2018-06-03T13:17:00Z">
        <w:r>
          <w:rPr>
            <w:noProof/>
          </w:rPr>
          <w:t>4A.6.5 Exchange Data – Write (from the Central)</w:t>
        </w:r>
        <w:r>
          <w:rPr>
            <w:noProof/>
          </w:rPr>
          <w:tab/>
        </w:r>
        <w:r>
          <w:rPr>
            <w:noProof/>
          </w:rPr>
          <w:fldChar w:fldCharType="begin"/>
        </w:r>
        <w:r>
          <w:rPr>
            <w:noProof/>
          </w:rPr>
          <w:instrText xml:space="preserve"> PAGEREF _Toc515795203 \h </w:instrText>
        </w:r>
      </w:ins>
      <w:r>
        <w:rPr>
          <w:noProof/>
        </w:rPr>
      </w:r>
      <w:r>
        <w:rPr>
          <w:noProof/>
        </w:rPr>
        <w:fldChar w:fldCharType="separate"/>
      </w:r>
      <w:ins w:id="65" w:author="Alan Hawse" w:date="2018-06-03T13:17:00Z">
        <w:r>
          <w:rPr>
            <w:noProof/>
          </w:rPr>
          <w:t>32</w:t>
        </w:r>
        <w:r>
          <w:rPr>
            <w:noProof/>
          </w:rPr>
          <w:fldChar w:fldCharType="end"/>
        </w:r>
      </w:ins>
    </w:p>
    <w:p w14:paraId="1AE9859E" w14:textId="77777777" w:rsidR="004C3CA7" w:rsidRDefault="004C3CA7">
      <w:pPr>
        <w:pStyle w:val="TOC1"/>
        <w:tabs>
          <w:tab w:val="left" w:pos="720"/>
        </w:tabs>
        <w:rPr>
          <w:ins w:id="66" w:author="Alan Hawse" w:date="2018-06-03T13:17:00Z"/>
          <w:rFonts w:asciiTheme="minorHAnsi" w:eastAsiaTheme="minorEastAsia" w:hAnsiTheme="minorHAnsi"/>
          <w:b w:val="0"/>
          <w:bCs w:val="0"/>
          <w:caps w:val="0"/>
          <w:noProof/>
          <w:sz w:val="24"/>
          <w:szCs w:val="24"/>
        </w:rPr>
      </w:pPr>
      <w:ins w:id="67" w:author="Alan Hawse" w:date="2018-06-03T13:17:00Z">
        <w:r>
          <w:rPr>
            <w:noProof/>
          </w:rPr>
          <w:t>4A.7</w:t>
        </w:r>
        <w:r>
          <w:rPr>
            <w:rFonts w:asciiTheme="minorHAnsi" w:eastAsiaTheme="minorEastAsia" w:hAnsiTheme="minorHAnsi"/>
            <w:b w:val="0"/>
            <w:bCs w:val="0"/>
            <w:caps w:val="0"/>
            <w:noProof/>
            <w:sz w:val="24"/>
            <w:szCs w:val="24"/>
          </w:rPr>
          <w:tab/>
        </w:r>
        <w:r>
          <w:rPr>
            <w:noProof/>
          </w:rPr>
          <w:t>WICED GATT Database Implementation</w:t>
        </w:r>
        <w:r>
          <w:rPr>
            <w:noProof/>
          </w:rPr>
          <w:tab/>
        </w:r>
        <w:r>
          <w:rPr>
            <w:noProof/>
          </w:rPr>
          <w:fldChar w:fldCharType="begin"/>
        </w:r>
        <w:r>
          <w:rPr>
            <w:noProof/>
          </w:rPr>
          <w:instrText xml:space="preserve"> PAGEREF _Toc515795204 \h </w:instrText>
        </w:r>
      </w:ins>
      <w:r>
        <w:rPr>
          <w:noProof/>
        </w:rPr>
      </w:r>
      <w:r>
        <w:rPr>
          <w:noProof/>
        </w:rPr>
        <w:fldChar w:fldCharType="separate"/>
      </w:r>
      <w:ins w:id="68" w:author="Alan Hawse" w:date="2018-06-03T13:17:00Z">
        <w:r>
          <w:rPr>
            <w:noProof/>
          </w:rPr>
          <w:t>34</w:t>
        </w:r>
        <w:r>
          <w:rPr>
            <w:noProof/>
          </w:rPr>
          <w:fldChar w:fldCharType="end"/>
        </w:r>
      </w:ins>
    </w:p>
    <w:p w14:paraId="0BB7B121" w14:textId="77777777" w:rsidR="004C3CA7" w:rsidRDefault="004C3CA7">
      <w:pPr>
        <w:pStyle w:val="TOC2"/>
        <w:rPr>
          <w:ins w:id="69" w:author="Alan Hawse" w:date="2018-06-03T13:17:00Z"/>
          <w:rFonts w:asciiTheme="minorHAnsi" w:eastAsiaTheme="minorEastAsia" w:hAnsiTheme="minorHAnsi"/>
          <w:smallCaps w:val="0"/>
          <w:noProof/>
          <w:sz w:val="24"/>
          <w:szCs w:val="24"/>
        </w:rPr>
      </w:pPr>
      <w:ins w:id="70" w:author="Alan Hawse" w:date="2018-06-03T13:17:00Z">
        <w:r>
          <w:rPr>
            <w:noProof/>
          </w:rPr>
          <w:t>4A.7.1 gatt_database[]</w:t>
        </w:r>
        <w:r>
          <w:rPr>
            <w:noProof/>
          </w:rPr>
          <w:tab/>
        </w:r>
        <w:r>
          <w:rPr>
            <w:noProof/>
          </w:rPr>
          <w:fldChar w:fldCharType="begin"/>
        </w:r>
        <w:r>
          <w:rPr>
            <w:noProof/>
          </w:rPr>
          <w:instrText xml:space="preserve"> PAGEREF _Toc515795205 \h </w:instrText>
        </w:r>
      </w:ins>
      <w:r>
        <w:rPr>
          <w:noProof/>
        </w:rPr>
      </w:r>
      <w:r>
        <w:rPr>
          <w:noProof/>
        </w:rPr>
        <w:fldChar w:fldCharType="separate"/>
      </w:r>
      <w:ins w:id="71" w:author="Alan Hawse" w:date="2018-06-03T13:17:00Z">
        <w:r>
          <w:rPr>
            <w:noProof/>
          </w:rPr>
          <w:t>34</w:t>
        </w:r>
        <w:r>
          <w:rPr>
            <w:noProof/>
          </w:rPr>
          <w:fldChar w:fldCharType="end"/>
        </w:r>
      </w:ins>
    </w:p>
    <w:p w14:paraId="2112F158" w14:textId="77777777" w:rsidR="004C3CA7" w:rsidRDefault="004C3CA7">
      <w:pPr>
        <w:pStyle w:val="TOC2"/>
        <w:rPr>
          <w:ins w:id="72" w:author="Alan Hawse" w:date="2018-06-03T13:17:00Z"/>
          <w:rFonts w:asciiTheme="minorHAnsi" w:eastAsiaTheme="minorEastAsia" w:hAnsiTheme="minorHAnsi"/>
          <w:smallCaps w:val="0"/>
          <w:noProof/>
          <w:sz w:val="24"/>
          <w:szCs w:val="24"/>
        </w:rPr>
      </w:pPr>
      <w:ins w:id="73" w:author="Alan Hawse" w:date="2018-06-03T13:17:00Z">
        <w:r>
          <w:rPr>
            <w:noProof/>
          </w:rPr>
          <w:t>4A.7.2 gatt_db_ext_attr_tbl</w:t>
        </w:r>
        <w:r>
          <w:rPr>
            <w:noProof/>
          </w:rPr>
          <w:tab/>
        </w:r>
        <w:r>
          <w:rPr>
            <w:noProof/>
          </w:rPr>
          <w:fldChar w:fldCharType="begin"/>
        </w:r>
        <w:r>
          <w:rPr>
            <w:noProof/>
          </w:rPr>
          <w:instrText xml:space="preserve"> PAGEREF _Toc515795206 \h </w:instrText>
        </w:r>
      </w:ins>
      <w:r>
        <w:rPr>
          <w:noProof/>
        </w:rPr>
      </w:r>
      <w:r>
        <w:rPr>
          <w:noProof/>
        </w:rPr>
        <w:fldChar w:fldCharType="separate"/>
      </w:r>
      <w:ins w:id="74" w:author="Alan Hawse" w:date="2018-06-03T13:17:00Z">
        <w:r>
          <w:rPr>
            <w:noProof/>
          </w:rPr>
          <w:t>36</w:t>
        </w:r>
        <w:r>
          <w:rPr>
            <w:noProof/>
          </w:rPr>
          <w:fldChar w:fldCharType="end"/>
        </w:r>
      </w:ins>
    </w:p>
    <w:p w14:paraId="6EC172D7" w14:textId="77777777" w:rsidR="004C3CA7" w:rsidRDefault="004C3CA7">
      <w:pPr>
        <w:pStyle w:val="TOC2"/>
        <w:rPr>
          <w:ins w:id="75" w:author="Alan Hawse" w:date="2018-06-03T13:17:00Z"/>
          <w:rFonts w:asciiTheme="minorHAnsi" w:eastAsiaTheme="minorEastAsia" w:hAnsiTheme="minorHAnsi"/>
          <w:smallCaps w:val="0"/>
          <w:noProof/>
          <w:sz w:val="24"/>
          <w:szCs w:val="24"/>
        </w:rPr>
      </w:pPr>
      <w:ins w:id="76" w:author="Alan Hawse" w:date="2018-06-03T13:17:00Z">
        <w:r>
          <w:rPr>
            <w:noProof/>
          </w:rPr>
          <w:t>4A.7.3 uint8_t Arrays for the Values</w:t>
        </w:r>
        <w:r>
          <w:rPr>
            <w:noProof/>
          </w:rPr>
          <w:tab/>
        </w:r>
        <w:r>
          <w:rPr>
            <w:noProof/>
          </w:rPr>
          <w:fldChar w:fldCharType="begin"/>
        </w:r>
        <w:r>
          <w:rPr>
            <w:noProof/>
          </w:rPr>
          <w:instrText xml:space="preserve"> PAGEREF _Toc515795207 \h </w:instrText>
        </w:r>
      </w:ins>
      <w:r>
        <w:rPr>
          <w:noProof/>
        </w:rPr>
      </w:r>
      <w:r>
        <w:rPr>
          <w:noProof/>
        </w:rPr>
        <w:fldChar w:fldCharType="separate"/>
      </w:r>
      <w:ins w:id="77" w:author="Alan Hawse" w:date="2018-06-03T13:17:00Z">
        <w:r>
          <w:rPr>
            <w:noProof/>
          </w:rPr>
          <w:t>37</w:t>
        </w:r>
        <w:r>
          <w:rPr>
            <w:noProof/>
          </w:rPr>
          <w:fldChar w:fldCharType="end"/>
        </w:r>
      </w:ins>
    </w:p>
    <w:p w14:paraId="0E5F92F3" w14:textId="77777777" w:rsidR="004C3CA7" w:rsidRDefault="004C3CA7">
      <w:pPr>
        <w:pStyle w:val="TOC2"/>
        <w:rPr>
          <w:ins w:id="78" w:author="Alan Hawse" w:date="2018-06-03T13:17:00Z"/>
          <w:rFonts w:asciiTheme="minorHAnsi" w:eastAsiaTheme="minorEastAsia" w:hAnsiTheme="minorHAnsi"/>
          <w:smallCaps w:val="0"/>
          <w:noProof/>
          <w:sz w:val="24"/>
          <w:szCs w:val="24"/>
        </w:rPr>
      </w:pPr>
      <w:ins w:id="79" w:author="Alan Hawse" w:date="2018-06-03T13:17:00Z">
        <w:r>
          <w:rPr>
            <w:noProof/>
          </w:rPr>
          <w:t>4A.7.4 The Application Programming Interface</w:t>
        </w:r>
        <w:r>
          <w:rPr>
            <w:noProof/>
          </w:rPr>
          <w:tab/>
        </w:r>
        <w:r>
          <w:rPr>
            <w:noProof/>
          </w:rPr>
          <w:fldChar w:fldCharType="begin"/>
        </w:r>
        <w:r>
          <w:rPr>
            <w:noProof/>
          </w:rPr>
          <w:instrText xml:space="preserve"> PAGEREF _Toc515795208 \h </w:instrText>
        </w:r>
      </w:ins>
      <w:r>
        <w:rPr>
          <w:noProof/>
        </w:rPr>
      </w:r>
      <w:r>
        <w:rPr>
          <w:noProof/>
        </w:rPr>
        <w:fldChar w:fldCharType="separate"/>
      </w:r>
      <w:ins w:id="80" w:author="Alan Hawse" w:date="2018-06-03T13:17:00Z">
        <w:r>
          <w:rPr>
            <w:noProof/>
          </w:rPr>
          <w:t>37</w:t>
        </w:r>
        <w:r>
          <w:rPr>
            <w:noProof/>
          </w:rPr>
          <w:fldChar w:fldCharType="end"/>
        </w:r>
      </w:ins>
    </w:p>
    <w:p w14:paraId="03953D09" w14:textId="77777777" w:rsidR="004C3CA7" w:rsidRDefault="004C3CA7">
      <w:pPr>
        <w:pStyle w:val="TOC1"/>
        <w:tabs>
          <w:tab w:val="left" w:pos="720"/>
        </w:tabs>
        <w:rPr>
          <w:ins w:id="81" w:author="Alan Hawse" w:date="2018-06-03T13:17:00Z"/>
          <w:rFonts w:asciiTheme="minorHAnsi" w:eastAsiaTheme="minorEastAsia" w:hAnsiTheme="minorHAnsi"/>
          <w:b w:val="0"/>
          <w:bCs w:val="0"/>
          <w:caps w:val="0"/>
          <w:noProof/>
          <w:sz w:val="24"/>
          <w:szCs w:val="24"/>
        </w:rPr>
      </w:pPr>
      <w:ins w:id="82" w:author="Alan Hawse" w:date="2018-06-03T13:17:00Z">
        <w:r>
          <w:rPr>
            <w:noProof/>
          </w:rPr>
          <w:t>4A.8</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_Toc515795209 \h </w:instrText>
        </w:r>
      </w:ins>
      <w:r>
        <w:rPr>
          <w:noProof/>
        </w:rPr>
      </w:r>
      <w:r>
        <w:rPr>
          <w:noProof/>
        </w:rPr>
        <w:fldChar w:fldCharType="separate"/>
      </w:r>
      <w:ins w:id="83" w:author="Alan Hawse" w:date="2018-06-03T13:17:00Z">
        <w:r>
          <w:rPr>
            <w:noProof/>
          </w:rPr>
          <w:t>39</w:t>
        </w:r>
        <w:r>
          <w:rPr>
            <w:noProof/>
          </w:rPr>
          <w:fldChar w:fldCharType="end"/>
        </w:r>
      </w:ins>
    </w:p>
    <w:p w14:paraId="0F53440F" w14:textId="77777777" w:rsidR="004C3CA7" w:rsidRDefault="004C3CA7">
      <w:pPr>
        <w:pStyle w:val="TOC2"/>
        <w:rPr>
          <w:ins w:id="84" w:author="Alan Hawse" w:date="2018-06-03T13:17:00Z"/>
          <w:rFonts w:asciiTheme="minorHAnsi" w:eastAsiaTheme="minorEastAsia" w:hAnsiTheme="minorHAnsi"/>
          <w:smallCaps w:val="0"/>
          <w:noProof/>
          <w:sz w:val="24"/>
          <w:szCs w:val="24"/>
        </w:rPr>
      </w:pPr>
      <w:ins w:id="85" w:author="Alan Hawse" w:date="2018-06-03T13:17:00Z">
        <w:r>
          <w:rPr>
            <w:noProof/>
          </w:rPr>
          <w:t>Exercise - 4A.1 Create a BLE Advertiser</w:t>
        </w:r>
        <w:r>
          <w:rPr>
            <w:noProof/>
          </w:rPr>
          <w:tab/>
        </w:r>
        <w:r>
          <w:rPr>
            <w:noProof/>
          </w:rPr>
          <w:fldChar w:fldCharType="begin"/>
        </w:r>
        <w:r>
          <w:rPr>
            <w:noProof/>
          </w:rPr>
          <w:instrText xml:space="preserve"> PAGEREF _Toc515795210 \h </w:instrText>
        </w:r>
      </w:ins>
      <w:r>
        <w:rPr>
          <w:noProof/>
        </w:rPr>
      </w:r>
      <w:r>
        <w:rPr>
          <w:noProof/>
        </w:rPr>
        <w:fldChar w:fldCharType="separate"/>
      </w:r>
      <w:ins w:id="86" w:author="Alan Hawse" w:date="2018-06-03T13:17:00Z">
        <w:r>
          <w:rPr>
            <w:noProof/>
          </w:rPr>
          <w:t>39</w:t>
        </w:r>
        <w:r>
          <w:rPr>
            <w:noProof/>
          </w:rPr>
          <w:fldChar w:fldCharType="end"/>
        </w:r>
      </w:ins>
    </w:p>
    <w:p w14:paraId="0866B95C" w14:textId="77777777" w:rsidR="004C3CA7" w:rsidRDefault="004C3CA7">
      <w:pPr>
        <w:pStyle w:val="TOC2"/>
        <w:rPr>
          <w:ins w:id="87" w:author="Alan Hawse" w:date="2018-06-03T13:17:00Z"/>
          <w:rFonts w:asciiTheme="minorHAnsi" w:eastAsiaTheme="minorEastAsia" w:hAnsiTheme="minorHAnsi"/>
          <w:smallCaps w:val="0"/>
          <w:noProof/>
          <w:sz w:val="24"/>
          <w:szCs w:val="24"/>
        </w:rPr>
      </w:pPr>
      <w:ins w:id="88" w:author="Alan Hawse" w:date="2018-06-03T13:17:00Z">
        <w:r>
          <w:rPr>
            <w:noProof/>
          </w:rPr>
          <w:t>Exercise - 4A.2 Connect using BLE</w:t>
        </w:r>
        <w:r>
          <w:rPr>
            <w:noProof/>
          </w:rPr>
          <w:tab/>
        </w:r>
        <w:r>
          <w:rPr>
            <w:noProof/>
          </w:rPr>
          <w:fldChar w:fldCharType="begin"/>
        </w:r>
        <w:r>
          <w:rPr>
            <w:noProof/>
          </w:rPr>
          <w:instrText xml:space="preserve"> PAGEREF _Toc515795211 \h </w:instrText>
        </w:r>
      </w:ins>
      <w:r>
        <w:rPr>
          <w:noProof/>
        </w:rPr>
      </w:r>
      <w:r>
        <w:rPr>
          <w:noProof/>
        </w:rPr>
        <w:fldChar w:fldCharType="separate"/>
      </w:r>
      <w:ins w:id="89" w:author="Alan Hawse" w:date="2018-06-03T13:17:00Z">
        <w:r>
          <w:rPr>
            <w:noProof/>
          </w:rPr>
          <w:t>42</w:t>
        </w:r>
        <w:r>
          <w:rPr>
            <w:noProof/>
          </w:rPr>
          <w:fldChar w:fldCharType="end"/>
        </w:r>
      </w:ins>
    </w:p>
    <w:p w14:paraId="1E648F30" w14:textId="7113157F" w:rsidR="00553B2D" w:rsidDel="00CB6095" w:rsidRDefault="00553B2D">
      <w:pPr>
        <w:pStyle w:val="TOC1"/>
        <w:tabs>
          <w:tab w:val="left" w:pos="720"/>
        </w:tabs>
        <w:rPr>
          <w:del w:id="90" w:author="Alan Hawse" w:date="2018-06-03T12:47:00Z"/>
          <w:rFonts w:asciiTheme="minorHAnsi" w:eastAsiaTheme="minorEastAsia" w:hAnsiTheme="minorHAnsi"/>
          <w:b w:val="0"/>
          <w:bCs w:val="0"/>
          <w:caps w:val="0"/>
          <w:noProof/>
        </w:rPr>
      </w:pPr>
      <w:del w:id="91" w:author="Alan Hawse" w:date="2018-06-03T12:47:00Z">
        <w:r w:rsidDel="00CB6095">
          <w:rPr>
            <w:noProof/>
          </w:rPr>
          <w:delText>3A.1</w:delText>
        </w:r>
        <w:r w:rsidDel="00CB6095">
          <w:rPr>
            <w:rFonts w:asciiTheme="minorHAnsi" w:eastAsiaTheme="minorEastAsia" w:hAnsiTheme="minorHAnsi"/>
            <w:b w:val="0"/>
            <w:bCs w:val="0"/>
            <w:caps w:val="0"/>
            <w:noProof/>
          </w:rPr>
          <w:tab/>
        </w:r>
        <w:r w:rsidDel="00CB6095">
          <w:rPr>
            <w:noProof/>
          </w:rPr>
          <w:delText>WICED BLE System Lifecycle</w:delText>
        </w:r>
        <w:r w:rsidDel="00CB6095">
          <w:rPr>
            <w:noProof/>
          </w:rPr>
          <w:tab/>
          <w:delText>2</w:delText>
        </w:r>
      </w:del>
    </w:p>
    <w:p w14:paraId="12D5D4D8" w14:textId="77ECFEDA" w:rsidR="00553B2D" w:rsidDel="00CB6095" w:rsidRDefault="00553B2D">
      <w:pPr>
        <w:pStyle w:val="TOC2"/>
        <w:rPr>
          <w:del w:id="92" w:author="Alan Hawse" w:date="2018-06-03T12:47:00Z"/>
          <w:rFonts w:asciiTheme="minorHAnsi" w:eastAsiaTheme="minorEastAsia" w:hAnsiTheme="minorHAnsi"/>
          <w:smallCaps w:val="0"/>
          <w:noProof/>
          <w:sz w:val="22"/>
        </w:rPr>
      </w:pPr>
      <w:del w:id="93" w:author="Alan Hawse" w:date="2018-06-03T12:47:00Z">
        <w:r w:rsidDel="00CB6095">
          <w:rPr>
            <w:noProof/>
          </w:rPr>
          <w:delText>3A.1.1 Turning on the WICED Bluetooth Stack</w:delText>
        </w:r>
        <w:r w:rsidDel="00CB6095">
          <w:rPr>
            <w:noProof/>
          </w:rPr>
          <w:tab/>
          <w:delText>4</w:delText>
        </w:r>
      </w:del>
    </w:p>
    <w:p w14:paraId="305322FC" w14:textId="7F90A7DD" w:rsidR="00553B2D" w:rsidDel="00CB6095" w:rsidRDefault="00553B2D">
      <w:pPr>
        <w:pStyle w:val="TOC2"/>
        <w:rPr>
          <w:del w:id="94" w:author="Alan Hawse" w:date="2018-06-03T12:47:00Z"/>
          <w:rFonts w:asciiTheme="minorHAnsi" w:eastAsiaTheme="minorEastAsia" w:hAnsiTheme="minorHAnsi"/>
          <w:smallCaps w:val="0"/>
          <w:noProof/>
          <w:sz w:val="22"/>
        </w:rPr>
      </w:pPr>
      <w:del w:id="95" w:author="Alan Hawse" w:date="2018-06-03T12:47:00Z">
        <w:r w:rsidDel="00CB6095">
          <w:rPr>
            <w:noProof/>
          </w:rPr>
          <w:delText>3A.1.2 Start Advertising</w:delText>
        </w:r>
        <w:r w:rsidDel="00CB6095">
          <w:rPr>
            <w:noProof/>
          </w:rPr>
          <w:tab/>
          <w:delText>4</w:delText>
        </w:r>
      </w:del>
    </w:p>
    <w:p w14:paraId="0071E016" w14:textId="01513818" w:rsidR="00553B2D" w:rsidDel="00CB6095" w:rsidRDefault="00553B2D">
      <w:pPr>
        <w:pStyle w:val="TOC2"/>
        <w:rPr>
          <w:del w:id="96" w:author="Alan Hawse" w:date="2018-06-03T12:47:00Z"/>
          <w:rFonts w:asciiTheme="minorHAnsi" w:eastAsiaTheme="minorEastAsia" w:hAnsiTheme="minorHAnsi"/>
          <w:smallCaps w:val="0"/>
          <w:noProof/>
          <w:sz w:val="22"/>
        </w:rPr>
      </w:pPr>
      <w:del w:id="97" w:author="Alan Hawse" w:date="2018-06-03T12:47:00Z">
        <w:r w:rsidDel="00CB6095">
          <w:rPr>
            <w:noProof/>
          </w:rPr>
          <w:delText>3A.1.3 Make a Connection</w:delText>
        </w:r>
        <w:r w:rsidDel="00CB6095">
          <w:rPr>
            <w:noProof/>
          </w:rPr>
          <w:tab/>
          <w:delText>5</w:delText>
        </w:r>
      </w:del>
    </w:p>
    <w:p w14:paraId="2BAE6ADC" w14:textId="6857940D" w:rsidR="00553B2D" w:rsidDel="00CB6095" w:rsidRDefault="00553B2D">
      <w:pPr>
        <w:pStyle w:val="TOC2"/>
        <w:rPr>
          <w:del w:id="98" w:author="Alan Hawse" w:date="2018-06-03T12:47:00Z"/>
          <w:rFonts w:asciiTheme="minorHAnsi" w:eastAsiaTheme="minorEastAsia" w:hAnsiTheme="minorHAnsi"/>
          <w:smallCaps w:val="0"/>
          <w:noProof/>
          <w:sz w:val="22"/>
        </w:rPr>
      </w:pPr>
      <w:del w:id="99" w:author="Alan Hawse" w:date="2018-06-03T12:47:00Z">
        <w:r w:rsidDel="00CB6095">
          <w:rPr>
            <w:noProof/>
          </w:rPr>
          <w:delText>3A.1.4 Exchange Data</w:delText>
        </w:r>
        <w:r w:rsidDel="00CB6095">
          <w:rPr>
            <w:noProof/>
          </w:rPr>
          <w:tab/>
          <w:delText>5</w:delText>
        </w:r>
      </w:del>
    </w:p>
    <w:p w14:paraId="5D463C9C" w14:textId="09531690" w:rsidR="00553B2D" w:rsidDel="00CB6095" w:rsidRDefault="00553B2D">
      <w:pPr>
        <w:pStyle w:val="TOC1"/>
        <w:tabs>
          <w:tab w:val="left" w:pos="720"/>
        </w:tabs>
        <w:rPr>
          <w:del w:id="100" w:author="Alan Hawse" w:date="2018-06-03T12:47:00Z"/>
          <w:rFonts w:asciiTheme="minorHAnsi" w:eastAsiaTheme="minorEastAsia" w:hAnsiTheme="minorHAnsi"/>
          <w:b w:val="0"/>
          <w:bCs w:val="0"/>
          <w:caps w:val="0"/>
          <w:noProof/>
        </w:rPr>
      </w:pPr>
      <w:del w:id="101" w:author="Alan Hawse" w:date="2018-06-03T12:47:00Z">
        <w:r w:rsidDel="00CB6095">
          <w:rPr>
            <w:noProof/>
          </w:rPr>
          <w:delText>3A.2</w:delText>
        </w:r>
        <w:r w:rsidDel="00CB6095">
          <w:rPr>
            <w:rFonts w:asciiTheme="minorHAnsi" w:eastAsiaTheme="minorEastAsia" w:hAnsiTheme="minorHAnsi"/>
            <w:b w:val="0"/>
            <w:bCs w:val="0"/>
            <w:caps w:val="0"/>
            <w:noProof/>
          </w:rPr>
          <w:tab/>
        </w:r>
        <w:r w:rsidDel="00CB6095">
          <w:rPr>
            <w:noProof/>
          </w:rPr>
          <w:delText>Attributes, the Generic Attribute Profile &amp; GATT Database</w:delText>
        </w:r>
        <w:r w:rsidDel="00CB6095">
          <w:rPr>
            <w:noProof/>
          </w:rPr>
          <w:tab/>
          <w:delText>6</w:delText>
        </w:r>
      </w:del>
    </w:p>
    <w:p w14:paraId="6A9004F9" w14:textId="3FA0B944" w:rsidR="00553B2D" w:rsidDel="00CB6095" w:rsidRDefault="00553B2D">
      <w:pPr>
        <w:pStyle w:val="TOC2"/>
        <w:rPr>
          <w:del w:id="102" w:author="Alan Hawse" w:date="2018-06-03T12:47:00Z"/>
          <w:rFonts w:asciiTheme="minorHAnsi" w:eastAsiaTheme="minorEastAsia" w:hAnsiTheme="minorHAnsi"/>
          <w:smallCaps w:val="0"/>
          <w:noProof/>
          <w:sz w:val="22"/>
        </w:rPr>
      </w:pPr>
      <w:del w:id="103" w:author="Alan Hawse" w:date="2018-06-03T12:47:00Z">
        <w:r w:rsidDel="00CB6095">
          <w:rPr>
            <w:noProof/>
          </w:rPr>
          <w:delText>3A.2.1 Attributes</w:delText>
        </w:r>
        <w:r w:rsidDel="00CB6095">
          <w:rPr>
            <w:noProof/>
          </w:rPr>
          <w:tab/>
          <w:delText>6</w:delText>
        </w:r>
      </w:del>
    </w:p>
    <w:p w14:paraId="321BB3F4" w14:textId="74989CDC" w:rsidR="00553B2D" w:rsidDel="00CB6095" w:rsidRDefault="00553B2D">
      <w:pPr>
        <w:pStyle w:val="TOC2"/>
        <w:rPr>
          <w:del w:id="104" w:author="Alan Hawse" w:date="2018-06-03T12:47:00Z"/>
          <w:rFonts w:asciiTheme="minorHAnsi" w:eastAsiaTheme="minorEastAsia" w:hAnsiTheme="minorHAnsi"/>
          <w:smallCaps w:val="0"/>
          <w:noProof/>
          <w:sz w:val="22"/>
        </w:rPr>
      </w:pPr>
      <w:del w:id="105" w:author="Alan Hawse" w:date="2018-06-03T12:47:00Z">
        <w:r w:rsidDel="00CB6095">
          <w:rPr>
            <w:noProof/>
          </w:rPr>
          <w:delText>3A.2.2 Profiles – Services - Characteristics</w:delText>
        </w:r>
        <w:r w:rsidDel="00CB6095">
          <w:rPr>
            <w:noProof/>
          </w:rPr>
          <w:tab/>
          <w:delText>7</w:delText>
        </w:r>
      </w:del>
    </w:p>
    <w:p w14:paraId="6BD355E7" w14:textId="23990449" w:rsidR="00553B2D" w:rsidDel="00CB6095" w:rsidRDefault="00553B2D">
      <w:pPr>
        <w:pStyle w:val="TOC2"/>
        <w:rPr>
          <w:del w:id="106" w:author="Alan Hawse" w:date="2018-06-03T12:47:00Z"/>
          <w:rFonts w:asciiTheme="minorHAnsi" w:eastAsiaTheme="minorEastAsia" w:hAnsiTheme="minorHAnsi"/>
          <w:smallCaps w:val="0"/>
          <w:noProof/>
          <w:sz w:val="22"/>
        </w:rPr>
      </w:pPr>
      <w:del w:id="107" w:author="Alan Hawse" w:date="2018-06-03T12:47:00Z">
        <w:r w:rsidDel="00CB6095">
          <w:rPr>
            <w:noProof/>
          </w:rPr>
          <w:delText>3A.2.3 Service Declaration in the GATT DB</w:delText>
        </w:r>
        <w:r w:rsidDel="00CB6095">
          <w:rPr>
            <w:noProof/>
          </w:rPr>
          <w:tab/>
          <w:delText>8</w:delText>
        </w:r>
      </w:del>
    </w:p>
    <w:p w14:paraId="25937CF3" w14:textId="357DC550" w:rsidR="00553B2D" w:rsidDel="00CB6095" w:rsidRDefault="00553B2D">
      <w:pPr>
        <w:pStyle w:val="TOC2"/>
        <w:rPr>
          <w:del w:id="108" w:author="Alan Hawse" w:date="2018-06-03T12:47:00Z"/>
          <w:rFonts w:asciiTheme="minorHAnsi" w:eastAsiaTheme="minorEastAsia" w:hAnsiTheme="minorHAnsi"/>
          <w:smallCaps w:val="0"/>
          <w:noProof/>
          <w:sz w:val="22"/>
        </w:rPr>
      </w:pPr>
      <w:del w:id="109" w:author="Alan Hawse" w:date="2018-06-03T12:47:00Z">
        <w:r w:rsidDel="00CB6095">
          <w:rPr>
            <w:noProof/>
          </w:rPr>
          <w:delText>3A.2.4 Characteristic Declaration in the GATT DB</w:delText>
        </w:r>
        <w:r w:rsidDel="00CB6095">
          <w:rPr>
            <w:noProof/>
          </w:rPr>
          <w:tab/>
          <w:delText>8</w:delText>
        </w:r>
      </w:del>
    </w:p>
    <w:p w14:paraId="262D3DD6" w14:textId="08865E4B" w:rsidR="00553B2D" w:rsidDel="00CB6095" w:rsidRDefault="00553B2D">
      <w:pPr>
        <w:pStyle w:val="TOC2"/>
        <w:rPr>
          <w:del w:id="110" w:author="Alan Hawse" w:date="2018-06-03T12:47:00Z"/>
          <w:rFonts w:asciiTheme="minorHAnsi" w:eastAsiaTheme="minorEastAsia" w:hAnsiTheme="minorHAnsi"/>
          <w:smallCaps w:val="0"/>
          <w:noProof/>
          <w:sz w:val="22"/>
        </w:rPr>
      </w:pPr>
      <w:del w:id="111" w:author="Alan Hawse" w:date="2018-06-03T12:47:00Z">
        <w:r w:rsidDel="00CB6095">
          <w:rPr>
            <w:noProof/>
          </w:rPr>
          <w:delText>3A.2.5 Minimum Services</w:delText>
        </w:r>
        <w:r w:rsidDel="00CB6095">
          <w:rPr>
            <w:noProof/>
          </w:rPr>
          <w:tab/>
          <w:delText>10</w:delText>
        </w:r>
      </w:del>
    </w:p>
    <w:p w14:paraId="30AA0021" w14:textId="34BF1E53" w:rsidR="00553B2D" w:rsidDel="00CB6095" w:rsidRDefault="00553B2D">
      <w:pPr>
        <w:pStyle w:val="TOC1"/>
        <w:tabs>
          <w:tab w:val="left" w:pos="720"/>
        </w:tabs>
        <w:rPr>
          <w:del w:id="112" w:author="Alan Hawse" w:date="2018-06-03T12:47:00Z"/>
          <w:rFonts w:asciiTheme="minorHAnsi" w:eastAsiaTheme="minorEastAsia" w:hAnsiTheme="minorHAnsi"/>
          <w:b w:val="0"/>
          <w:bCs w:val="0"/>
          <w:caps w:val="0"/>
          <w:noProof/>
        </w:rPr>
      </w:pPr>
      <w:del w:id="113" w:author="Alan Hawse" w:date="2018-06-03T12:47:00Z">
        <w:r w:rsidDel="00CB6095">
          <w:rPr>
            <w:noProof/>
          </w:rPr>
          <w:delText>3A.3</w:delText>
        </w:r>
        <w:r w:rsidDel="00CB6095">
          <w:rPr>
            <w:rFonts w:asciiTheme="minorHAnsi" w:eastAsiaTheme="minorEastAsia" w:hAnsiTheme="minorHAnsi"/>
            <w:b w:val="0"/>
            <w:bCs w:val="0"/>
            <w:caps w:val="0"/>
            <w:noProof/>
          </w:rPr>
          <w:tab/>
        </w:r>
        <w:r w:rsidDel="00CB6095">
          <w:rPr>
            <w:noProof/>
          </w:rPr>
          <w:delText>WICED Bluetooth Designer</w:delText>
        </w:r>
        <w:r w:rsidDel="00CB6095">
          <w:rPr>
            <w:noProof/>
          </w:rPr>
          <w:tab/>
          <w:delText>10</w:delText>
        </w:r>
      </w:del>
    </w:p>
    <w:p w14:paraId="04D3AD1C" w14:textId="1A3FCE2F" w:rsidR="00553B2D" w:rsidDel="00CB6095" w:rsidRDefault="00553B2D">
      <w:pPr>
        <w:pStyle w:val="TOC1"/>
        <w:tabs>
          <w:tab w:val="left" w:pos="720"/>
        </w:tabs>
        <w:rPr>
          <w:del w:id="114" w:author="Alan Hawse" w:date="2018-06-03T12:47:00Z"/>
          <w:rFonts w:asciiTheme="minorHAnsi" w:eastAsiaTheme="minorEastAsia" w:hAnsiTheme="minorHAnsi"/>
          <w:b w:val="0"/>
          <w:bCs w:val="0"/>
          <w:caps w:val="0"/>
          <w:noProof/>
        </w:rPr>
      </w:pPr>
      <w:del w:id="115" w:author="Alan Hawse" w:date="2018-06-03T12:47:00Z">
        <w:r w:rsidDel="00CB6095">
          <w:rPr>
            <w:noProof/>
          </w:rPr>
          <w:delText>3A.4</w:delText>
        </w:r>
        <w:r w:rsidDel="00CB6095">
          <w:rPr>
            <w:rFonts w:asciiTheme="minorHAnsi" w:eastAsiaTheme="minorEastAsia" w:hAnsiTheme="minorHAnsi"/>
            <w:b w:val="0"/>
            <w:bCs w:val="0"/>
            <w:caps w:val="0"/>
            <w:noProof/>
          </w:rPr>
          <w:tab/>
        </w:r>
        <w:r w:rsidDel="00CB6095">
          <w:rPr>
            <w:noProof/>
          </w:rPr>
          <w:delText>WICED Bluetooth Firmware Architecture</w:delText>
        </w:r>
        <w:r w:rsidDel="00CB6095">
          <w:rPr>
            <w:noProof/>
          </w:rPr>
          <w:tab/>
          <w:delText>21</w:delText>
        </w:r>
      </w:del>
    </w:p>
    <w:p w14:paraId="47A4CAB6" w14:textId="1C5C8C00" w:rsidR="00553B2D" w:rsidDel="00CB6095" w:rsidRDefault="00553B2D">
      <w:pPr>
        <w:pStyle w:val="TOC2"/>
        <w:rPr>
          <w:del w:id="116" w:author="Alan Hawse" w:date="2018-06-03T12:47:00Z"/>
          <w:rFonts w:asciiTheme="minorHAnsi" w:eastAsiaTheme="minorEastAsia" w:hAnsiTheme="minorHAnsi"/>
          <w:smallCaps w:val="0"/>
          <w:noProof/>
          <w:sz w:val="22"/>
        </w:rPr>
      </w:pPr>
      <w:del w:id="117" w:author="Alan Hawse" w:date="2018-06-03T12:47:00Z">
        <w:r w:rsidDel="00CB6095">
          <w:rPr>
            <w:noProof/>
          </w:rPr>
          <w:delText>3A.4.1 Turning on the WICED Bluetooth Stack</w:delText>
        </w:r>
        <w:r w:rsidDel="00CB6095">
          <w:rPr>
            <w:noProof/>
          </w:rPr>
          <w:tab/>
          <w:delText>21</w:delText>
        </w:r>
      </w:del>
    </w:p>
    <w:p w14:paraId="18018328" w14:textId="740DE9A8" w:rsidR="00553B2D" w:rsidDel="00CB6095" w:rsidRDefault="00553B2D">
      <w:pPr>
        <w:pStyle w:val="TOC2"/>
        <w:rPr>
          <w:del w:id="118" w:author="Alan Hawse" w:date="2018-06-03T12:47:00Z"/>
          <w:rFonts w:asciiTheme="minorHAnsi" w:eastAsiaTheme="minorEastAsia" w:hAnsiTheme="minorHAnsi"/>
          <w:smallCaps w:val="0"/>
          <w:noProof/>
          <w:sz w:val="22"/>
        </w:rPr>
      </w:pPr>
      <w:del w:id="119" w:author="Alan Hawse" w:date="2018-06-03T12:47:00Z">
        <w:r w:rsidDel="00CB6095">
          <w:rPr>
            <w:noProof/>
          </w:rPr>
          <w:delText>3A.4.2 Start Advertising</w:delText>
        </w:r>
        <w:r w:rsidDel="00CB6095">
          <w:rPr>
            <w:noProof/>
          </w:rPr>
          <w:tab/>
          <w:delText>21</w:delText>
        </w:r>
      </w:del>
    </w:p>
    <w:p w14:paraId="0D11639C" w14:textId="59DF88B9" w:rsidR="00553B2D" w:rsidDel="00CB6095" w:rsidRDefault="00553B2D">
      <w:pPr>
        <w:pStyle w:val="TOC2"/>
        <w:rPr>
          <w:del w:id="120" w:author="Alan Hawse" w:date="2018-06-03T12:47:00Z"/>
          <w:rFonts w:asciiTheme="minorHAnsi" w:eastAsiaTheme="minorEastAsia" w:hAnsiTheme="minorHAnsi"/>
          <w:smallCaps w:val="0"/>
          <w:noProof/>
          <w:sz w:val="22"/>
        </w:rPr>
      </w:pPr>
      <w:del w:id="121" w:author="Alan Hawse" w:date="2018-06-03T12:47:00Z">
        <w:r w:rsidDel="00CB6095">
          <w:rPr>
            <w:noProof/>
          </w:rPr>
          <w:delText>3A.4.3 Making a Connection</w:delText>
        </w:r>
        <w:r w:rsidDel="00CB6095">
          <w:rPr>
            <w:noProof/>
          </w:rPr>
          <w:tab/>
          <w:delText>21</w:delText>
        </w:r>
      </w:del>
    </w:p>
    <w:p w14:paraId="6F27157C" w14:textId="43ACF2A5" w:rsidR="00553B2D" w:rsidDel="00CB6095" w:rsidRDefault="00553B2D">
      <w:pPr>
        <w:pStyle w:val="TOC2"/>
        <w:rPr>
          <w:del w:id="122" w:author="Alan Hawse" w:date="2018-06-03T12:47:00Z"/>
          <w:rFonts w:asciiTheme="minorHAnsi" w:eastAsiaTheme="minorEastAsia" w:hAnsiTheme="minorHAnsi"/>
          <w:smallCaps w:val="0"/>
          <w:noProof/>
          <w:sz w:val="22"/>
        </w:rPr>
      </w:pPr>
      <w:del w:id="123" w:author="Alan Hawse" w:date="2018-06-03T12:47:00Z">
        <w:r w:rsidDel="00CB6095">
          <w:rPr>
            <w:noProof/>
          </w:rPr>
          <w:delText>3A.4.4 Exchange Data – Read (from the Central)</w:delText>
        </w:r>
        <w:r w:rsidDel="00CB6095">
          <w:rPr>
            <w:noProof/>
          </w:rPr>
          <w:tab/>
          <w:delText>22</w:delText>
        </w:r>
      </w:del>
    </w:p>
    <w:p w14:paraId="497030A1" w14:textId="3EEC3494" w:rsidR="00553B2D" w:rsidDel="00CB6095" w:rsidRDefault="00553B2D">
      <w:pPr>
        <w:pStyle w:val="TOC2"/>
        <w:rPr>
          <w:del w:id="124" w:author="Alan Hawse" w:date="2018-06-03T12:47:00Z"/>
          <w:rFonts w:asciiTheme="minorHAnsi" w:eastAsiaTheme="minorEastAsia" w:hAnsiTheme="minorHAnsi"/>
          <w:smallCaps w:val="0"/>
          <w:noProof/>
          <w:sz w:val="22"/>
        </w:rPr>
      </w:pPr>
      <w:del w:id="125" w:author="Alan Hawse" w:date="2018-06-03T12:47:00Z">
        <w:r w:rsidDel="00CB6095">
          <w:rPr>
            <w:noProof/>
          </w:rPr>
          <w:delText>3A.4.5 Exchange Data – Write (from the Central)</w:delText>
        </w:r>
        <w:r w:rsidDel="00CB6095">
          <w:rPr>
            <w:noProof/>
          </w:rPr>
          <w:tab/>
          <w:delText>22</w:delText>
        </w:r>
      </w:del>
    </w:p>
    <w:p w14:paraId="7006709E" w14:textId="05530FE2" w:rsidR="00553B2D" w:rsidDel="00CB6095" w:rsidRDefault="00553B2D">
      <w:pPr>
        <w:pStyle w:val="TOC1"/>
        <w:tabs>
          <w:tab w:val="left" w:pos="720"/>
        </w:tabs>
        <w:rPr>
          <w:del w:id="126" w:author="Alan Hawse" w:date="2018-06-03T12:47:00Z"/>
          <w:rFonts w:asciiTheme="minorHAnsi" w:eastAsiaTheme="minorEastAsia" w:hAnsiTheme="minorHAnsi"/>
          <w:b w:val="0"/>
          <w:bCs w:val="0"/>
          <w:caps w:val="0"/>
          <w:noProof/>
        </w:rPr>
      </w:pPr>
      <w:del w:id="127" w:author="Alan Hawse" w:date="2018-06-03T12:47:00Z">
        <w:r w:rsidDel="00CB6095">
          <w:rPr>
            <w:noProof/>
          </w:rPr>
          <w:delText>3A.5</w:delText>
        </w:r>
        <w:r w:rsidDel="00CB6095">
          <w:rPr>
            <w:rFonts w:asciiTheme="minorHAnsi" w:eastAsiaTheme="minorEastAsia" w:hAnsiTheme="minorHAnsi"/>
            <w:b w:val="0"/>
            <w:bCs w:val="0"/>
            <w:caps w:val="0"/>
            <w:noProof/>
          </w:rPr>
          <w:tab/>
        </w:r>
        <w:r w:rsidDel="00CB6095">
          <w:rPr>
            <w:noProof/>
          </w:rPr>
          <w:delText>WICED GATT Database Implementation</w:delText>
        </w:r>
        <w:r w:rsidDel="00CB6095">
          <w:rPr>
            <w:noProof/>
          </w:rPr>
          <w:tab/>
          <w:delText>23</w:delText>
        </w:r>
      </w:del>
    </w:p>
    <w:p w14:paraId="421B5F53" w14:textId="381E509A" w:rsidR="00553B2D" w:rsidDel="00CB6095" w:rsidRDefault="00553B2D">
      <w:pPr>
        <w:pStyle w:val="TOC2"/>
        <w:rPr>
          <w:del w:id="128" w:author="Alan Hawse" w:date="2018-06-03T12:47:00Z"/>
          <w:rFonts w:asciiTheme="minorHAnsi" w:eastAsiaTheme="minorEastAsia" w:hAnsiTheme="minorHAnsi"/>
          <w:smallCaps w:val="0"/>
          <w:noProof/>
          <w:sz w:val="22"/>
        </w:rPr>
      </w:pPr>
      <w:del w:id="129" w:author="Alan Hawse" w:date="2018-06-03T12:47:00Z">
        <w:r w:rsidDel="00CB6095">
          <w:rPr>
            <w:noProof/>
          </w:rPr>
          <w:delText>3A.5.1 gatt_database[]</w:delText>
        </w:r>
        <w:r w:rsidDel="00CB6095">
          <w:rPr>
            <w:noProof/>
          </w:rPr>
          <w:tab/>
          <w:delText>24</w:delText>
        </w:r>
      </w:del>
    </w:p>
    <w:p w14:paraId="2F24CBCB" w14:textId="58C80D35" w:rsidR="00553B2D" w:rsidDel="00CB6095" w:rsidRDefault="00553B2D">
      <w:pPr>
        <w:pStyle w:val="TOC2"/>
        <w:rPr>
          <w:del w:id="130" w:author="Alan Hawse" w:date="2018-06-03T12:47:00Z"/>
          <w:rFonts w:asciiTheme="minorHAnsi" w:eastAsiaTheme="minorEastAsia" w:hAnsiTheme="minorHAnsi"/>
          <w:smallCaps w:val="0"/>
          <w:noProof/>
          <w:sz w:val="22"/>
        </w:rPr>
      </w:pPr>
      <w:del w:id="131" w:author="Alan Hawse" w:date="2018-06-03T12:47:00Z">
        <w:r w:rsidDel="00CB6095">
          <w:rPr>
            <w:noProof/>
          </w:rPr>
          <w:delText>3A.5.2 gatt_db_ext_attr_tbl</w:delText>
        </w:r>
        <w:r w:rsidDel="00CB6095">
          <w:rPr>
            <w:noProof/>
          </w:rPr>
          <w:tab/>
          <w:delText>25</w:delText>
        </w:r>
      </w:del>
    </w:p>
    <w:p w14:paraId="31AB0004" w14:textId="3E673956" w:rsidR="00553B2D" w:rsidDel="00CB6095" w:rsidRDefault="00553B2D">
      <w:pPr>
        <w:pStyle w:val="TOC2"/>
        <w:rPr>
          <w:del w:id="132" w:author="Alan Hawse" w:date="2018-06-03T12:47:00Z"/>
          <w:rFonts w:asciiTheme="minorHAnsi" w:eastAsiaTheme="minorEastAsia" w:hAnsiTheme="minorHAnsi"/>
          <w:smallCaps w:val="0"/>
          <w:noProof/>
          <w:sz w:val="22"/>
        </w:rPr>
      </w:pPr>
      <w:del w:id="133" w:author="Alan Hawse" w:date="2018-06-03T12:47:00Z">
        <w:r w:rsidDel="00CB6095">
          <w:rPr>
            <w:noProof/>
          </w:rPr>
          <w:delText>3A.5.3 uint8_t Arrays for the Values</w:delText>
        </w:r>
        <w:r w:rsidDel="00CB6095">
          <w:rPr>
            <w:noProof/>
          </w:rPr>
          <w:tab/>
          <w:delText>26</w:delText>
        </w:r>
      </w:del>
    </w:p>
    <w:p w14:paraId="082C680E" w14:textId="5F3F275C" w:rsidR="00553B2D" w:rsidDel="00CB6095" w:rsidRDefault="00553B2D">
      <w:pPr>
        <w:pStyle w:val="TOC2"/>
        <w:rPr>
          <w:del w:id="134" w:author="Alan Hawse" w:date="2018-06-03T12:47:00Z"/>
          <w:rFonts w:asciiTheme="minorHAnsi" w:eastAsiaTheme="minorEastAsia" w:hAnsiTheme="minorHAnsi"/>
          <w:smallCaps w:val="0"/>
          <w:noProof/>
          <w:sz w:val="22"/>
        </w:rPr>
      </w:pPr>
      <w:del w:id="135" w:author="Alan Hawse" w:date="2018-06-03T12:47:00Z">
        <w:r w:rsidDel="00CB6095">
          <w:rPr>
            <w:noProof/>
          </w:rPr>
          <w:delText>3A.5.4 The Application Programming Interface</w:delText>
        </w:r>
        <w:r w:rsidDel="00CB6095">
          <w:rPr>
            <w:noProof/>
          </w:rPr>
          <w:tab/>
          <w:delText>26</w:delText>
        </w:r>
      </w:del>
    </w:p>
    <w:p w14:paraId="2AA0A952" w14:textId="1C6BAE54" w:rsidR="00553B2D" w:rsidDel="00CB6095" w:rsidRDefault="00553B2D">
      <w:pPr>
        <w:pStyle w:val="TOC1"/>
        <w:tabs>
          <w:tab w:val="left" w:pos="720"/>
        </w:tabs>
        <w:rPr>
          <w:del w:id="136" w:author="Alan Hawse" w:date="2018-06-03T12:47:00Z"/>
          <w:rFonts w:asciiTheme="minorHAnsi" w:eastAsiaTheme="minorEastAsia" w:hAnsiTheme="minorHAnsi"/>
          <w:b w:val="0"/>
          <w:bCs w:val="0"/>
          <w:caps w:val="0"/>
          <w:noProof/>
        </w:rPr>
      </w:pPr>
      <w:del w:id="137" w:author="Alan Hawse" w:date="2018-06-03T12:47:00Z">
        <w:r w:rsidDel="00CB6095">
          <w:rPr>
            <w:noProof/>
          </w:rPr>
          <w:delText>3A.6</w:delText>
        </w:r>
        <w:r w:rsidDel="00CB6095">
          <w:rPr>
            <w:rFonts w:asciiTheme="minorHAnsi" w:eastAsiaTheme="minorEastAsia" w:hAnsiTheme="minorHAnsi"/>
            <w:b w:val="0"/>
            <w:bCs w:val="0"/>
            <w:caps w:val="0"/>
            <w:noProof/>
          </w:rPr>
          <w:tab/>
        </w:r>
        <w:r w:rsidDel="00CB6095">
          <w:rPr>
            <w:noProof/>
          </w:rPr>
          <w:delText>WICED Bluetooth Stack Events</w:delText>
        </w:r>
        <w:r w:rsidDel="00CB6095">
          <w:rPr>
            <w:noProof/>
          </w:rPr>
          <w:tab/>
          <w:delText>27</w:delText>
        </w:r>
      </w:del>
    </w:p>
    <w:p w14:paraId="708C6629" w14:textId="1E7D0B7B" w:rsidR="00553B2D" w:rsidDel="00CB6095" w:rsidRDefault="00553B2D">
      <w:pPr>
        <w:pStyle w:val="TOC2"/>
        <w:rPr>
          <w:del w:id="138" w:author="Alan Hawse" w:date="2018-06-03T12:47:00Z"/>
          <w:rFonts w:asciiTheme="minorHAnsi" w:eastAsiaTheme="minorEastAsia" w:hAnsiTheme="minorHAnsi"/>
          <w:smallCaps w:val="0"/>
          <w:noProof/>
          <w:sz w:val="22"/>
        </w:rPr>
      </w:pPr>
      <w:del w:id="139" w:author="Alan Hawse" w:date="2018-06-03T12:47:00Z">
        <w:r w:rsidDel="00CB6095">
          <w:rPr>
            <w:noProof/>
          </w:rPr>
          <w:delText>3A.6.1 Essential Bluetooth Management Events</w:delText>
        </w:r>
        <w:r w:rsidDel="00CB6095">
          <w:rPr>
            <w:noProof/>
          </w:rPr>
          <w:tab/>
          <w:delText>27</w:delText>
        </w:r>
      </w:del>
    </w:p>
    <w:p w14:paraId="553815A6" w14:textId="5E9F20E1" w:rsidR="00553B2D" w:rsidDel="00CB6095" w:rsidRDefault="00553B2D">
      <w:pPr>
        <w:pStyle w:val="TOC2"/>
        <w:rPr>
          <w:del w:id="140" w:author="Alan Hawse" w:date="2018-06-03T12:47:00Z"/>
          <w:rFonts w:asciiTheme="minorHAnsi" w:eastAsiaTheme="minorEastAsia" w:hAnsiTheme="minorHAnsi"/>
          <w:smallCaps w:val="0"/>
          <w:noProof/>
          <w:sz w:val="22"/>
        </w:rPr>
      </w:pPr>
      <w:del w:id="141" w:author="Alan Hawse" w:date="2018-06-03T12:47:00Z">
        <w:r w:rsidDel="00CB6095">
          <w:rPr>
            <w:noProof/>
          </w:rPr>
          <w:delText>3A.6.2 Essential GATT Events</w:delText>
        </w:r>
        <w:r w:rsidDel="00CB6095">
          <w:rPr>
            <w:noProof/>
          </w:rPr>
          <w:tab/>
          <w:delText>28</w:delText>
        </w:r>
      </w:del>
    </w:p>
    <w:p w14:paraId="63A36ABA" w14:textId="6945FE17" w:rsidR="00553B2D" w:rsidDel="00CB6095" w:rsidRDefault="00553B2D">
      <w:pPr>
        <w:pStyle w:val="TOC2"/>
        <w:rPr>
          <w:del w:id="142" w:author="Alan Hawse" w:date="2018-06-03T12:47:00Z"/>
          <w:rFonts w:asciiTheme="minorHAnsi" w:eastAsiaTheme="minorEastAsia" w:hAnsiTheme="minorHAnsi"/>
          <w:smallCaps w:val="0"/>
          <w:noProof/>
          <w:sz w:val="22"/>
        </w:rPr>
      </w:pPr>
      <w:del w:id="143" w:author="Alan Hawse" w:date="2018-06-03T12:47:00Z">
        <w:r w:rsidDel="00CB6095">
          <w:rPr>
            <w:noProof/>
          </w:rPr>
          <w:delText>3A.6.3 Essential GATT Server Events</w:delText>
        </w:r>
        <w:r w:rsidDel="00CB6095">
          <w:rPr>
            <w:noProof/>
          </w:rPr>
          <w:tab/>
          <w:delText>28</w:delText>
        </w:r>
      </w:del>
    </w:p>
    <w:p w14:paraId="25BAEA41" w14:textId="2BF984B3"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44" w:name="_Toc515795180"/>
      <w:r>
        <w:lastRenderedPageBreak/>
        <w:t xml:space="preserve">WICED BLE </w:t>
      </w:r>
      <w:r w:rsidRPr="00DE73F6">
        <w:t>System</w:t>
      </w:r>
      <w:r>
        <w:t xml:space="preserve"> Lifecycle</w:t>
      </w:r>
      <w:bookmarkEnd w:id="144"/>
    </w:p>
    <w:p w14:paraId="61FA6F5F" w14:textId="6394F7FB" w:rsidR="00282376" w:rsidRDefault="00282376" w:rsidP="00282376">
      <w:r>
        <w:t xml:space="preserve">Basically, every book that I have ever read on Bluetooth or </w:t>
      </w:r>
      <w:proofErr w:type="spellStart"/>
      <w:r>
        <w:t>WiFi</w:t>
      </w:r>
      <w:proofErr w:type="spellEnd"/>
      <w:r>
        <w:t xml:space="preserve"> starts with the radio stack and works its way back (or up depending on your point of view) to the Application.  You know the drill, 2.4 GHz Digital Spread Spectrum, Adaptive Frequency Hopping</w:t>
      </w:r>
      <w:ins w:id="145" w:author="Greg Landry" w:date="2018-05-29T10:22:00Z">
        <w:r w:rsidR="0057109E">
          <w:t>,</w:t>
        </w:r>
      </w:ins>
      <w:r>
        <w:t xml:space="preserve"> blah </w:t>
      </w:r>
      <w:proofErr w:type="spellStart"/>
      <w:r>
        <w:t>blah</w:t>
      </w:r>
      <w:proofErr w:type="spellEnd"/>
      <w:r>
        <w:t xml:space="preserve"> </w:t>
      </w:r>
      <w:proofErr w:type="spellStart"/>
      <w:r>
        <w:t>blah</w:t>
      </w:r>
      <w:proofErr w:type="spellEnd"/>
      <w:r>
        <w:t xml:space="preserve">.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ins w:id="146" w:author="Greg Landry" w:date="2018-05-29T10:23:00Z">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ins>
      <w:ins w:id="147" w:author="Greg Landry" w:date="2018-05-30T13:18:00Z">
        <w:r w:rsidR="007F01ED">
          <w:t>r</w:t>
        </w:r>
      </w:ins>
      <w:ins w:id="148" w:author="Greg Landry" w:date="2018-05-29T10:23:00Z">
        <w:r w:rsidR="0057109E">
          <w:t xml:space="preserve"> laptop</w:t>
        </w:r>
      </w:ins>
      <w:r>
        <w:t>.</w:t>
      </w:r>
    </w:p>
    <w:p w14:paraId="32067D72" w14:textId="2149B29B"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ins w:id="149" w:author="Greg Landry" w:date="2018-05-29T10:23:00Z">
        <w:r w:rsidR="00F90CC0">
          <w:t>(</w:t>
        </w:r>
      </w:ins>
      <w:r>
        <w:t>e.g. when it receives a message from the other side.</w:t>
      </w:r>
      <w:ins w:id="150" w:author="Greg Landry" w:date="2018-05-29T10:23:00Z">
        <w:r w:rsidR="00F90CC0">
          <w:t>)</w:t>
        </w:r>
      </w:ins>
      <w:r>
        <w:t xml:space="preserve">  Your Application is responsible for processing these events and doing the right thing.  This basic architecture is also true of Apps running on a cellphone (in iOS or Android) but we will not explore that in more detail in this course</w:t>
      </w:r>
      <w:del w:id="151" w:author="Greg Landry" w:date="2018-05-29T10:24:00Z">
        <w:r w:rsidDel="00F90CC0">
          <w:delText>,</w:delText>
        </w:r>
      </w:del>
      <w:r>
        <w:t xml:space="preserve"> other than to run </w:t>
      </w:r>
      <w:ins w:id="152" w:author="Greg Landry" w:date="2018-05-29T10:24:00Z">
        <w:r w:rsidR="00F90CC0">
          <w:t xml:space="preserve">existing </w:t>
        </w:r>
      </w:ins>
      <w:r>
        <w:t>Apps on those devices.</w:t>
      </w:r>
    </w:p>
    <w:p w14:paraId="09B7EA53" w14:textId="2607765E" w:rsidR="005C7BCE" w:rsidRDefault="005C7BCE" w:rsidP="00612A35">
      <w:r>
        <w:t>There are 4 steps</w:t>
      </w:r>
      <w:ins w:id="153" w:author="Greg Landry" w:date="2018-05-29T10:24:00Z">
        <w:r w:rsidR="00F90CC0">
          <w:t xml:space="preserve"> your application firmware needs to handle:</w:t>
        </w:r>
      </w:ins>
    </w:p>
    <w:p w14:paraId="6FA52B8B" w14:textId="67A09AD1" w:rsidR="005C7BCE" w:rsidRDefault="005C7BCE" w:rsidP="004A0F55">
      <w:pPr>
        <w:pStyle w:val="ListParagraph"/>
        <w:numPr>
          <w:ilvl w:val="0"/>
          <w:numId w:val="5"/>
        </w:numPr>
      </w:pPr>
      <w:r>
        <w:t>Turn on the WICED Bluetooth Stack</w:t>
      </w:r>
      <w:ins w:id="154" w:author="Greg Landry" w:date="2018-05-30T11:10:00Z">
        <w:r w:rsidR="005D7290">
          <w:t xml:space="preserve"> (from now on referred to as "the Stack")</w:t>
        </w:r>
      </w:ins>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36E7C1A0" w:rsidR="000B6177" w:rsidRDefault="000B6177" w:rsidP="00171AB4">
      <w:pPr>
        <w:keepNext/>
      </w:pPr>
      <w:r>
        <w:lastRenderedPageBreak/>
        <w:t xml:space="preserve">Here is the </w:t>
      </w:r>
      <w:ins w:id="155" w:author="Greg Landry" w:date="2018-05-29T10:25:00Z">
        <w:r w:rsidR="00B6636F">
          <w:t xml:space="preserve">overall </w:t>
        </w:r>
      </w:ins>
      <w:r>
        <w:t>picture</w:t>
      </w:r>
      <w:ins w:id="156" w:author="Greg Landry" w:date="2018-05-29T10:26:00Z">
        <w:r w:rsidR="00B6636F">
          <w:t xml:space="preserve"> which I will describe in pieces as we go:</w:t>
        </w:r>
      </w:ins>
      <w:del w:id="157" w:author="Greg Landry" w:date="2018-05-29T10:26:00Z">
        <w:r w:rsidDel="00B6636F">
          <w:delText>:</w:delText>
        </w:r>
      </w:del>
    </w:p>
    <w:p w14:paraId="4FA3EAF0" w14:textId="30C9B780" w:rsidR="00635B89" w:rsidRDefault="000B6177" w:rsidP="00171AB4">
      <w:pPr>
        <w:jc w:val="center"/>
      </w:pPr>
      <w:commentRangeStart w:id="158"/>
      <w:r w:rsidRPr="000B6177">
        <w:rPr>
          <w:noProof/>
        </w:rPr>
        <w:drawing>
          <wp:inline distT="0" distB="0" distL="0" distR="0" wp14:anchorId="459171BB" wp14:editId="6AC74157">
            <wp:extent cx="5619750" cy="7551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2017" cy="7568323"/>
                    </a:xfrm>
                    <a:prstGeom prst="rect">
                      <a:avLst/>
                    </a:prstGeom>
                  </pic:spPr>
                </pic:pic>
              </a:graphicData>
            </a:graphic>
          </wp:inline>
        </w:drawing>
      </w:r>
      <w:commentRangeEnd w:id="158"/>
      <w:r w:rsidR="00CE66EE">
        <w:rPr>
          <w:rStyle w:val="CommentReference"/>
        </w:rPr>
        <w:commentReference w:id="158"/>
      </w:r>
    </w:p>
    <w:p w14:paraId="41110144" w14:textId="7BEA285B" w:rsidR="000B6177" w:rsidRDefault="000B6177" w:rsidP="007F01ED">
      <w:pPr>
        <w:pStyle w:val="Heading2"/>
      </w:pPr>
      <w:bookmarkStart w:id="159" w:name="_Toc515795181"/>
      <w:r>
        <w:lastRenderedPageBreak/>
        <w:t>Turning on the WICED Bluetooth Stack</w:t>
      </w:r>
      <w:bookmarkEnd w:id="159"/>
    </w:p>
    <w:p w14:paraId="0C04F94E" w14:textId="77777777" w:rsidR="00282376" w:rsidRDefault="00282376" w:rsidP="000B6177">
      <w:r>
        <w:t>In the beginning, you have a WICED device and a Cell Phone, and they are not connected, the WICED state is Off, so that’s where we will start.</w:t>
      </w:r>
    </w:p>
    <w:p w14:paraId="5B8208C6" w14:textId="246201A9" w:rsidR="000B6177" w:rsidRDefault="000B6177" w:rsidP="000B6177">
      <w:pPr>
        <w:rPr>
          <w:ins w:id="160" w:author="Greg Landry" w:date="2018-05-29T10:29:00Z"/>
        </w:rPr>
      </w:pPr>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ins w:id="161" w:author="Greg Landry" w:date="2018-05-29T10:29:00Z">
        <w:r>
          <w:t xml:space="preserve">The first thing you do in your firmware is to turn on BLE. In WICED, that means that you </w:t>
        </w:r>
      </w:ins>
      <w:ins w:id="162" w:author="Greg Landry" w:date="2018-05-29T10:30:00Z">
        <w:r>
          <w:t>initialize</w:t>
        </w:r>
      </w:ins>
      <w:ins w:id="163" w:author="Greg Landry" w:date="2018-05-29T10:29:00Z">
        <w:r w:rsidR="00171AB4">
          <w:t xml:space="preserve"> the S</w:t>
        </w:r>
        <w:r>
          <w:t xml:space="preserve">tack and provide it with a function that will be called when </w:t>
        </w:r>
      </w:ins>
      <w:ins w:id="164" w:author="Greg Landry" w:date="2018-05-29T10:30:00Z">
        <w:r>
          <w:t>the</w:t>
        </w:r>
      </w:ins>
      <w:ins w:id="165" w:author="Greg Landry" w:date="2018-05-29T10:29:00Z">
        <w:r>
          <w:t xml:space="preserve"> </w:t>
        </w:r>
      </w:ins>
      <w:ins w:id="166" w:author="Greg Landry" w:date="2018-05-29T10:30:00Z">
        <w:r w:rsidR="00171AB4">
          <w:t>S</w:t>
        </w:r>
        <w:r>
          <w:t>tack has events for you to process (this is often called the "callback" function for obvious reasons).</w:t>
        </w:r>
      </w:ins>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167" w:name="_Toc515795182"/>
      <w:r>
        <w:lastRenderedPageBreak/>
        <w:t>Start Advertising</w:t>
      </w:r>
      <w:bookmarkEnd w:id="167"/>
    </w:p>
    <w:p w14:paraId="42C11224" w14:textId="4DC9909C" w:rsidR="009C2A1F" w:rsidRDefault="009C2A1F" w:rsidP="00171AB4">
      <w:pPr>
        <w:keepNext/>
        <w:keepLines/>
      </w:pPr>
      <w:r>
        <w:t xml:space="preserve">For a Central to know of your existence you need to send out Advertising packets. </w:t>
      </w:r>
      <w:r w:rsidR="00612A35">
        <w:t>The Advertising Packet will contain your Bluetooth Address (</w:t>
      </w:r>
      <w:commentRangeStart w:id="168"/>
      <w:r w:rsidR="00612A35">
        <w:t>BDADDR</w:t>
      </w:r>
      <w:commentRangeEnd w:id="168"/>
      <w:r w:rsidR="00B461A9">
        <w:rPr>
          <w:rStyle w:val="CommentReference"/>
        </w:rPr>
        <w:commentReference w:id="168"/>
      </w:r>
      <w:r w:rsidR="00612A35">
        <w:t>), some flags that include information about your connection availability status, and one or more optional fields for other information, like your device name or what Services you provide (e.g. Heart Rate, Temperature, etc.)</w:t>
      </w:r>
      <w:ins w:id="169" w:author="Mark Saunders" w:date="2018-06-01T14:47:00Z">
        <w:r w:rsidR="00B461A9">
          <w:t>.</w:t>
        </w:r>
      </w:ins>
      <w:del w:id="170" w:author="Mark Saunders" w:date="2018-06-01T14:47:00Z">
        <w:r w:rsidR="00612A35" w:rsidDel="00B461A9">
          <w:delText xml:space="preserve">  </w:delText>
        </w:r>
      </w:del>
    </w:p>
    <w:p w14:paraId="4479B261" w14:textId="40943A9F" w:rsidR="009C2A1F" w:rsidRDefault="009C2A1F" w:rsidP="00171AB4">
      <w:pPr>
        <w:keepNext/>
        <w:keepLines/>
      </w:pPr>
      <w:r>
        <w:t xml:space="preserve">The Stack is responsible for broadcasting your advertising packets at a </w:t>
      </w:r>
      <w:commentRangeStart w:id="171"/>
      <w:r>
        <w:t xml:space="preserve">regular, configurable </w:t>
      </w:r>
      <w:commentRangeEnd w:id="171"/>
      <w:r w:rsidR="00B461A9">
        <w:rPr>
          <w:rStyle w:val="CommentReference"/>
        </w:rPr>
        <w:commentReference w:id="171"/>
      </w:r>
      <w:r>
        <w:t>interval into the open air.  That means that all BLE Centrals that are scanning and in range</w:t>
      </w:r>
      <w:del w:id="172" w:author="Greg Landry" w:date="2018-05-29T10:29:00Z">
        <w:r w:rsidDel="00525911">
          <w:delText>,</w:delText>
        </w:r>
      </w:del>
      <w:r>
        <w:t xml:space="preserve"> may hear your advertising packet and process it.  </w:t>
      </w:r>
      <w:commentRangeStart w:id="173"/>
      <w:r>
        <w:t xml:space="preserve">There are several things that can be done to enhance security, which I will address later.  </w:t>
      </w:r>
      <w:commentRangeEnd w:id="173"/>
      <w:r w:rsidR="00B461A9">
        <w:rPr>
          <w:rStyle w:val="CommentReference"/>
        </w:rPr>
        <w:commentReference w:id="173"/>
      </w:r>
    </w:p>
    <w:p w14:paraId="14B68207" w14:textId="4CEDA6EF" w:rsidR="00612A35" w:rsidRDefault="006F4F7E" w:rsidP="00612A35">
      <w:pPr>
        <w:rPr>
          <w:ins w:id="174" w:author="Mark Saunders" w:date="2018-06-01T17:46:00Z"/>
        </w:rPr>
      </w:pPr>
      <w:commentRangeStart w:id="175"/>
      <w:r>
        <w:rPr>
          <w:noProof/>
        </w:rPr>
        <w:drawing>
          <wp:inline distT="0" distB="0" distL="0" distR="0" wp14:anchorId="09670260" wp14:editId="292EDF00">
            <wp:extent cx="5943600" cy="22390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9010"/>
                    </a:xfrm>
                    <a:prstGeom prst="rect">
                      <a:avLst/>
                    </a:prstGeom>
                  </pic:spPr>
                </pic:pic>
              </a:graphicData>
            </a:graphic>
          </wp:inline>
        </w:drawing>
      </w:r>
      <w:commentRangeEnd w:id="175"/>
      <w:r w:rsidR="00B461A9">
        <w:rPr>
          <w:rStyle w:val="CommentReference"/>
        </w:rPr>
        <w:commentReference w:id="175"/>
      </w:r>
    </w:p>
    <w:p w14:paraId="0B74370E" w14:textId="1E77F254" w:rsidR="009B2FF5" w:rsidRDefault="009B2FF5" w:rsidP="00612A35">
      <w:pPr>
        <w:rPr>
          <w:ins w:id="176" w:author="Mark Saunders" w:date="2018-06-01T18:12:00Z"/>
        </w:rPr>
      </w:pPr>
      <w:ins w:id="177" w:author="Mark Saunders" w:date="2018-06-01T18:02:00Z">
        <w:r>
          <w:t xml:space="preserve">The most important information sent in the advertising packet is called Flags. It tells the remote device how to </w:t>
        </w:r>
      </w:ins>
      <w:ins w:id="178" w:author="Mark Saunders" w:date="2018-06-01T18:03:00Z">
        <w:r>
          <w:t xml:space="preserve">make a </w:t>
        </w:r>
      </w:ins>
      <w:ins w:id="179" w:author="Mark Saunders" w:date="2018-06-01T18:02:00Z">
        <w:r>
          <w:t>connection</w:t>
        </w:r>
      </w:ins>
      <w:ins w:id="180" w:author="Mark Saunders" w:date="2018-06-01T18:03:00Z">
        <w:r>
          <w:t xml:space="preserve"> by identifying the type of Bluetooth supported (B</w:t>
        </w:r>
      </w:ins>
      <w:ins w:id="181" w:author="Mark Saunders" w:date="2018-06-01T18:04:00Z">
        <w:r>
          <w:t>LE, Classic, BR/EDR) and the way connections are allowed.</w:t>
        </w:r>
      </w:ins>
      <w:ins w:id="182" w:author="Mark Saunders" w:date="2018-06-01T18:06:00Z">
        <w:r w:rsidR="000B480D">
          <w:t xml:space="preserve"> The packet</w:t>
        </w:r>
        <w:r>
          <w:t xml:space="preserve"> can also carry extra information, such as the device name, address, </w:t>
        </w:r>
      </w:ins>
      <w:ins w:id="183" w:author="Mark Saunders" w:date="2018-06-01T18:08:00Z">
        <w:r>
          <w:t>role and so on</w:t>
        </w:r>
      </w:ins>
      <w:ins w:id="184" w:author="Mark Saunders" w:date="2018-06-01T18:09:00Z">
        <w:r w:rsidR="000B480D">
          <w:t>, but it has a maximum size of 31 bytes</w:t>
        </w:r>
      </w:ins>
      <w:ins w:id="185" w:author="Mark Saunders" w:date="2018-06-01T18:08:00Z">
        <w:r>
          <w:t>.</w:t>
        </w:r>
      </w:ins>
    </w:p>
    <w:p w14:paraId="7A984BE4" w14:textId="550DA04D" w:rsidR="000B480D" w:rsidRDefault="000B480D" w:rsidP="00612A35">
      <w:ins w:id="186" w:author="Mark Saunders" w:date="2018-06-01T18:12:00Z">
        <w:r>
          <w:t>The format of the packet is quite simple. Each item you wish to advertise starts with a length byte, followed by the ty</w:t>
        </w:r>
      </w:ins>
      <w:ins w:id="187" w:author="Mark Saunders" w:date="2018-06-01T18:13:00Z">
        <w:r>
          <w:t>p</w:t>
        </w:r>
      </w:ins>
      <w:ins w:id="188" w:author="Mark Saunders" w:date="2018-06-01T18:12:00Z">
        <w:r>
          <w:t xml:space="preserve">e (e.g. </w:t>
        </w:r>
      </w:ins>
      <w:ins w:id="189" w:author="Mark Saunders" w:date="2018-06-01T18:13:00Z">
        <w:r>
          <w:t>Flags or Name</w:t>
        </w:r>
      </w:ins>
      <w:ins w:id="190" w:author="Mark Saunders" w:date="2018-06-01T18:14:00Z">
        <w:r>
          <w:t>) and then the data, the size of which is determined by that length byte. The items are simple concatenated together, up to 31 bytes.</w:t>
        </w:r>
      </w:ins>
    </w:p>
    <w:p w14:paraId="53F89DC0" w14:textId="7A562E95" w:rsidR="000B6177" w:rsidRDefault="00BB1E8D" w:rsidP="007F01ED">
      <w:pPr>
        <w:pStyle w:val="Heading2"/>
      </w:pPr>
      <w:bookmarkStart w:id="191" w:name="_Toc515795183"/>
      <w:r>
        <w:lastRenderedPageBreak/>
        <w:t>Make a C</w:t>
      </w:r>
      <w:r w:rsidR="000B6177">
        <w:t>onnection</w:t>
      </w:r>
      <w:bookmarkEnd w:id="191"/>
    </w:p>
    <w:p w14:paraId="728B6DA8" w14:textId="4A96DF48" w:rsidR="009C2A1F" w:rsidRDefault="00612A35" w:rsidP="000634C2">
      <w:pPr>
        <w:keepNext/>
        <w:keepLines/>
      </w:pPr>
      <w:r>
        <w:t xml:space="preserve">Once a Central device processes your advertising packet it can choose what to do next </w:t>
      </w:r>
      <w:del w:id="192" w:author="Mark Saunders" w:date="2018-06-01T14:49:00Z">
        <w:r w:rsidDel="00AE715C">
          <w:delText xml:space="preserve">including </w:delText>
        </w:r>
      </w:del>
      <w:ins w:id="193" w:author="Mark Saunders" w:date="2018-06-01T14:49:00Z">
        <w:r w:rsidR="00AE715C">
          <w:t xml:space="preserve">such as </w:t>
        </w:r>
      </w:ins>
      <w:r>
        <w:t>initiat</w:t>
      </w:r>
      <w:ins w:id="194" w:author="Greg Landry" w:date="2018-05-29T10:33:00Z">
        <w:r w:rsidR="004139DF">
          <w:t>ing</w:t>
        </w:r>
      </w:ins>
      <w:del w:id="195" w:author="Greg Landry" w:date="2018-05-29T10:33:00Z">
        <w:r w:rsidDel="004139DF">
          <w:delText>e</w:delText>
        </w:r>
      </w:del>
      <w:r>
        <w:t xml:space="preserve"> a connection.  When the Central App initiates a connection, it will call an API which will trigger </w:t>
      </w:r>
      <w:del w:id="196" w:author="Greg Landry" w:date="2018-05-29T10:34:00Z">
        <w:r w:rsidDel="00B430C9">
          <w:delText xml:space="preserve">the </w:delText>
        </w:r>
      </w:del>
      <w:ins w:id="197" w:author="Greg Landry" w:date="2018-05-29T10:34:00Z">
        <w:r w:rsidR="00B430C9">
          <w:t xml:space="preserve">its </w:t>
        </w:r>
      </w:ins>
      <w:del w:id="198" w:author="Greg Landry" w:date="2018-05-30T11:52:00Z">
        <w:r w:rsidDel="004577CE">
          <w:delText xml:space="preserve">Bluetooth </w:delText>
        </w:r>
      </w:del>
      <w:r>
        <w:t xml:space="preserve">Stack </w:t>
      </w:r>
      <w:del w:id="199" w:author="Greg Landry" w:date="2018-05-29T10:34:00Z">
        <w:r w:rsidDel="00B430C9">
          <w:delText xml:space="preserve">which will </w:delText>
        </w:r>
      </w:del>
      <w:ins w:id="200" w:author="Greg Landry" w:date="2018-05-29T10:34:00Z">
        <w:r w:rsidR="00B430C9">
          <w:t>to</w:t>
        </w:r>
      </w:ins>
      <w:ins w:id="201" w:author="Greg Landry" w:date="2018-05-29T10:33:00Z">
        <w:r w:rsidR="00B430C9">
          <w:t xml:space="preserve"> </w:t>
        </w:r>
      </w:ins>
      <w:r>
        <w:t>generate a Bluetooth Packet called a “</w:t>
      </w:r>
      <w:proofErr w:type="spellStart"/>
      <w:r>
        <w:t>connection_req</w:t>
      </w:r>
      <w:proofErr w:type="spellEnd"/>
      <w:r>
        <w:t xml:space="preserve">” which will </w:t>
      </w:r>
      <w:ins w:id="202" w:author="Greg Landry" w:date="2018-05-29T10:34:00Z">
        <w:r w:rsidR="00B430C9">
          <w:t>then</w:t>
        </w:r>
      </w:ins>
      <w:ins w:id="203" w:author="Greg Landry" w:date="2018-05-29T10:33:00Z">
        <w:r w:rsidR="00B430C9">
          <w:t xml:space="preserve"> </w:t>
        </w:r>
      </w:ins>
      <w:r>
        <w:t>go out the Central</w:t>
      </w:r>
      <w:ins w:id="204" w:author="Greg Landry" w:date="2018-05-29T10:34:00Z">
        <w:r w:rsidR="00B430C9">
          <w:t>'s</w:t>
        </w:r>
      </w:ins>
      <w:r>
        <w:t xml:space="preserve"> radio and through the air to your WICED radio.  </w:t>
      </w:r>
    </w:p>
    <w:p w14:paraId="34237597" w14:textId="1D685325" w:rsidR="00612A35" w:rsidRDefault="00612A35" w:rsidP="000634C2">
      <w:pPr>
        <w:keepNext/>
        <w:keepLines/>
      </w:pPr>
      <w:r>
        <w:t xml:space="preserve">The WICED radio will feed the packet to the </w:t>
      </w:r>
      <w:del w:id="205" w:author="Greg Landry" w:date="2018-05-30T11:10:00Z">
        <w:r w:rsidDel="005D7290">
          <w:delText xml:space="preserve">WICED Bluetooth </w:delText>
        </w:r>
      </w:del>
      <w:r>
        <w:t>Stack which will respond AUTOMATICALLY back w</w:t>
      </w:r>
      <w:r w:rsidR="009C2A1F">
        <w:t>ith a “</w:t>
      </w:r>
      <w:proofErr w:type="spellStart"/>
      <w:r w:rsidR="009C2A1F">
        <w:t>connection_rsp</w:t>
      </w:r>
      <w:proofErr w:type="spellEnd"/>
      <w:r w:rsidR="009C2A1F">
        <w:t>” packet</w:t>
      </w:r>
      <w:ins w:id="206" w:author="Mark Saunders" w:date="2018-06-01T14:52:00Z">
        <w:r w:rsidR="00AE715C">
          <w:t xml:space="preserve"> and stop advertising</w:t>
        </w:r>
      </w:ins>
      <w:r w:rsidR="009C2A1F">
        <w:t>.</w:t>
      </w:r>
      <w:ins w:id="207" w:author="Greg Landry" w:date="2018-05-30T11:09:00Z">
        <w:r w:rsidR="004E5C81">
          <w:t xml:space="preserve"> </w:t>
        </w:r>
      </w:ins>
      <w:ins w:id="208" w:author="Mark Saunders" w:date="2018-06-01T14:50:00Z">
        <w:r w:rsidR="00AE715C">
          <w:t xml:space="preserve">You do not have to write code for the response to occur but the </w:t>
        </w:r>
      </w:ins>
      <w:ins w:id="209" w:author="Greg Landry" w:date="2018-05-30T11:09:00Z">
        <w:del w:id="210" w:author="Mark Saunders" w:date="2018-06-01T14:51:00Z">
          <w:r w:rsidR="004E5C81" w:rsidDel="00AE715C">
            <w:delText xml:space="preserve">The </w:delText>
          </w:r>
        </w:del>
        <w:r w:rsidR="004E5C81">
          <w:t xml:space="preserve">Stack will </w:t>
        </w:r>
        <w:del w:id="211" w:author="Mark Saunders" w:date="2018-06-01T14:51:00Z">
          <w:r w:rsidR="004E5C81" w:rsidDel="00AE715C">
            <w:delText xml:space="preserve">also </w:delText>
          </w:r>
        </w:del>
        <w:r w:rsidR="004E5C81">
          <w:t>generate two callbacks to your firmware (more on that later).</w:t>
        </w:r>
      </w:ins>
      <w:del w:id="212" w:author="Mark Saunders" w:date="2018-06-01T14:50:00Z">
        <w:r w:rsidR="009C2A1F" w:rsidDel="00AE715C">
          <w:delText xml:space="preserve"> </w:delText>
        </w:r>
      </w:del>
    </w:p>
    <w:p w14:paraId="4F62EE6E" w14:textId="77777777" w:rsidR="00612A35" w:rsidRDefault="00612A35" w:rsidP="000634C2">
      <w:pPr>
        <w:keepNext/>
        <w:keepLines/>
      </w:pPr>
      <w:commentRangeStart w:id="213"/>
      <w:r>
        <w:t xml:space="preserve">In your Application firmware, you will now notice that you are connected and that you are no longer advertising.  </w:t>
      </w:r>
      <w:commentRangeEnd w:id="213"/>
      <w:r w:rsidR="00AE715C">
        <w:rPr>
          <w:rStyle w:val="CommentReference"/>
        </w:rPr>
        <w:commentReference w:id="213"/>
      </w:r>
      <w:r>
        <w:t>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214" w:name="_Toc515795184"/>
      <w:r>
        <w:lastRenderedPageBreak/>
        <w:t>Exchange Data</w:t>
      </w:r>
      <w:bookmarkEnd w:id="214"/>
    </w:p>
    <w:p w14:paraId="772203E4" w14:textId="5A59BE0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ins w:id="215" w:author="Greg Landry" w:date="2018-05-29T10:36:00Z">
        <w:r w:rsidR="007851C2">
          <w:t>:</w:t>
        </w:r>
      </w:ins>
      <w:del w:id="216" w:author="Greg Landry" w:date="2018-05-29T10:36:00Z">
        <w:r w:rsidR="004F22BE" w:rsidDel="007851C2">
          <w:delText>,</w:delText>
        </w:r>
      </w:del>
      <w:r w:rsidR="004F22BE">
        <w:t xml:space="preserve"> Read &amp; Write which are initiated by the </w:t>
      </w:r>
      <w:del w:id="217" w:author="Greg Landry" w:date="2018-05-29T10:43:00Z">
        <w:r w:rsidR="004F22BE" w:rsidDel="00CB214B">
          <w:delText>Central and</w:delText>
        </w:r>
      </w:del>
      <w:ins w:id="218" w:author="Greg Landry" w:date="2018-05-29T10:43:00Z">
        <w:r w:rsidR="00CB214B">
          <w:t>Central and</w:t>
        </w:r>
      </w:ins>
      <w:r w:rsidR="004F22BE">
        <w:t xml:space="preserve"> Notify &amp; Indicate which are initiated by the Peripheral.</w:t>
      </w:r>
    </w:p>
    <w:p w14:paraId="0CCA6EA2" w14:textId="5A8CB71F" w:rsidR="00DC1E78" w:rsidRDefault="00CB1988" w:rsidP="000634C2">
      <w:pPr>
        <w:keepNext/>
        <w:keepLines/>
      </w:pPr>
      <w:commentRangeStart w:id="219"/>
      <w:r>
        <w:t>ATT Protocol</w:t>
      </w:r>
      <w:r w:rsidR="004F22BE">
        <w:t xml:space="preserve"> </w:t>
      </w:r>
      <w:r>
        <w:t>transactions</w:t>
      </w:r>
      <w:r w:rsidR="004F22BE">
        <w:t xml:space="preserve"> are all </w:t>
      </w:r>
      <w:r w:rsidR="00733F48">
        <w:t>keyed</w:t>
      </w:r>
      <w:r w:rsidR="004F22BE">
        <w:t xml:space="preserve"> to </w:t>
      </w:r>
      <w:ins w:id="220" w:author="Greg Landry" w:date="2018-05-29T10:36:00Z">
        <w:r w:rsidR="00742CD4">
          <w:t xml:space="preserve">a </w:t>
        </w:r>
      </w:ins>
      <w:r w:rsidR="004F22BE">
        <w:t xml:space="preserve">very simple database called the </w:t>
      </w:r>
      <w:r w:rsidR="00911625">
        <w:t>G</w:t>
      </w:r>
      <w:r w:rsidR="004F22BE">
        <w:t xml:space="preserve">ATT database which </w:t>
      </w:r>
      <w:del w:id="221" w:author="Mark Saunders" w:date="2018-06-01T14:58:00Z">
        <w:r w:rsidR="004F22BE" w:rsidDel="00913372">
          <w:delText xml:space="preserve">is </w:delText>
        </w:r>
      </w:del>
      <w:del w:id="222" w:author="Mark Saunders" w:date="2018-06-01T14:57:00Z">
        <w:r w:rsidR="004F22BE" w:rsidDel="00913372">
          <w:delText xml:space="preserve">running </w:delText>
        </w:r>
      </w:del>
      <w:ins w:id="223" w:author="Mark Saunders" w:date="2018-06-01T14:57:00Z">
        <w:r w:rsidR="00913372">
          <w:t xml:space="preserve">typically resides </w:t>
        </w:r>
      </w:ins>
      <w:r w:rsidR="004F22BE">
        <w:t xml:space="preserve">on the </w:t>
      </w:r>
      <w:r w:rsidR="00DC1E78">
        <w:t>Peripheral</w:t>
      </w:r>
      <w:commentRangeEnd w:id="219"/>
      <w:r w:rsidR="00913372">
        <w:rPr>
          <w:rStyle w:val="CommentReference"/>
        </w:rPr>
        <w:commentReference w:id="219"/>
      </w:r>
      <w:r w:rsidR="004F22BE">
        <w:t>.</w:t>
      </w:r>
      <w:r w:rsidR="00DC1E78">
        <w:t xml:space="preserve">  Because the GATT Database is running on the Peripheral, that side is also </w:t>
      </w:r>
      <w:del w:id="224" w:author="Greg Landry" w:date="2018-05-29T10:37:00Z">
        <w:r w:rsidR="00DC1E78" w:rsidDel="00742CD4">
          <w:delText xml:space="preserve">known </w:delText>
        </w:r>
      </w:del>
      <w:r w:rsidR="00733F48">
        <w:t xml:space="preserve">commonly known </w:t>
      </w:r>
      <w:r w:rsidR="00DC1E78">
        <w:t xml:space="preserve">as the </w:t>
      </w:r>
      <w:r w:rsidR="00733F48">
        <w:t xml:space="preserve">GATT </w:t>
      </w:r>
      <w:r w:rsidR="00DC1E78">
        <w:t xml:space="preserve">Server.  </w:t>
      </w:r>
      <w:ins w:id="225" w:author="Greg Landry" w:date="2018-05-29T10:37:00Z">
        <w:r w:rsidR="00E715EF">
          <w:t xml:space="preserve">Likewise, </w:t>
        </w:r>
      </w:ins>
      <w:del w:id="226" w:author="Greg Landry" w:date="2018-05-29T10:37:00Z">
        <w:r w:rsidR="00DC1E78" w:rsidDel="00E715EF">
          <w:delText>And b</w:delText>
        </w:r>
      </w:del>
      <w:ins w:id="227" w:author="Greg Landry" w:date="2018-05-29T10:37:00Z">
        <w:r w:rsidR="00E715EF">
          <w:t>b</w:t>
        </w:r>
      </w:ins>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ins w:id="228" w:author="Greg Landry" w:date="2018-05-29T10:37:00Z">
        <w:r w:rsidR="009E7D47">
          <w:t xml:space="preserve"> the</w:t>
        </w:r>
      </w:ins>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commentRangeStart w:id="229"/>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115"/>
                    </a:xfrm>
                    <a:prstGeom prst="rect">
                      <a:avLst/>
                    </a:prstGeom>
                  </pic:spPr>
                </pic:pic>
              </a:graphicData>
            </a:graphic>
          </wp:inline>
        </w:drawing>
      </w:r>
      <w:commentRangeEnd w:id="229"/>
      <w:r w:rsidR="00913372">
        <w:rPr>
          <w:rStyle w:val="CommentReference"/>
        </w:rPr>
        <w:commentReference w:id="229"/>
      </w:r>
    </w:p>
    <w:p w14:paraId="1430D10D" w14:textId="77777777" w:rsidR="004F22BE" w:rsidRDefault="004F22BE" w:rsidP="00612A35"/>
    <w:p w14:paraId="526508C7" w14:textId="3915FE72" w:rsidR="00CB6095" w:rsidRDefault="00CB6095" w:rsidP="004C3CA7">
      <w:pPr>
        <w:pStyle w:val="Heading1"/>
        <w:rPr>
          <w:ins w:id="230" w:author="Alan Hawse" w:date="2018-06-03T12:49:00Z"/>
        </w:rPr>
      </w:pPr>
      <w:bookmarkStart w:id="231" w:name="_Toc515795185"/>
      <w:ins w:id="232" w:author="Alan Hawse" w:date="2018-06-03T12:48:00Z">
        <w:r>
          <w:lastRenderedPageBreak/>
          <w:t>Advertising</w:t>
        </w:r>
      </w:ins>
      <w:ins w:id="233" w:author="Alan Hawse" w:date="2018-06-03T13:12:00Z">
        <w:r w:rsidR="00FC0E35">
          <w:t xml:space="preserve"> Packets</w:t>
        </w:r>
      </w:ins>
      <w:bookmarkEnd w:id="231"/>
    </w:p>
    <w:p w14:paraId="11EAD048" w14:textId="5F98E05D" w:rsidR="00CB6095" w:rsidRDefault="00CB6095">
      <w:pPr>
        <w:rPr>
          <w:ins w:id="234" w:author="Alan Hawse" w:date="2018-06-03T12:57:00Z"/>
        </w:rPr>
        <w:pPrChange w:id="235" w:author="Alan Hawse" w:date="2018-06-03T12:49:00Z">
          <w:pPr>
            <w:pStyle w:val="Heading1"/>
          </w:pPr>
        </w:pPrChange>
      </w:pPr>
      <w:ins w:id="236" w:author="Alan Hawse" w:date="2018-06-03T12:49:00Z">
        <w:r>
          <w:t xml:space="preserve">The Advertising Packet is a string of </w:t>
        </w:r>
      </w:ins>
      <w:ins w:id="237" w:author="Alan Hawse" w:date="2018-06-03T12:57:00Z">
        <w:r w:rsidR="009C126F">
          <w:t>3</w:t>
        </w:r>
      </w:ins>
      <w:ins w:id="238" w:author="Alan Hawse" w:date="2018-06-03T12:49:00Z">
        <w:r>
          <w:t>-</w:t>
        </w:r>
        <w:r w:rsidR="009651A5">
          <w:t>31 bytes that is broadcast at a regular, configurable</w:t>
        </w:r>
      </w:ins>
      <w:ins w:id="239" w:author="Alan Hawse" w:date="2018-06-03T12:55:00Z">
        <w:r w:rsidR="009651A5">
          <w:t xml:space="preserve"> interval</w:t>
        </w:r>
      </w:ins>
      <w:ins w:id="240" w:author="Alan Hawse" w:date="2018-06-03T12:49:00Z">
        <w:r>
          <w:t>.  The packet is broken up into variable length fields</w:t>
        </w:r>
      </w:ins>
      <w:ins w:id="241" w:author="Alan Hawse" w:date="2018-06-03T12:57:00Z">
        <w:r w:rsidR="009C126F">
          <w:t xml:space="preserve"> that are in the form of </w:t>
        </w:r>
      </w:ins>
    </w:p>
    <w:p w14:paraId="686AADC2" w14:textId="6F44335F" w:rsidR="009C126F" w:rsidRDefault="004C3CA7">
      <w:pPr>
        <w:pStyle w:val="ListParagraph"/>
        <w:numPr>
          <w:ilvl w:val="0"/>
          <w:numId w:val="30"/>
        </w:numPr>
        <w:rPr>
          <w:ins w:id="242" w:author="Alan Hawse" w:date="2018-06-03T12:57:00Z"/>
        </w:rPr>
        <w:pPrChange w:id="243" w:author="Alan Hawse" w:date="2018-06-03T12:57:00Z">
          <w:pPr>
            <w:pStyle w:val="Heading1"/>
          </w:pPr>
        </w:pPrChange>
      </w:pPr>
      <w:ins w:id="244" w:author="Alan Hawse" w:date="2018-06-03T12:57:00Z">
        <w:r>
          <w:t>Length in b</w:t>
        </w:r>
        <w:r w:rsidR="009C126F">
          <w:t>ytes (not including the Length byte)</w:t>
        </w:r>
      </w:ins>
    </w:p>
    <w:p w14:paraId="33CF0FA7" w14:textId="4E891A5A" w:rsidR="009C126F" w:rsidRDefault="009C126F">
      <w:pPr>
        <w:pStyle w:val="ListParagraph"/>
        <w:numPr>
          <w:ilvl w:val="0"/>
          <w:numId w:val="30"/>
        </w:numPr>
        <w:rPr>
          <w:ins w:id="245" w:author="Alan Hawse" w:date="2018-06-03T12:57:00Z"/>
        </w:rPr>
        <w:pPrChange w:id="246" w:author="Alan Hawse" w:date="2018-06-03T12:57:00Z">
          <w:pPr>
            <w:pStyle w:val="Heading1"/>
          </w:pPr>
        </w:pPrChange>
      </w:pPr>
      <w:ins w:id="247" w:author="Alan Hawse" w:date="2018-06-03T12:57:00Z">
        <w:r>
          <w:t>Type</w:t>
        </w:r>
      </w:ins>
    </w:p>
    <w:p w14:paraId="7CC4D139" w14:textId="2C7257F3" w:rsidR="009C126F" w:rsidRDefault="009C126F">
      <w:pPr>
        <w:pStyle w:val="ListParagraph"/>
        <w:numPr>
          <w:ilvl w:val="0"/>
          <w:numId w:val="30"/>
        </w:numPr>
        <w:rPr>
          <w:ins w:id="248" w:author="Alan Hawse" w:date="2018-06-03T12:58:00Z"/>
        </w:rPr>
        <w:pPrChange w:id="249" w:author="Alan Hawse" w:date="2018-06-03T12:57:00Z">
          <w:pPr>
            <w:pStyle w:val="Heading1"/>
          </w:pPr>
        </w:pPrChange>
      </w:pPr>
      <w:ins w:id="250" w:author="Alan Hawse" w:date="2018-06-03T12:58:00Z">
        <w:r>
          <w:t xml:space="preserve">Optional </w:t>
        </w:r>
      </w:ins>
      <w:ins w:id="251" w:author="Alan Hawse" w:date="2018-06-03T12:57:00Z">
        <w:r>
          <w:t>Data</w:t>
        </w:r>
      </w:ins>
    </w:p>
    <w:p w14:paraId="39A4C172" w14:textId="029D13A5" w:rsidR="009C126F" w:rsidRDefault="009C126F">
      <w:pPr>
        <w:rPr>
          <w:ins w:id="252" w:author="Alan Hawse" w:date="2018-06-03T12:59:00Z"/>
        </w:rPr>
        <w:pPrChange w:id="253" w:author="Alan Hawse" w:date="2018-06-03T12:58:00Z">
          <w:pPr>
            <w:pStyle w:val="Heading1"/>
          </w:pPr>
        </w:pPrChange>
      </w:pPr>
      <w:ins w:id="254" w:author="Alan Hawse" w:date="2018-06-03T12:58:00Z">
        <w:r>
          <w:t>The minimum packet requires the “Flags</w:t>
        </w:r>
      </w:ins>
      <w:ins w:id="255" w:author="Alan Hawse" w:date="2018-06-03T12:59:00Z">
        <w:r>
          <w:t>”</w:t>
        </w:r>
        <w:r w:rsidR="004C3CA7">
          <w:t xml:space="preserve"> field which is a set of flags that defines how the device behaves</w:t>
        </w:r>
      </w:ins>
      <w:ins w:id="256" w:author="Alan Hawse" w:date="2018-06-03T13:16:00Z">
        <w:r w:rsidR="004C3CA7">
          <w:t xml:space="preserve"> (i.e. is it connectable)</w:t>
        </w:r>
      </w:ins>
    </w:p>
    <w:p w14:paraId="6BE2FBCD" w14:textId="026F5711" w:rsidR="009C126F" w:rsidRDefault="009C126F">
      <w:pPr>
        <w:rPr>
          <w:ins w:id="257" w:author="Alan Hawse" w:date="2018-06-03T12:53:00Z"/>
        </w:rPr>
        <w:pPrChange w:id="258" w:author="Alan Hawse" w:date="2018-06-03T12:58:00Z">
          <w:pPr>
            <w:pStyle w:val="Heading1"/>
          </w:pPr>
        </w:pPrChange>
      </w:pPr>
      <w:ins w:id="259" w:author="Alan Hawse" w:date="2018-06-03T12:59:00Z">
        <w:r>
          <w:t xml:space="preserve">Here is a list of the fields </w:t>
        </w:r>
      </w:ins>
      <w:ins w:id="260" w:author="Alan Hawse" w:date="2018-06-03T13:00:00Z">
        <w:r>
          <w:t xml:space="preserve">Types </w:t>
        </w:r>
      </w:ins>
      <w:ins w:id="261" w:author="Alan Hawse" w:date="2018-06-03T12:59:00Z">
        <w:r>
          <w:t xml:space="preserve">that you </w:t>
        </w:r>
      </w:ins>
      <w:ins w:id="262" w:author="Alan Hawse" w:date="2018-06-03T13:00:00Z">
        <w:r>
          <w:t>can</w:t>
        </w:r>
      </w:ins>
      <w:ins w:id="263" w:author="Alan Hawse" w:date="2018-06-03T12:59:00Z">
        <w:r>
          <w:t xml:space="preserve"> add:</w:t>
        </w:r>
      </w:ins>
    </w:p>
    <w:p w14:paraId="657696DF" w14:textId="50E0021F" w:rsidR="009651A5" w:rsidRDefault="009651A5">
      <w:pPr>
        <w:rPr>
          <w:ins w:id="264" w:author="Alan Hawse" w:date="2018-06-03T12:53:00Z"/>
        </w:rPr>
        <w:pPrChange w:id="265" w:author="Alan Hawse" w:date="2018-06-03T12:49:00Z">
          <w:pPr>
            <w:pStyle w:val="Heading1"/>
          </w:pPr>
        </w:pPrChange>
      </w:pPr>
      <w:ins w:id="266" w:author="Alan Hawse" w:date="2018-06-03T12:53:00Z">
        <w:r w:rsidRPr="007A750C">
          <w:rPr>
            <w:noProof/>
          </w:rPr>
          <w:drawing>
            <wp:inline distT="0" distB="0" distL="0" distR="0" wp14:anchorId="3CBE37D4" wp14:editId="702C15A6">
              <wp:extent cx="5943600"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3540"/>
                      </a:xfrm>
                      <a:prstGeom prst="rect">
                        <a:avLst/>
                      </a:prstGeom>
                    </pic:spPr>
                  </pic:pic>
                </a:graphicData>
              </a:graphic>
            </wp:inline>
          </w:drawing>
        </w:r>
      </w:ins>
    </w:p>
    <w:p w14:paraId="136D1470" w14:textId="00090BA8" w:rsidR="009651A5" w:rsidRDefault="009C126F">
      <w:pPr>
        <w:rPr>
          <w:ins w:id="267" w:author="Alan Hawse" w:date="2018-06-03T13:01:00Z"/>
        </w:rPr>
        <w:pPrChange w:id="268" w:author="Alan Hawse" w:date="2018-06-03T12:49:00Z">
          <w:pPr>
            <w:pStyle w:val="Heading1"/>
          </w:pPr>
        </w:pPrChange>
      </w:pPr>
      <w:ins w:id="269" w:author="Alan Hawse" w:date="2018-06-03T13:00:00Z">
        <w:r>
          <w:t xml:space="preserve">For example, </w:t>
        </w:r>
      </w:ins>
      <w:ins w:id="270" w:author="Alan Hawse" w:date="2018-06-03T13:01:00Z">
        <w:r>
          <w:t>if you had a device named “K</w:t>
        </w:r>
      </w:ins>
      <w:ins w:id="271" w:author="Alan Hawse" w:date="2018-06-03T13:02:00Z">
        <w:r>
          <w:t>entucky</w:t>
        </w:r>
      </w:ins>
      <w:ins w:id="272" w:author="Alan Hawse" w:date="2018-06-03T13:01:00Z">
        <w:r>
          <w:t xml:space="preserve">” </w:t>
        </w:r>
      </w:ins>
      <w:ins w:id="273" w:author="Alan Hawse" w:date="2018-06-03T13:00:00Z">
        <w:r>
          <w:t xml:space="preserve">you could </w:t>
        </w:r>
      </w:ins>
      <w:ins w:id="274" w:author="Alan Hawse" w:date="2018-06-03T13:01:00Z">
        <w:r>
          <w:t xml:space="preserve">the name to the </w:t>
        </w:r>
      </w:ins>
      <w:ins w:id="275" w:author="Alan Hawse" w:date="2018-06-03T13:00:00Z">
        <w:r>
          <w:t xml:space="preserve">Advertising packet by </w:t>
        </w:r>
      </w:ins>
      <w:ins w:id="276" w:author="Alan Hawse" w:date="2018-06-03T13:01:00Z">
        <w:r>
          <w:t>adding</w:t>
        </w:r>
      </w:ins>
      <w:ins w:id="277" w:author="Alan Hawse" w:date="2018-06-03T13:03:00Z">
        <w:r>
          <w:t xml:space="preserve"> the following bytes to your Advertising packet.</w:t>
        </w:r>
      </w:ins>
    </w:p>
    <w:p w14:paraId="6BBB2A98" w14:textId="007DCE5A" w:rsidR="009C126F" w:rsidRDefault="009C126F">
      <w:pPr>
        <w:pStyle w:val="ListParagraph"/>
        <w:numPr>
          <w:ilvl w:val="0"/>
          <w:numId w:val="31"/>
        </w:numPr>
        <w:rPr>
          <w:ins w:id="278" w:author="Alan Hawse" w:date="2018-06-03T13:01:00Z"/>
        </w:rPr>
        <w:pPrChange w:id="279" w:author="Alan Hawse" w:date="2018-06-03T13:01:00Z">
          <w:pPr>
            <w:pStyle w:val="Heading1"/>
          </w:pPr>
        </w:pPrChange>
      </w:pPr>
      <w:ins w:id="280" w:author="Alan Hawse" w:date="2018-06-03T13:01:00Z">
        <w:r>
          <w:t>9 (The length is 9)</w:t>
        </w:r>
      </w:ins>
    </w:p>
    <w:p w14:paraId="28A68595" w14:textId="23C970A9" w:rsidR="009C126F" w:rsidRDefault="009C126F">
      <w:pPr>
        <w:pStyle w:val="ListParagraph"/>
        <w:numPr>
          <w:ilvl w:val="0"/>
          <w:numId w:val="31"/>
        </w:numPr>
        <w:rPr>
          <w:ins w:id="281" w:author="Alan Hawse" w:date="2018-06-03T13:01:00Z"/>
        </w:rPr>
        <w:pPrChange w:id="282" w:author="Alan Hawse" w:date="2018-06-03T13:01:00Z">
          <w:pPr>
            <w:pStyle w:val="Heading1"/>
          </w:pPr>
        </w:pPrChange>
      </w:pPr>
      <w:ins w:id="283" w:author="Alan Hawse" w:date="2018-06-03T13:01:00Z">
        <w:r>
          <w:t>BTM_BLE_ADVERT_TYPE_NAME_COMPLETE</w:t>
        </w:r>
      </w:ins>
    </w:p>
    <w:p w14:paraId="65AC7320" w14:textId="51D6A830" w:rsidR="009C126F" w:rsidRDefault="009C126F">
      <w:pPr>
        <w:pStyle w:val="ListParagraph"/>
        <w:numPr>
          <w:ilvl w:val="0"/>
          <w:numId w:val="31"/>
        </w:numPr>
        <w:rPr>
          <w:ins w:id="284" w:author="Alan Hawse" w:date="2018-06-03T13:03:00Z"/>
        </w:rPr>
        <w:pPrChange w:id="285" w:author="Alan Hawse" w:date="2018-06-03T13:01:00Z">
          <w:pPr>
            <w:pStyle w:val="Heading1"/>
          </w:pPr>
        </w:pPrChange>
      </w:pPr>
      <w:ins w:id="286" w:author="Alan Hawse" w:date="2018-06-03T13:02:00Z">
        <w:r>
          <w:t>‘K’,</w:t>
        </w:r>
        <w:r w:rsidRPr="009C126F">
          <w:t xml:space="preserve"> </w:t>
        </w:r>
        <w:r>
          <w:t>‘e’,</w:t>
        </w:r>
        <w:r w:rsidRPr="009C126F">
          <w:t xml:space="preserve"> </w:t>
        </w:r>
        <w:r>
          <w:t>‘n’,</w:t>
        </w:r>
        <w:r w:rsidRPr="009C126F">
          <w:t xml:space="preserve"> </w:t>
        </w:r>
        <w:r>
          <w:t>‘t’,</w:t>
        </w:r>
        <w:r w:rsidRPr="009C126F">
          <w:t xml:space="preserve"> </w:t>
        </w:r>
        <w:r>
          <w:t>‘u’,</w:t>
        </w:r>
        <w:r w:rsidRPr="009C126F">
          <w:t xml:space="preserve"> </w:t>
        </w:r>
        <w:r>
          <w:t>‘c’,</w:t>
        </w:r>
        <w:r w:rsidRPr="009C126F">
          <w:t xml:space="preserve"> </w:t>
        </w:r>
        <w:r>
          <w:t>‘</w:t>
        </w:r>
      </w:ins>
      <w:ins w:id="287" w:author="Alan Hawse" w:date="2018-06-03T13:03:00Z">
        <w:r>
          <w:t>k</w:t>
        </w:r>
      </w:ins>
      <w:ins w:id="288" w:author="Alan Hawse" w:date="2018-06-03T13:02:00Z">
        <w:r>
          <w:t>’,</w:t>
        </w:r>
        <w:r w:rsidRPr="009C126F">
          <w:t xml:space="preserve"> </w:t>
        </w:r>
        <w:r>
          <w:t>‘</w:t>
        </w:r>
      </w:ins>
      <w:ins w:id="289" w:author="Alan Hawse" w:date="2018-06-03T13:03:00Z">
        <w:r>
          <w:t>y</w:t>
        </w:r>
      </w:ins>
      <w:ins w:id="290" w:author="Alan Hawse" w:date="2018-06-03T13:02:00Z">
        <w:r>
          <w:t>’</w:t>
        </w:r>
      </w:ins>
    </w:p>
    <w:p w14:paraId="7562086A" w14:textId="477FB15C" w:rsidR="009C126F" w:rsidRDefault="003033E2">
      <w:pPr>
        <w:rPr>
          <w:ins w:id="291" w:author="Alan Hawse" w:date="2018-06-03T13:06:00Z"/>
        </w:rPr>
        <w:pPrChange w:id="292" w:author="Alan Hawse" w:date="2018-06-03T13:03:00Z">
          <w:pPr>
            <w:pStyle w:val="Heading1"/>
          </w:pPr>
        </w:pPrChange>
      </w:pPr>
      <w:ins w:id="293" w:author="Alan Hawse" w:date="2018-06-03T13:05:00Z">
        <w:r>
          <w:t xml:space="preserve">The </w:t>
        </w:r>
      </w:ins>
      <w:ins w:id="294" w:author="Alan Hawse" w:date="2018-06-03T13:04:00Z">
        <w:r>
          <w:t>WICED Bluetooth</w:t>
        </w:r>
      </w:ins>
      <w:ins w:id="295" w:author="Alan Hawse" w:date="2018-06-03T13:05:00Z">
        <w:r>
          <w:t xml:space="preserve"> API </w:t>
        </w:r>
        <w:proofErr w:type="spellStart"/>
        <w:r w:rsidRPr="003033E2">
          <w:t>wiced_bt_ble_set_raw_advertisement_</w:t>
        </w:r>
        <w:proofErr w:type="gramStart"/>
        <w:r w:rsidRPr="003033E2">
          <w:t>data</w:t>
        </w:r>
        <w:proofErr w:type="spellEnd"/>
        <w:r>
          <w:t>(</w:t>
        </w:r>
        <w:proofErr w:type="gramEnd"/>
        <w:r>
          <w:t xml:space="preserve">) will allow you to configure the data in the packet.  You pass it an array of </w:t>
        </w:r>
      </w:ins>
      <w:ins w:id="296" w:author="Alan Hawse" w:date="2018-06-03T13:06:00Z">
        <w:r>
          <w:t xml:space="preserve">structure of type </w:t>
        </w:r>
        <w:proofErr w:type="spellStart"/>
        <w:r w:rsidRPr="003033E2">
          <w:t>wiced_bt_ble_advert_elem_t</w:t>
        </w:r>
        <w:proofErr w:type="spellEnd"/>
        <w:r>
          <w:t xml:space="preserve"> and the number of elements in the array.</w:t>
        </w:r>
      </w:ins>
    </w:p>
    <w:p w14:paraId="62E35D50" w14:textId="553A6715" w:rsidR="003033E2" w:rsidRDefault="003033E2">
      <w:pPr>
        <w:rPr>
          <w:ins w:id="297" w:author="Alan Hawse" w:date="2018-06-03T13:06:00Z"/>
        </w:rPr>
        <w:pPrChange w:id="298" w:author="Alan Hawse" w:date="2018-06-03T13:03:00Z">
          <w:pPr>
            <w:pStyle w:val="Heading1"/>
          </w:pPr>
        </w:pPrChange>
      </w:pPr>
      <w:ins w:id="299" w:author="Alan Hawse" w:date="2018-06-03T13:06:00Z">
        <w:r>
          <w:t xml:space="preserve">The </w:t>
        </w:r>
        <w:proofErr w:type="spellStart"/>
        <w:r w:rsidRPr="003033E2">
          <w:t>wiced_bt_ble_advert_elem_t</w:t>
        </w:r>
        <w:proofErr w:type="spellEnd"/>
        <w:r>
          <w:t xml:space="preserve"> structure is defined:</w:t>
        </w:r>
      </w:ins>
    </w:p>
    <w:p w14:paraId="4BF01AA1" w14:textId="526657FC" w:rsidR="003033E2" w:rsidRDefault="003033E2">
      <w:pPr>
        <w:rPr>
          <w:ins w:id="300" w:author="Alan Hawse" w:date="2018-06-03T13:07:00Z"/>
        </w:rPr>
        <w:pPrChange w:id="301" w:author="Alan Hawse" w:date="2018-06-03T13:03:00Z">
          <w:pPr>
            <w:pStyle w:val="Heading1"/>
          </w:pPr>
        </w:pPrChange>
      </w:pPr>
      <w:ins w:id="302" w:author="Alan Hawse" w:date="2018-06-03T13:07:00Z">
        <w:r w:rsidRPr="007A750C">
          <w:rPr>
            <w:noProof/>
          </w:rPr>
          <w:lastRenderedPageBreak/>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7745"/>
                      </a:xfrm>
                      <a:prstGeom prst="rect">
                        <a:avLst/>
                      </a:prstGeom>
                    </pic:spPr>
                  </pic:pic>
                </a:graphicData>
              </a:graphic>
            </wp:inline>
          </w:drawing>
        </w:r>
      </w:ins>
    </w:p>
    <w:p w14:paraId="1D8FFF89" w14:textId="0E73A6A5" w:rsidR="003033E2" w:rsidRDefault="003033E2">
      <w:pPr>
        <w:rPr>
          <w:ins w:id="303" w:author="Alan Hawse" w:date="2018-06-03T13:08:00Z"/>
        </w:rPr>
        <w:pPrChange w:id="304" w:author="Alan Hawse" w:date="2018-06-03T13:03:00Z">
          <w:pPr>
            <w:pStyle w:val="Heading1"/>
          </w:pPr>
        </w:pPrChange>
      </w:pPr>
      <w:ins w:id="305" w:author="Alan Hawse" w:date="2018-06-03T13:07:00Z">
        <w:r>
          <w:t xml:space="preserve">To implement the earlier example of adding </w:t>
        </w:r>
      </w:ins>
      <w:ins w:id="306" w:author="Alan Hawse" w:date="2018-06-03T13:08:00Z">
        <w:r>
          <w:t xml:space="preserve">“Kentucky” to the Advertising Packet as the Device name I </w:t>
        </w:r>
      </w:ins>
      <w:ins w:id="307" w:author="Alan Hawse" w:date="2018-06-03T13:11:00Z">
        <w:r w:rsidR="00FC0E35">
          <w:t>c</w:t>
        </w:r>
      </w:ins>
      <w:ins w:id="308" w:author="Alan Hawse" w:date="2018-06-03T13:08:00Z">
        <w:r>
          <w:t>ould</w:t>
        </w:r>
      </w:ins>
      <w:ins w:id="309" w:author="Alan Hawse" w:date="2018-06-03T13:11:00Z">
        <w:r w:rsidR="00FC0E35">
          <w:t>:</w:t>
        </w:r>
      </w:ins>
    </w:p>
    <w:p w14:paraId="699DA830" w14:textId="3175A70A" w:rsidR="003033E2" w:rsidRDefault="00FC0E35">
      <w:pPr>
        <w:rPr>
          <w:ins w:id="310" w:author="Alan Hawse" w:date="2018-06-03T13:11:00Z"/>
        </w:rPr>
        <w:pPrChange w:id="311" w:author="Alan Hawse" w:date="2018-06-03T13:03:00Z">
          <w:pPr>
            <w:pStyle w:val="Heading1"/>
          </w:pPr>
        </w:pPrChange>
      </w:pPr>
      <w:ins w:id="312" w:author="Alan Hawse" w:date="2018-06-03T13:11:00Z">
        <w:r w:rsidRPr="007A750C">
          <w:rPr>
            <w:noProof/>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7735"/>
                      </a:xfrm>
                      <a:prstGeom prst="rect">
                        <a:avLst/>
                      </a:prstGeom>
                    </pic:spPr>
                  </pic:pic>
                </a:graphicData>
              </a:graphic>
            </wp:inline>
          </w:drawing>
        </w:r>
      </w:ins>
    </w:p>
    <w:p w14:paraId="05CCC4F0" w14:textId="1BCF1FD3" w:rsidR="00FC0E35" w:rsidRDefault="00FC0E35">
      <w:pPr>
        <w:rPr>
          <w:ins w:id="313" w:author="Alan Hawse" w:date="2018-06-03T13:16:00Z"/>
        </w:rPr>
        <w:pPrChange w:id="314" w:author="Alan Hawse" w:date="2018-06-03T13:03:00Z">
          <w:pPr>
            <w:pStyle w:val="Heading1"/>
          </w:pPr>
        </w:pPrChange>
      </w:pPr>
      <w:ins w:id="315" w:author="Alan Hawse" w:date="2018-06-03T13:11:00Z">
        <w:r>
          <w:t xml:space="preserve">It turns out that the tool Bluetooth Designer helps </w:t>
        </w:r>
        <w:proofErr w:type="gramStart"/>
        <w:r>
          <w:t>you</w:t>
        </w:r>
        <w:proofErr w:type="gramEnd"/>
        <w:r>
          <w:t xml:space="preserve"> setup the Advertising Packet (including optionally adding the device name)</w:t>
        </w:r>
      </w:ins>
      <w:ins w:id="316" w:author="Alan Hawse" w:date="2018-06-03T13:13:00Z">
        <w:r>
          <w:t>, more on this later.</w:t>
        </w:r>
      </w:ins>
    </w:p>
    <w:p w14:paraId="5F075457" w14:textId="013ECAF8" w:rsidR="004C3CA7" w:rsidRDefault="004C3CA7">
      <w:pPr>
        <w:rPr>
          <w:ins w:id="317" w:author="Alan Hawse" w:date="2018-06-03T13:11:00Z"/>
        </w:rPr>
        <w:pPrChange w:id="318" w:author="Alan Hawse" w:date="2018-06-03T13:03:00Z">
          <w:pPr>
            <w:pStyle w:val="Heading1"/>
          </w:pPr>
        </w:pPrChange>
      </w:pPr>
      <w:ins w:id="319" w:author="Alan Hawse" w:date="2018-06-03T13:16:00Z">
        <w:r>
          <w:t xml:space="preserve">The Advertising packet enables </w:t>
        </w:r>
        <w:proofErr w:type="gramStart"/>
        <w:r>
          <w:t>a number of</w:t>
        </w:r>
        <w:proofErr w:type="gramEnd"/>
        <w:r>
          <w:t xml:space="preserve"> </w:t>
        </w:r>
      </w:ins>
      <w:ins w:id="320" w:author="Alan Hawse" w:date="2018-06-03T13:17:00Z">
        <w:r>
          <w:t>interesting</w:t>
        </w:r>
      </w:ins>
      <w:ins w:id="321" w:author="Alan Hawse" w:date="2018-06-03T13:16:00Z">
        <w:r>
          <w:t xml:space="preserve"> </w:t>
        </w:r>
      </w:ins>
      <w:ins w:id="322" w:author="Alan Hawse" w:date="2018-06-03T13:17:00Z">
        <w:r>
          <w:t>use cases which we will talk about in more detail in the next Chapter.</w:t>
        </w:r>
      </w:ins>
    </w:p>
    <w:p w14:paraId="6086357E" w14:textId="22835E8B" w:rsidR="00E3192D" w:rsidRDefault="00901545" w:rsidP="000A3A5A">
      <w:pPr>
        <w:pStyle w:val="Heading1"/>
      </w:pPr>
      <w:bookmarkStart w:id="323" w:name="_Toc515795186"/>
      <w:r>
        <w:t xml:space="preserve">Attributes, the </w:t>
      </w:r>
      <w:r w:rsidR="00DB234F">
        <w:t xml:space="preserve">Generic Attribute Profile &amp; </w:t>
      </w:r>
      <w:r w:rsidR="00E3192D">
        <w:t>GATT Database</w:t>
      </w:r>
      <w:bookmarkEnd w:id="323"/>
    </w:p>
    <w:p w14:paraId="05391C98" w14:textId="3A56F441" w:rsidR="00196478" w:rsidRPr="00196478" w:rsidDel="007F4D45" w:rsidRDefault="00196478" w:rsidP="007F01ED">
      <w:pPr>
        <w:pStyle w:val="Heading2"/>
        <w:rPr>
          <w:del w:id="324" w:author="Greg Landry" w:date="2018-05-29T10:32:00Z"/>
        </w:rPr>
      </w:pPr>
      <w:bookmarkStart w:id="325" w:name="_Toc515793373"/>
      <w:bookmarkStart w:id="326" w:name="_Toc515795187"/>
      <w:bookmarkEnd w:id="325"/>
      <w:bookmarkEnd w:id="326"/>
    </w:p>
    <w:p w14:paraId="24CEB3F8" w14:textId="28DAF0C9" w:rsidR="00901545" w:rsidRDefault="00901545" w:rsidP="007F01ED">
      <w:pPr>
        <w:pStyle w:val="Heading2"/>
      </w:pPr>
      <w:bookmarkStart w:id="327" w:name="_Toc515795188"/>
      <w:r>
        <w:t>Attributes</w:t>
      </w:r>
      <w:bookmarkEnd w:id="327"/>
    </w:p>
    <w:p w14:paraId="4401350D" w14:textId="0AB73945" w:rsidR="00C0492F" w:rsidRDefault="00A01B48" w:rsidP="00474412">
      <w:commentRangeStart w:id="328"/>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commentRangeEnd w:id="328"/>
      <w:r w:rsidR="00913372">
        <w:rPr>
          <w:rStyle w:val="CommentReference"/>
        </w:rPr>
        <w:commentReference w:id="328"/>
      </w:r>
    </w:p>
    <w:p w14:paraId="1F8D4C5C" w14:textId="550434B1" w:rsidR="00901545" w:rsidRDefault="009928CD" w:rsidP="000634C2">
      <w:pPr>
        <w:spacing w:after="0"/>
        <w:rPr>
          <w:ins w:id="329" w:author="Greg Landry" w:date="2018-05-30T11:55:00Z"/>
        </w:rPr>
      </w:pPr>
      <w:r w:rsidRPr="009928CD">
        <w:rPr>
          <w:noProof/>
        </w:rPr>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ins w:id="330" w:author="Greg Landry" w:date="2018-05-30T11:56:00Z">
        <w:r>
          <w:t>(</w:t>
        </w:r>
      </w:ins>
      <w:ins w:id="331" w:author="Greg Landry" w:date="2018-05-30T11:55:00Z">
        <w:r>
          <w:t>This figure is taken from the Bluetooth Specification</w:t>
        </w:r>
      </w:ins>
      <w:ins w:id="332" w:author="Greg Landry" w:date="2018-05-30T11:56:00Z">
        <w:r>
          <w:t>)</w:t>
        </w:r>
      </w:ins>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ins w:id="333" w:author="Greg Landry" w:date="2018-05-29T10:50:00Z">
        <w:r w:rsidR="008653DB">
          <w:t xml:space="preserve">the </w:t>
        </w:r>
      </w:ins>
      <w:r w:rsidR="00671372">
        <w:t xml:space="preserve">database </w:t>
      </w:r>
      <w:r w:rsidR="00E87F96">
        <w:t>primary k</w:t>
      </w:r>
      <w:r w:rsidR="00671372">
        <w:t>ey.</w:t>
      </w:r>
    </w:p>
    <w:p w14:paraId="577703B0" w14:textId="51FB8AF1" w:rsidR="00F03FF5" w:rsidRDefault="00671372" w:rsidP="00474412">
      <w:r>
        <w:t>The Type of e</w:t>
      </w:r>
      <w:r w:rsidR="00F03FF5">
        <w:t xml:space="preserve">ach row in the database is identified with a Universally Unique </w:t>
      </w:r>
      <w:del w:id="334" w:author="Greg Landry" w:date="2018-05-29T10:50:00Z">
        <w:r w:rsidR="00F03FF5" w:rsidDel="008653DB">
          <w:delText>I</w:delText>
        </w:r>
        <w:r w:rsidR="008653DB" w:rsidDel="008653DB">
          <w:delText>d</w:delText>
        </w:r>
        <w:r w:rsidR="00F03FF5" w:rsidDel="008653DB">
          <w:delText>entifier</w:delText>
        </w:r>
      </w:del>
      <w:proofErr w:type="spellStart"/>
      <w:ins w:id="335" w:author="Greg Landry" w:date="2018-05-29T10:50:00Z">
        <w:r w:rsidR="008653DB">
          <w:t>IDentifier</w:t>
        </w:r>
        <w:proofErr w:type="spellEnd"/>
        <w:r w:rsidR="008653DB">
          <w:t xml:space="preserve"> </w:t>
        </w:r>
      </w:ins>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ins w:id="336" w:author="Greg Landry" w:date="2018-05-29T10:51:00Z">
        <w:r w:rsidR="00E20289">
          <w:t xml:space="preserve">a </w:t>
        </w:r>
      </w:ins>
      <w:r>
        <w:t>custom meaning</w:t>
      </w:r>
    </w:p>
    <w:p w14:paraId="0EA4F681" w14:textId="6BCC6665" w:rsidR="00182232" w:rsidRDefault="00182232" w:rsidP="00182232">
      <w:pPr>
        <w:rPr>
          <w:rFonts w:cs="Times"/>
          <w:color w:val="000000"/>
        </w:rPr>
      </w:pPr>
      <w:r>
        <w:t xml:space="preserve">In the Bluetooth </w:t>
      </w:r>
      <w:proofErr w:type="gramStart"/>
      <w:r>
        <w:t>spec</w:t>
      </w:r>
      <w:proofErr w:type="gramEnd"/>
      <w:r>
        <w:t xml:space="preserve">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9" w:history="1">
        <w:r w:rsidRPr="00CD7704">
          <w:rPr>
            <w:rStyle w:val="Hyperlink"/>
            <w:rFonts w:cs="Times"/>
          </w:rPr>
          <w:t>assigned numbers</w:t>
        </w:r>
      </w:hyperlink>
      <w:r>
        <w:rPr>
          <w:rFonts w:cs="Times"/>
          <w:color w:val="000000"/>
        </w:rPr>
        <w:t xml:space="preserve"> table </w:t>
      </w:r>
      <w:del w:id="337" w:author="Greg Landry" w:date="2018-05-29T10:51:00Z">
        <w:r w:rsidDel="0057699C">
          <w:rPr>
            <w:rFonts w:cs="Times"/>
            <w:color w:val="000000"/>
          </w:rPr>
          <w:delText xml:space="preserve">at </w:delText>
        </w:r>
      </w:del>
      <w:ins w:id="338" w:author="Greg Landry" w:date="2018-05-29T10:51:00Z">
        <w:r w:rsidR="0057699C">
          <w:rPr>
            <w:rFonts w:cs="Times"/>
            <w:color w:val="000000"/>
          </w:rPr>
          <w:t xml:space="preserve">on </w:t>
        </w:r>
      </w:ins>
      <w:r>
        <w:rPr>
          <w:rFonts w:cs="Times"/>
          <w:color w:val="000000"/>
        </w:rPr>
        <w:t>the Bluetooth SIG website.  Also, most of the common UUIDs are inserted for you into the right place by the WICED tools (more on this later).</w:t>
      </w:r>
    </w:p>
    <w:p w14:paraId="69916882" w14:textId="3ED03905" w:rsidR="00182232" w:rsidRDefault="00182232" w:rsidP="00182232">
      <w:pPr>
        <w:rPr>
          <w:rFonts w:cs="Times"/>
          <w:color w:val="000000"/>
        </w:rPr>
      </w:pPr>
      <w:r>
        <w:rPr>
          <w:rFonts w:cs="Times"/>
          <w:color w:val="000000"/>
        </w:rPr>
        <w:t xml:space="preserve">The Permissions for Attributes tell the </w:t>
      </w:r>
      <w:del w:id="339" w:author="Greg Landry" w:date="2018-05-30T11:52:00Z">
        <w:r w:rsidDel="004577CE">
          <w:rPr>
            <w:rFonts w:cs="Times"/>
            <w:color w:val="000000"/>
          </w:rPr>
          <w:delText xml:space="preserve">Bluetooth </w:delText>
        </w:r>
      </w:del>
      <w:ins w:id="340" w:author="Greg Landry" w:date="2018-05-30T11:52:00Z">
        <w:r w:rsidR="004577CE">
          <w:rPr>
            <w:rFonts w:cs="Times"/>
            <w:color w:val="000000"/>
          </w:rPr>
          <w:t>S</w:t>
        </w:r>
      </w:ins>
      <w:del w:id="341" w:author="Greg Landry" w:date="2018-05-30T11:52:00Z">
        <w:r w:rsidDel="004577CE">
          <w:rPr>
            <w:rFonts w:cs="Times"/>
            <w:color w:val="000000"/>
          </w:rPr>
          <w:delText>s</w:delText>
        </w:r>
      </w:del>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del w:id="342" w:author="Mark Saunders" w:date="2018-06-01T15:03:00Z">
        <w:r w:rsidDel="00913372">
          <w:rPr>
            <w:rFonts w:cs="Times"/>
            <w:color w:val="000000"/>
          </w:rPr>
          <w:delText xml:space="preserve">with </w:delText>
        </w:r>
      </w:del>
      <w:ins w:id="343" w:author="Mark Saunders" w:date="2018-06-01T15:03:00Z">
        <w:r w:rsidR="00913372">
          <w:rPr>
            <w:rFonts w:cs="Times"/>
            <w:color w:val="000000"/>
          </w:rPr>
          <w:t xml:space="preserve">specifying </w:t>
        </w:r>
      </w:ins>
      <w:r>
        <w:rPr>
          <w:rFonts w:cs="Times"/>
          <w:color w:val="000000"/>
        </w:rPr>
        <w:t xml:space="preserve">Read, Write, Encryption, Authentication, and Authorization.  The Central/Client can’t read the permission directly, meaning if there is a permission problem the Peripheral/Server just responds with a rejection message. </w:t>
      </w:r>
      <w:del w:id="344" w:author="Greg Landry" w:date="2018-05-29T10:52:00Z">
        <w:r w:rsidDel="00861F54">
          <w:rPr>
            <w:rFonts w:cs="Times"/>
            <w:color w:val="000000"/>
          </w:rPr>
          <w:delText xml:space="preserve"> And once again </w:delText>
        </w:r>
      </w:del>
      <w:r>
        <w:rPr>
          <w:rFonts w:cs="Times"/>
          <w:color w:val="000000"/>
        </w:rPr>
        <w:t>WICED helps you get the permission set correctly when you make the database</w:t>
      </w:r>
      <w:ins w:id="345" w:author="Greg Landry" w:date="2018-05-29T10:52:00Z">
        <w:r w:rsidR="00511A6C">
          <w:rPr>
            <w:rFonts w:cs="Times"/>
            <w:color w:val="000000"/>
          </w:rPr>
          <w:t>, and</w:t>
        </w:r>
      </w:ins>
      <w:del w:id="346" w:author="Greg Landry" w:date="2018-05-29T10:52:00Z">
        <w:r w:rsidDel="00511A6C">
          <w:rPr>
            <w:rFonts w:cs="Times"/>
            <w:color w:val="000000"/>
          </w:rPr>
          <w:delText>.</w:delText>
        </w:r>
      </w:del>
      <w:r w:rsidR="000363C1">
        <w:rPr>
          <w:rFonts w:cs="Times"/>
          <w:color w:val="000000"/>
        </w:rPr>
        <w:t xml:space="preserve"> </w:t>
      </w:r>
      <w:ins w:id="347" w:author="Greg Landry" w:date="2018-05-29T10:52:00Z">
        <w:r w:rsidR="00511A6C">
          <w:rPr>
            <w:rFonts w:cs="Times"/>
            <w:color w:val="000000"/>
          </w:rPr>
          <w:t>t</w:t>
        </w:r>
      </w:ins>
      <w:del w:id="348" w:author="Greg Landry" w:date="2018-05-29T10:52:00Z">
        <w:r w:rsidR="000363C1" w:rsidDel="00511A6C">
          <w:rPr>
            <w:rFonts w:cs="Times"/>
            <w:color w:val="000000"/>
          </w:rPr>
          <w:delText xml:space="preserve"> T</w:delText>
        </w:r>
      </w:del>
      <w:r w:rsidR="000363C1">
        <w:rPr>
          <w:rFonts w:cs="Times"/>
          <w:color w:val="000000"/>
        </w:rPr>
        <w:t xml:space="preserve">he Stack </w:t>
      </w:r>
      <w:del w:id="349" w:author="Greg Landry" w:date="2018-05-29T10:52:00Z">
        <w:r w:rsidR="000363C1" w:rsidDel="00511A6C">
          <w:rPr>
            <w:rFonts w:cs="Times"/>
            <w:color w:val="000000"/>
          </w:rPr>
          <w:delText xml:space="preserve">also </w:delText>
        </w:r>
      </w:del>
      <w:r w:rsidR="000363C1">
        <w:rPr>
          <w:rFonts w:cs="Times"/>
          <w:color w:val="000000"/>
        </w:rPr>
        <w:t>takes care of enforcing the Permissions</w:t>
      </w:r>
      <w:ins w:id="350" w:author="Greg Landry" w:date="2018-05-29T10:52:00Z">
        <w:r w:rsidR="00511A6C">
          <w:rPr>
            <w:rFonts w:cs="Times"/>
            <w:color w:val="000000"/>
          </w:rPr>
          <w:t>.</w:t>
        </w:r>
      </w:ins>
    </w:p>
    <w:p w14:paraId="61763390" w14:textId="2ECE426D" w:rsidR="00182232" w:rsidRDefault="00182232" w:rsidP="007F01ED">
      <w:pPr>
        <w:pStyle w:val="Heading2"/>
      </w:pPr>
      <w:bookmarkStart w:id="351" w:name="_Toc515795189"/>
      <w:r>
        <w:lastRenderedPageBreak/>
        <w:t>Profiles – Services - Characteristics</w:t>
      </w:r>
      <w:bookmarkEnd w:id="351"/>
    </w:p>
    <w:p w14:paraId="41D87C9E" w14:textId="20FFD537" w:rsidR="00A35B86" w:rsidRDefault="00182232" w:rsidP="000634C2">
      <w:pPr>
        <w:keepNext/>
      </w:pPr>
      <w:r>
        <w:t>The GATT Database is “flat”</w:t>
      </w:r>
      <w:ins w:id="352" w:author="Greg Landry" w:date="2018-05-29T10:53:00Z">
        <w:r w:rsidR="00040388">
          <w:t xml:space="preserve"> – it's</w:t>
        </w:r>
      </w:ins>
      <w:del w:id="353" w:author="Greg Landry" w:date="2018-05-29T10:53:00Z">
        <w:r w:rsidDel="00040388">
          <w:delText>,</w:delText>
        </w:r>
      </w:del>
      <w:r>
        <w:t xml:space="preserve"> just a bunch rows with one Attribute per row.  Th</w:t>
      </w:r>
      <w:ins w:id="354" w:author="Mark Saunders" w:date="2018-06-01T15:04:00Z">
        <w:r w:rsidR="00913372">
          <w:t>is creates a</w:t>
        </w:r>
      </w:ins>
      <w:del w:id="355" w:author="Mark Saunders" w:date="2018-06-01T15:04:00Z">
        <w:r w:rsidDel="00913372">
          <w:delText>e</w:delText>
        </w:r>
      </w:del>
      <w:r>
        <w:t xml:space="preserve"> problem </w:t>
      </w:r>
      <w:ins w:id="356" w:author="Mark Saunders" w:date="2018-06-01T15:04:00Z">
        <w:r w:rsidR="00913372">
          <w:t>because</w:t>
        </w:r>
      </w:ins>
      <w:del w:id="357" w:author="Mark Saunders" w:date="2018-06-01T15:04:00Z">
        <w:r w:rsidDel="00913372">
          <w:delText>is</w:delText>
        </w:r>
      </w:del>
      <w:r>
        <w:t xml:space="preserve"> a totally flat organization is </w:t>
      </w:r>
      <w:del w:id="358" w:author="Mark Saunders" w:date="2018-06-01T15:04:00Z">
        <w:r w:rsidDel="00913372">
          <w:delText xml:space="preserve">a </w:delText>
        </w:r>
      </w:del>
      <w:r>
        <w:t>painful</w:t>
      </w:r>
      <w:ins w:id="359" w:author="Mark Saunders" w:date="2018-06-01T15:04:00Z">
        <w:r w:rsidR="00913372">
          <w:t xml:space="preserve"> to use</w:t>
        </w:r>
      </w:ins>
      <w:r>
        <w:t xml:space="preserve">, so the Bluetooth SIG created a semantic hierarchy.  The hierarchy has </w:t>
      </w:r>
      <w:r w:rsidR="00AD5BD4">
        <w:t>three</w:t>
      </w:r>
      <w:r>
        <w:t xml:space="preserve"> levels</w:t>
      </w:r>
      <w:ins w:id="360" w:author="Greg Landry" w:date="2018-05-29T10:53:00Z">
        <w:r w:rsidR="00E11725">
          <w:t xml:space="preserve">: </w:t>
        </w:r>
      </w:ins>
      <w:del w:id="361" w:author="Greg Landry" w:date="2018-05-29T10:53:00Z">
        <w:r w:rsidDel="00E11725">
          <w:delText xml:space="preserve">, </w:delText>
        </w:r>
      </w:del>
      <w:r w:rsidR="00AD5BD4">
        <w:t xml:space="preserve">Profiles, </w:t>
      </w:r>
      <w:r>
        <w:t xml:space="preserve">Services and Characteristics.  </w:t>
      </w:r>
    </w:p>
    <w:p w14:paraId="35754258" w14:textId="29393CE8" w:rsidR="003E00B9" w:rsidRDefault="00AD5BD4" w:rsidP="000634C2">
      <w:pPr>
        <w:keepNext/>
        <w:rPr>
          <w:ins w:id="362" w:author="Greg Landry" w:date="2018-05-30T11:59:00Z"/>
        </w:rPr>
      </w:pPr>
      <w:commentRangeStart w:id="363"/>
      <w:r>
        <w:t xml:space="preserve">A </w:t>
      </w:r>
      <w:ins w:id="364" w:author="Greg Landry" w:date="2018-05-30T11:38:00Z">
        <w:r w:rsidR="00E53E78">
          <w:t>P</w:t>
        </w:r>
      </w:ins>
      <w:del w:id="365" w:author="Greg Landry" w:date="2018-05-30T11:38:00Z">
        <w:r w:rsidDel="00E53E78">
          <w:delText>p</w:delText>
        </w:r>
      </w:del>
      <w:r>
        <w:t xml:space="preserve">rofile is a </w:t>
      </w:r>
      <w:r w:rsidR="0051586B">
        <w:t>previously agreed to</w:t>
      </w:r>
      <w:ins w:id="366" w:author="Mark Saunders" w:date="2018-06-01T15:04:00Z">
        <w:r w:rsidR="00913372">
          <w:t>,</w:t>
        </w:r>
      </w:ins>
      <w:r w:rsidR="0051586B">
        <w:t xml:space="preserve"> or </w:t>
      </w:r>
      <w:del w:id="367" w:author="Mark Saunders" w:date="2018-06-01T15:05:00Z">
        <w:r w:rsidR="0051586B" w:rsidDel="00913372">
          <w:delText xml:space="preserve">possibly </w:delText>
        </w:r>
      </w:del>
      <w:r w:rsidR="00A35B86">
        <w:t xml:space="preserve">Bluetooth SIG </w:t>
      </w:r>
      <w:r w:rsidR="0051586B">
        <w:t xml:space="preserve">spec’d </w:t>
      </w:r>
      <w:r w:rsidR="003E00B9">
        <w:t>related</w:t>
      </w:r>
      <w:ins w:id="368" w:author="Mark Saunders" w:date="2018-06-01T15:05:00Z">
        <w:r w:rsidR="00913372">
          <w:t>,</w:t>
        </w:r>
      </w:ins>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ins w:id="369" w:author="Greg Landry" w:date="2018-05-29T10:53:00Z">
        <w:r w:rsidR="00E53E78">
          <w:t xml:space="preserve"> A P</w:t>
        </w:r>
        <w:r w:rsidR="00FB1199">
          <w:t>rofile contain</w:t>
        </w:r>
      </w:ins>
      <w:ins w:id="370" w:author="Greg Landry" w:date="2018-05-30T11:38:00Z">
        <w:r w:rsidR="00E53E78">
          <w:t>s</w:t>
        </w:r>
      </w:ins>
      <w:ins w:id="371" w:author="Greg Landry" w:date="2018-05-29T10:53:00Z">
        <w:r w:rsidR="00FB1199">
          <w:t xml:space="preserve"> one or more Services.</w:t>
        </w:r>
      </w:ins>
      <w:commentRangeEnd w:id="363"/>
      <w:r w:rsidR="005B2A30">
        <w:rPr>
          <w:rStyle w:val="CommentReference"/>
        </w:rPr>
        <w:commentReference w:id="363"/>
      </w:r>
    </w:p>
    <w:p w14:paraId="59CAC3EF" w14:textId="7202B9DB" w:rsidR="002606E5" w:rsidDel="002606E5" w:rsidRDefault="002606E5" w:rsidP="000634C2">
      <w:pPr>
        <w:keepNext/>
        <w:rPr>
          <w:del w:id="372" w:author="Greg Landry" w:date="2018-05-30T11:59:00Z"/>
        </w:rPr>
      </w:pPr>
    </w:p>
    <w:p w14:paraId="1CC27B65" w14:textId="7222AD00" w:rsidR="00182232" w:rsidRDefault="00A35B86" w:rsidP="000634C2">
      <w:pPr>
        <w:keepNext/>
      </w:pPr>
      <w:r>
        <w:t>A</w:t>
      </w:r>
      <w:r w:rsidR="00182232">
        <w:t xml:space="preserve"> Service is just a group of logically related Characteristics</w:t>
      </w:r>
      <w:del w:id="373" w:author="Greg Landry" w:date="2018-05-29T10:54:00Z">
        <w:r w:rsidR="00182232" w:rsidDel="00FB1199">
          <w:delText xml:space="preserve">.  </w:delText>
        </w:r>
      </w:del>
      <w:ins w:id="374" w:author="Greg Landry" w:date="2018-05-29T10:54:00Z">
        <w:r w:rsidR="00FB1199">
          <w:t>,  a</w:t>
        </w:r>
      </w:ins>
      <w:del w:id="375" w:author="Greg Landry" w:date="2018-05-29T10:54:00Z">
        <w:r w:rsidR="00182232" w:rsidDel="00FB1199">
          <w:delText>A</w:delText>
        </w:r>
      </w:del>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28D5C83B" w14:textId="3509E21F" w:rsidR="00A35B86" w:rsidDel="00774430" w:rsidRDefault="00A35B86" w:rsidP="000634C2">
      <w:pPr>
        <w:keepNext/>
        <w:rPr>
          <w:del w:id="376" w:author="Greg Landry" w:date="2018-05-29T10:52:00Z"/>
        </w:rPr>
      </w:pPr>
    </w:p>
    <w:p w14:paraId="6C049593" w14:textId="45F98911" w:rsidR="00182232" w:rsidRDefault="00182232" w:rsidP="000634C2">
      <w:pPr>
        <w:keepNext/>
        <w:rPr>
          <w:ins w:id="377" w:author="Greg Landry" w:date="2018-05-30T11:59:00Z"/>
        </w:rPr>
      </w:pPr>
      <w:r>
        <w:t>For instance, a Battery Service could have one Characteristic</w:t>
      </w:r>
      <w:ins w:id="378" w:author="Greg Landry" w:date="2018-05-29T10:54:00Z">
        <w:r w:rsidR="00FB1199">
          <w:t xml:space="preserve"> -</w:t>
        </w:r>
      </w:ins>
      <w:del w:id="379" w:author="Greg Landry" w:date="2018-05-29T10:54:00Z">
        <w:r w:rsidDel="00FB1199">
          <w:delText>,</w:delText>
        </w:r>
      </w:del>
      <w:r>
        <w:t xml:space="preserve"> the battery level (0-100 %)</w:t>
      </w:r>
      <w:ins w:id="380" w:author="Greg Landry" w:date="2018-05-29T10:54:00Z">
        <w:r w:rsidR="00FB1199">
          <w:t xml:space="preserve"> - o</w:t>
        </w:r>
      </w:ins>
      <w:del w:id="381" w:author="Greg Landry" w:date="2018-05-29T10:54:00Z">
        <w:r w:rsidDel="00FB1199">
          <w:delText>.  O</w:delText>
        </w:r>
      </w:del>
      <w:r>
        <w:t xml:space="preserve">r you might make a more complicated Service, for instance a </w:t>
      </w:r>
      <w:proofErr w:type="spellStart"/>
      <w:r>
        <w:t>CapSense</w:t>
      </w:r>
      <w:proofErr w:type="spellEnd"/>
      <w:r>
        <w:t xml:space="preserve"> Service with a bunch of </w:t>
      </w:r>
      <w:proofErr w:type="spellStart"/>
      <w:r>
        <w:t>CapSense</w:t>
      </w:r>
      <w:proofErr w:type="spellEnd"/>
      <w:r>
        <w:t xml:space="preserve"> </w:t>
      </w:r>
      <w:del w:id="382" w:author="Mark Saunders" w:date="2018-06-01T15:05:00Z">
        <w:r w:rsidDel="00913372">
          <w:delText>Sensors states</w:delText>
        </w:r>
      </w:del>
      <w:ins w:id="383" w:author="Mark Saunders" w:date="2018-06-01T15:05:00Z">
        <w:r w:rsidR="00913372">
          <w:t>widgets</w:t>
        </w:r>
      </w:ins>
      <w:r>
        <w:t xml:space="preserve"> represented as Characteristics.</w:t>
      </w:r>
    </w:p>
    <w:p w14:paraId="307ED8CA" w14:textId="49343239" w:rsidR="00243120" w:rsidRDefault="002606E5" w:rsidP="00171AB4">
      <w:ins w:id="384" w:author="Greg Landry" w:date="2018-05-30T11:59:00Z">
        <w:r>
          <w:t>There are two Services that are required for every BLE device. These are</w:t>
        </w:r>
        <w:r w:rsidR="000634C2">
          <w:t xml:space="preserve"> the </w:t>
        </w:r>
        <w:r>
          <w:t>Generic Attribute Service</w:t>
        </w:r>
      </w:ins>
      <w:ins w:id="385" w:author="Greg Landry" w:date="2018-05-30T12:02:00Z">
        <w:r w:rsidR="000634C2">
          <w:t xml:space="preserve"> and the </w:t>
        </w:r>
      </w:ins>
      <w:ins w:id="386" w:author="Greg Landry" w:date="2018-05-30T11:59:00Z">
        <w:r>
          <w:t>Generic Access Service</w:t>
        </w:r>
      </w:ins>
      <w:ins w:id="387" w:author="Greg Landry" w:date="2018-05-30T12:02:00Z">
        <w:r w:rsidR="000634C2">
          <w:t xml:space="preserve">. </w:t>
        </w:r>
      </w:ins>
      <w:ins w:id="388" w:author="Greg Landry" w:date="2018-05-30T12:00:00Z">
        <w:r w:rsidR="00243120">
          <w:t>Other Services will also be included depending on what the device does.</w:t>
        </w:r>
      </w:ins>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389" w:name="_Toc515795190"/>
      <w:r>
        <w:t>Service Declaration in the GATT DB</w:t>
      </w:r>
      <w:bookmarkEnd w:id="389"/>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ins w:id="390" w:author="Mark Saunders" w:date="2018-06-01T15:08:00Z">
        <w:r w:rsidR="005B2A30">
          <w:t xml:space="preserve"> (which means this GATT attribute is a declaration of a service)</w:t>
        </w:r>
      </w:ins>
      <w:r>
        <w:t>, the UUID of the Service and the Attribute Permissions.</w:t>
      </w:r>
    </w:p>
    <w:p w14:paraId="1DD82537" w14:textId="3721C787" w:rsidR="00951040" w:rsidRDefault="00951040" w:rsidP="000634C2">
      <w:pPr>
        <w:spacing w:after="0"/>
        <w:rPr>
          <w:ins w:id="391" w:author="Greg Landry" w:date="2018-05-30T11:57:00Z"/>
        </w:rPr>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rPr>
          <w:ins w:id="392" w:author="Greg Landry" w:date="2018-05-30T11:57:00Z"/>
        </w:rPr>
      </w:pPr>
      <w:ins w:id="393" w:author="Greg Landry" w:date="2018-05-30T11:57:00Z">
        <w:r>
          <w:t>(This figure is taken from the Bluetooth Specification)</w:t>
        </w:r>
      </w:ins>
    </w:p>
    <w:p w14:paraId="25F04B47" w14:textId="1453EF64" w:rsidR="004915F7" w:rsidDel="004915F7" w:rsidRDefault="004915F7" w:rsidP="00E3192D">
      <w:pPr>
        <w:rPr>
          <w:del w:id="394" w:author="Greg Landry" w:date="2018-05-30T11:57:00Z"/>
        </w:rPr>
      </w:pP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ins w:id="395" w:author="Greg Landry" w:date="2018-05-29T11:46:00Z">
        <w:r w:rsidR="00E438CE">
          <w:t xml:space="preserve"> The Characteristics that belong to a Service must </w:t>
        </w:r>
      </w:ins>
      <w:ins w:id="396" w:author="Greg Landry" w:date="2018-05-29T11:48:00Z">
        <w:r w:rsidR="00E438CE">
          <w:t>be in</w:t>
        </w:r>
      </w:ins>
      <w:ins w:id="397" w:author="Greg Landry" w:date="2018-05-29T11:46:00Z">
        <w:r w:rsidR="00E438CE">
          <w:t xml:space="preserve"> the GATT database after the declaration </w:t>
        </w:r>
      </w:ins>
      <w:ins w:id="398" w:author="Greg Landry" w:date="2018-05-29T11:47:00Z">
        <w:r w:rsidR="00E438CE">
          <w:t>for the Service that they belong to and</w:t>
        </w:r>
      </w:ins>
      <w:ins w:id="399" w:author="Greg Landry" w:date="2018-05-29T11:46:00Z">
        <w:r w:rsidR="00E438CE">
          <w:t xml:space="preserve"> before the next Service </w:t>
        </w:r>
      </w:ins>
      <w:ins w:id="400" w:author="Greg Landry" w:date="2018-05-29T11:47:00Z">
        <w:r w:rsidR="00E438CE">
          <w:t>declaration.</w:t>
        </w:r>
      </w:ins>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rPr>
          <w:ins w:id="401" w:author="Greg Landry" w:date="2018-05-30T11:58:00Z"/>
        </w:rPr>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rPr>
          <w:ins w:id="402" w:author="Greg Landry" w:date="2018-05-30T11:58:00Z"/>
        </w:rPr>
      </w:pPr>
      <w:ins w:id="403" w:author="Greg Landry" w:date="2018-05-30T11:58:00Z">
        <w:r>
          <w:t>(This figure is taken from the Bluetooth Specification)</w:t>
        </w:r>
      </w:ins>
    </w:p>
    <w:p w14:paraId="1BA3BC74" w14:textId="7E88F6EA" w:rsidR="00951040" w:rsidDel="004915F7" w:rsidRDefault="00951040" w:rsidP="007F01ED">
      <w:pPr>
        <w:pStyle w:val="Heading2"/>
        <w:rPr>
          <w:del w:id="404" w:author="Greg Landry" w:date="2018-05-30T11:58:00Z"/>
        </w:rPr>
      </w:pPr>
      <w:bookmarkStart w:id="405" w:name="_Toc515793377"/>
      <w:bookmarkStart w:id="406" w:name="_Toc515795191"/>
      <w:bookmarkEnd w:id="405"/>
      <w:bookmarkEnd w:id="406"/>
    </w:p>
    <w:p w14:paraId="76FC5FB2" w14:textId="4B0C6384" w:rsidR="00FE07B9" w:rsidRDefault="0019295A" w:rsidP="007F01ED">
      <w:pPr>
        <w:pStyle w:val="Heading2"/>
      </w:pPr>
      <w:bookmarkStart w:id="407" w:name="_Toc515795192"/>
      <w:r>
        <w:t>Characteristic</w:t>
      </w:r>
      <w:r w:rsidR="00F54905">
        <w:t xml:space="preserve"> Declaration in the GATT DB</w:t>
      </w:r>
      <w:bookmarkEnd w:id="407"/>
    </w:p>
    <w:p w14:paraId="1DCF4679" w14:textId="5EBF836F" w:rsidR="00F54905" w:rsidRDefault="00860F53" w:rsidP="00F54905">
      <w:r>
        <w:t xml:space="preserve">To declare a Characteristic, you are required to create </w:t>
      </w:r>
      <w:r w:rsidR="002C26D3">
        <w:t xml:space="preserve">a minimum </w:t>
      </w:r>
      <w:r>
        <w:t>two Attribute</w:t>
      </w:r>
      <w:ins w:id="408" w:author="Greg Landry" w:date="2018-05-29T10:56:00Z">
        <w:r w:rsidR="001855A4">
          <w:t>s:</w:t>
        </w:r>
      </w:ins>
      <w:del w:id="409" w:author="Greg Landry" w:date="2018-05-29T10:56:00Z">
        <w:r w:rsidDel="001855A4">
          <w:delText>s,</w:delText>
        </w:r>
      </w:del>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w:t>
      </w:r>
      <w:del w:id="410" w:author="Greg Landry" w:date="2018-05-29T10:59:00Z">
        <w:r w:rsidR="002C26D3" w:rsidDel="00CA4170">
          <w:delText xml:space="preserve"> permission (aka</w:delText>
        </w:r>
      </w:del>
      <w:r w:rsidR="002C26D3">
        <w:t xml:space="preserve"> Properties</w:t>
      </w:r>
      <w:ins w:id="411" w:author="Greg Landry" w:date="2018-05-29T10:59:00Z">
        <w:r w:rsidR="00CA4170">
          <w:t xml:space="preserve"> for the </w:t>
        </w:r>
      </w:ins>
      <w:ins w:id="412" w:author="Greg Landry" w:date="2018-05-29T11:00:00Z">
        <w:r w:rsidR="00CA4170">
          <w:t>Characteristic</w:t>
        </w:r>
      </w:ins>
      <w:ins w:id="413" w:author="Greg Landry" w:date="2018-05-29T10:59:00Z">
        <w:r w:rsidR="00CA4170">
          <w:t xml:space="preserve"> (which controls permission</w:t>
        </w:r>
      </w:ins>
      <w:ins w:id="414" w:author="Greg Landry" w:date="2018-05-29T11:00:00Z">
        <w:r w:rsidR="00CA4170">
          <w:t>s</w:t>
        </w:r>
      </w:ins>
      <w:ins w:id="415" w:author="Greg Landry" w:date="2018-05-29T10:59:00Z">
        <w:r w:rsidR="00CA4170">
          <w:t xml:space="preserve"> for the characteristic</w:t>
        </w:r>
      </w:ins>
      <w:ins w:id="416" w:author="Greg Landry" w:date="2018-05-29T11:00:00Z">
        <w:r w:rsidR="00CA4170">
          <w:t xml:space="preserve"> as you will see in a minute</w:t>
        </w:r>
      </w:ins>
      <w:ins w:id="417" w:author="Greg Landry" w:date="2018-05-29T10:59:00Z">
        <w:r w:rsidR="00CA4170">
          <w:t>)</w:t>
        </w:r>
      </w:ins>
      <w:del w:id="418" w:author="Greg Landry" w:date="2018-05-29T10:59:00Z">
        <w:r w:rsidR="002C26D3" w:rsidDel="00CA4170">
          <w:delText>)</w:delText>
        </w:r>
      </w:del>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rPr>
          <w:ins w:id="419" w:author="Greg Landry" w:date="2018-05-30T11:58:00Z"/>
        </w:rPr>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rPr>
          <w:ins w:id="420" w:author="Greg Landry" w:date="2018-05-30T11:58:00Z"/>
        </w:rPr>
      </w:pPr>
      <w:ins w:id="421" w:author="Greg Landry" w:date="2018-05-30T11:58:00Z">
        <w:r>
          <w:t>(This figure is taken from the Bluetooth Specification)</w:t>
        </w:r>
      </w:ins>
    </w:p>
    <w:p w14:paraId="6D45F380" w14:textId="6AD7C605" w:rsidR="006426AD" w:rsidDel="004915F7" w:rsidRDefault="006426AD" w:rsidP="00F54905">
      <w:pPr>
        <w:rPr>
          <w:del w:id="422" w:author="Greg Landry" w:date="2018-05-30T11:58:00Z"/>
        </w:rPr>
      </w:pPr>
    </w:p>
    <w:p w14:paraId="72ECADB5" w14:textId="00816C33" w:rsidR="006A111A" w:rsidRDefault="006A111A" w:rsidP="00F54905">
      <w:r>
        <w:t xml:space="preserve">Each Characteristic </w:t>
      </w:r>
      <w:del w:id="423" w:author="Greg Landry" w:date="2018-05-29T11:01:00Z">
        <w:r w:rsidDel="00C12D1C">
          <w:delText xml:space="preserve">also </w:delText>
        </w:r>
      </w:del>
      <w:r>
        <w:t xml:space="preserve">has a set of </w:t>
      </w:r>
      <w:r w:rsidR="00F637C0">
        <w:t>Properties</w:t>
      </w:r>
      <w:r>
        <w:t xml:space="preserve"> that define what the Central/Client can do with the </w:t>
      </w:r>
      <w:r w:rsidR="00F637C0">
        <w:t>Characteristic</w:t>
      </w:r>
      <w:r>
        <w:t>.  These Properties</w:t>
      </w:r>
      <w:r w:rsidR="00B34960">
        <w:t xml:space="preserve"> are used by the </w:t>
      </w:r>
      <w:del w:id="424" w:author="Greg Landry" w:date="2018-05-30T11:52:00Z">
        <w:r w:rsidR="00B34960" w:rsidDel="004577CE">
          <w:delText xml:space="preserve">WICED Bluetooth </w:delText>
        </w:r>
      </w:del>
      <w:r w:rsidR="00B34960">
        <w:t xml:space="preserve">Stack to enforce access to Characteristic </w:t>
      </w:r>
      <w:r w:rsidR="002C26D3">
        <w:t>by the Client (e.g. Read/Write) and they can be read by the Client to know what they can do.  The Properties include</w:t>
      </w:r>
      <w:ins w:id="425" w:author="Greg Landry" w:date="2018-05-29T10:59:00Z">
        <w:r w:rsidR="0013004C">
          <w:t>:</w:t>
        </w:r>
      </w:ins>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514D6A35" w:rsidR="00860F53" w:rsidRDefault="00860F53" w:rsidP="004A0F55">
      <w:pPr>
        <w:pStyle w:val="ListParagraph"/>
        <w:numPr>
          <w:ilvl w:val="0"/>
          <w:numId w:val="8"/>
        </w:numPr>
      </w:pPr>
      <w:r>
        <w:t>Write Without Response</w:t>
      </w:r>
      <w:r w:rsidR="003D3C94">
        <w:t xml:space="preserve"> – </w:t>
      </w:r>
      <w:r w:rsidR="002C26D3">
        <w:t>T</w:t>
      </w:r>
      <w:r w:rsidR="003D3C94">
        <w:t xml:space="preserve">he Client/Central </w:t>
      </w:r>
      <w:del w:id="426" w:author="Greg Landry" w:date="2018-05-29T11:01:00Z">
        <w:r w:rsidR="003D3C94" w:rsidDel="00F63884">
          <w:delText xml:space="preserve">that it </w:delText>
        </w:r>
      </w:del>
      <w:r w:rsidR="003D3C94">
        <w:t>can write to the Characteristic</w:t>
      </w:r>
      <w:r w:rsidR="002C26D3">
        <w:t xml:space="preserve"> (and that transaction does not require a response by the Server/Peripheral</w:t>
      </w:r>
      <w:ins w:id="427" w:author="Greg Landry" w:date="2018-05-29T11:01:00Z">
        <w:r w:rsidR="00F63884">
          <w:t>)</w:t>
        </w:r>
      </w:ins>
    </w:p>
    <w:p w14:paraId="2D0B3C7A" w14:textId="283A2528" w:rsidR="00860F53" w:rsidRDefault="00860F53" w:rsidP="004A0F55">
      <w:pPr>
        <w:pStyle w:val="ListParagraph"/>
        <w:numPr>
          <w:ilvl w:val="0"/>
          <w:numId w:val="8"/>
        </w:numPr>
      </w:pPr>
      <w:r>
        <w:t>Write</w:t>
      </w:r>
      <w:r w:rsidR="003D3C94">
        <w:t xml:space="preserve"> – </w:t>
      </w:r>
      <w:commentRangeStart w:id="428"/>
      <w:r w:rsidR="002C26D3">
        <w:t>T</w:t>
      </w:r>
      <w:r w:rsidR="003D3C94">
        <w:t>he Client/Central can write to the Characteristic</w:t>
      </w:r>
      <w:r w:rsidR="002C26D3">
        <w:t xml:space="preserve"> and </w:t>
      </w:r>
      <w:ins w:id="429" w:author="Greg Landry" w:date="2018-05-29T11:01:00Z">
        <w:r w:rsidR="00F63884">
          <w:t xml:space="preserve">it </w:t>
        </w:r>
      </w:ins>
      <w:r w:rsidR="002C26D3">
        <w:t xml:space="preserve">requires a response from the </w:t>
      </w:r>
      <w:commentRangeStart w:id="430"/>
      <w:r w:rsidR="002C26D3">
        <w:t>Peripheral/Server</w:t>
      </w:r>
      <w:commentRangeEnd w:id="428"/>
      <w:r w:rsidR="00642CFB">
        <w:rPr>
          <w:rStyle w:val="CommentReference"/>
        </w:rPr>
        <w:commentReference w:id="428"/>
      </w:r>
      <w:commentRangeEnd w:id="430"/>
      <w:r w:rsidR="00982456">
        <w:rPr>
          <w:rStyle w:val="CommentReference"/>
        </w:rPr>
        <w:commentReference w:id="430"/>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ins w:id="431" w:author="Mark Saunders" w:date="2018-06-01T16:21:00Z">
        <w:r w:rsidR="00642CFB">
          <w:t xml:space="preserve">. </w:t>
        </w:r>
      </w:ins>
      <w:ins w:id="432" w:author="Mark Saunders" w:date="2018-06-01T16:22:00Z">
        <w:r w:rsidR="00642CFB">
          <w:t>The stack sends n</w:t>
        </w:r>
      </w:ins>
      <w:ins w:id="433" w:author="Mark Saunders" w:date="2018-06-01T16:21:00Z">
        <w:r w:rsidR="00642CFB">
          <w:t xml:space="preserve">otifications from the GATT server when a </w:t>
        </w:r>
      </w:ins>
      <w:ins w:id="434" w:author="Mark Saunders" w:date="2018-06-01T16:22:00Z">
        <w:r w:rsidR="00642CFB">
          <w:t xml:space="preserve">database </w:t>
        </w:r>
      </w:ins>
      <w:ins w:id="435" w:author="Mark Saunders" w:date="2018-06-01T16:21:00Z">
        <w:r w:rsidR="00642CFB">
          <w:t>characteristic changes.</w:t>
        </w:r>
      </w:ins>
    </w:p>
    <w:p w14:paraId="1CF063F4" w14:textId="7640B3E7"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ins w:id="436" w:author="Greg Landry" w:date="2018-05-29T11:02:00Z">
        <w:r w:rsidR="00F63884">
          <w:t xml:space="preserve">from the Server </w:t>
        </w:r>
      </w:ins>
      <w:r w:rsidR="003D3C94">
        <w:t>of Characteristic value changes</w:t>
      </w:r>
      <w:r w:rsidR="002C26D3">
        <w:t xml:space="preserve"> </w:t>
      </w:r>
      <w:del w:id="437" w:author="Greg Landry" w:date="2018-05-29T11:02:00Z">
        <w:r w:rsidR="002C26D3" w:rsidDel="00F63884">
          <w:delText xml:space="preserve">by the Server </w:delText>
        </w:r>
      </w:del>
      <w:r w:rsidR="002C26D3">
        <w:t>and requires a response by the Client/Central</w:t>
      </w:r>
      <w:ins w:id="438" w:author="Mark Saunders" w:date="2018-06-01T16:23:00Z">
        <w:r w:rsidR="00642CFB">
          <w:t xml:space="preserve">. The stack sends indications from the GATT server when a database characteristic changes and </w:t>
        </w:r>
      </w:ins>
      <w:ins w:id="439" w:author="Mark Saunders" w:date="2018-06-01T16:24:00Z">
        <w:r w:rsidR="00642CFB">
          <w:t>waits for the client to</w:t>
        </w:r>
      </w:ins>
      <w:ins w:id="440" w:author="Mark Saunders" w:date="2018-06-01T16:23:00Z">
        <w:r w:rsidR="00642CFB">
          <w:t xml:space="preserve"> send the response.</w:t>
        </w:r>
      </w:ins>
    </w:p>
    <w:p w14:paraId="5C5C4EA1" w14:textId="67180D9D" w:rsidR="00860F53" w:rsidRDefault="00860F53" w:rsidP="004A0F55">
      <w:pPr>
        <w:pStyle w:val="ListParagraph"/>
        <w:numPr>
          <w:ilvl w:val="0"/>
          <w:numId w:val="8"/>
        </w:numPr>
      </w:pPr>
      <w:r>
        <w:t>Authenticated Signed Writes</w:t>
      </w:r>
      <w:r w:rsidR="003D3C94">
        <w:t xml:space="preserve"> –</w:t>
      </w:r>
      <w:r w:rsidR="002C26D3">
        <w:t xml:space="preserve"> </w:t>
      </w:r>
      <w:commentRangeStart w:id="441"/>
      <w:r w:rsidR="002C26D3">
        <w:t>T</w:t>
      </w:r>
      <w:r w:rsidR="003D3C94">
        <w:t xml:space="preserve">he client </w:t>
      </w:r>
      <w:del w:id="442" w:author="Greg Landry" w:date="2018-05-29T11:02:00Z">
        <w:r w:rsidR="003D3C94" w:rsidDel="00F63884">
          <w:delText xml:space="preserve">it </w:delText>
        </w:r>
      </w:del>
      <w:r w:rsidR="003D3C94">
        <w:t>can perform digitally signed writes</w:t>
      </w:r>
      <w:commentRangeEnd w:id="441"/>
      <w:r w:rsidR="00642CFB">
        <w:rPr>
          <w:rStyle w:val="CommentReference"/>
        </w:rPr>
        <w:commentReference w:id="441"/>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5BB0C9D" w:rsidR="00860F53" w:rsidRDefault="003D3C94" w:rsidP="00F54905">
      <w:r>
        <w:t xml:space="preserve">When you configure the Characteristic Properties, you </w:t>
      </w:r>
      <w:r w:rsidR="002C26D3">
        <w:t>must</w:t>
      </w:r>
      <w:r>
        <w:t xml:space="preserve"> </w:t>
      </w:r>
      <w:ins w:id="443" w:author="Mark Saunders" w:date="2018-06-01T16:25:00Z">
        <w:r w:rsidR="00642CFB">
          <w:t>e</w:t>
        </w:r>
      </w:ins>
      <w:del w:id="444" w:author="Mark Saunders" w:date="2018-06-01T16:25:00Z">
        <w:r w:rsidDel="00642CFB">
          <w:delText>i</w:delText>
        </w:r>
      </w:del>
      <w:r>
        <w:t>nsure that they are consistent with the Attribute Permissions</w:t>
      </w:r>
      <w:ins w:id="445" w:author="Greg Landry" w:date="2018-05-29T11:03:00Z">
        <w:r w:rsidR="00F26E32">
          <w:t xml:space="preserve"> </w:t>
        </w:r>
        <w:r w:rsidR="00A20AD1">
          <w:t>of</w:t>
        </w:r>
        <w:r w:rsidR="00F26E32">
          <w:t xml:space="preserve"> the characteristic </w:t>
        </w:r>
        <w:r w:rsidR="00A20AD1">
          <w:t>value</w:t>
        </w:r>
      </w:ins>
      <w:r>
        <w:t>.</w:t>
      </w:r>
    </w:p>
    <w:p w14:paraId="4F294E77" w14:textId="2BCFA39D" w:rsidR="002C26D3" w:rsidRDefault="002C26D3" w:rsidP="00F54905">
      <w:commentRangeStart w:id="446"/>
      <w:r>
        <w:t xml:space="preserve">The Characteristic </w:t>
      </w:r>
      <w:commentRangeStart w:id="447"/>
      <w:r>
        <w:t xml:space="preserve">Value Attribute </w:t>
      </w:r>
      <w:commentRangeEnd w:id="447"/>
      <w:r w:rsidR="00982456">
        <w:rPr>
          <w:rStyle w:val="CommentReference"/>
        </w:rPr>
        <w:commentReference w:id="447"/>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commentRangeEnd w:id="446"/>
      <w:r w:rsidR="00642CFB">
        <w:rPr>
          <w:rStyle w:val="CommentReference"/>
        </w:rPr>
        <w:commentReference w:id="446"/>
      </w:r>
    </w:p>
    <w:p w14:paraId="22EE59D7" w14:textId="77777777" w:rsidR="004915F7" w:rsidRDefault="00860F53" w:rsidP="004915F7">
      <w:pPr>
        <w:spacing w:after="0"/>
        <w:rPr>
          <w:ins w:id="448" w:author="Greg Landry" w:date="2018-05-30T11:58:00Z"/>
        </w:rPr>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rPr>
          <w:ins w:id="449" w:author="Greg Landry" w:date="2018-05-30T11:58:00Z"/>
        </w:rPr>
      </w:pPr>
      <w:ins w:id="450" w:author="Greg Landry" w:date="2018-05-30T11:58:00Z">
        <w:r>
          <w:t>(This figure is taken from the Bluetooth Specification)</w:t>
        </w:r>
      </w:ins>
    </w:p>
    <w:p w14:paraId="0DA5A70F" w14:textId="0C75EC13" w:rsidR="00860F53" w:rsidDel="004915F7" w:rsidRDefault="00860F53" w:rsidP="00F54905">
      <w:pPr>
        <w:rPr>
          <w:del w:id="451" w:author="Greg Landry" w:date="2018-05-30T11:58:00Z"/>
        </w:rPr>
      </w:pP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ins w:id="452" w:author="Greg Landry" w:date="2018-05-29T11:05:00Z"/>
          <w:rFonts w:eastAsia="Times New Roman"/>
          <w:b/>
          <w:bCs/>
          <w:color w:val="1F4E79" w:themeColor="accent1" w:themeShade="80"/>
          <w:sz w:val="28"/>
          <w:szCs w:val="28"/>
        </w:rPr>
      </w:pPr>
    </w:p>
    <w:p w14:paraId="480A6382" w14:textId="77777777" w:rsidR="002606E5" w:rsidRDefault="002606E5">
      <w:pPr>
        <w:rPr>
          <w:ins w:id="453" w:author="Greg Landry" w:date="2018-05-30T11:58:00Z"/>
          <w:rFonts w:eastAsia="Times New Roman"/>
          <w:b/>
          <w:bCs/>
          <w:color w:val="1F4E79" w:themeColor="accent1" w:themeShade="80"/>
          <w:sz w:val="28"/>
          <w:szCs w:val="28"/>
        </w:rPr>
      </w:pPr>
      <w:ins w:id="454" w:author="Greg Landry" w:date="2018-05-30T11:58:00Z">
        <w:r>
          <w:br w:type="page"/>
        </w:r>
      </w:ins>
    </w:p>
    <w:p w14:paraId="6E27A8BC" w14:textId="20DC8C98" w:rsidR="00612A35" w:rsidRDefault="00612A35" w:rsidP="000A3A5A">
      <w:pPr>
        <w:pStyle w:val="Heading1"/>
      </w:pPr>
      <w:bookmarkStart w:id="455" w:name="_Toc515795193"/>
      <w:r>
        <w:lastRenderedPageBreak/>
        <w:t>WICED Bluetooth Designer</w:t>
      </w:r>
      <w:bookmarkEnd w:id="455"/>
    </w:p>
    <w:p w14:paraId="081D3482" w14:textId="061D86E1" w:rsidR="00E2614D" w:rsidRDefault="00E2614D" w:rsidP="00E2614D">
      <w:r>
        <w:t xml:space="preserve">The WICED Bluetooth Designer is a tool that will </w:t>
      </w:r>
      <w:r w:rsidR="00DE5B68">
        <w:t xml:space="preserve">build </w:t>
      </w:r>
      <w:r>
        <w:t xml:space="preserve">a </w:t>
      </w:r>
      <w:commentRangeStart w:id="456"/>
      <w:r w:rsidR="00DE5B68">
        <w:t xml:space="preserve">semi-customized </w:t>
      </w:r>
      <w:commentRangeEnd w:id="456"/>
      <w:r w:rsidR="00642CFB">
        <w:rPr>
          <w:rStyle w:val="CommentReference"/>
        </w:rPr>
        <w:commentReference w:id="456"/>
      </w:r>
      <w:r w:rsidR="00DE5B68">
        <w:t>template project for you for BLE or BR/EDR</w:t>
      </w:r>
      <w:ins w:id="457" w:author="Greg Landry" w:date="2018-05-29T11:11:00Z">
        <w:r w:rsidR="00ED4E05">
          <w:t xml:space="preserve"> (aka</w:t>
        </w:r>
        <w:r w:rsidR="00E93092">
          <w:t xml:space="preserve"> Classic Bluetooth)</w:t>
        </w:r>
      </w:ins>
      <w:r w:rsidR="00DE5B68">
        <w:t xml:space="preserve"> or both.  The tool copies in all the required files including the </w:t>
      </w:r>
      <w:proofErr w:type="spellStart"/>
      <w:r w:rsidR="00DE5B68">
        <w:t>makefile</w:t>
      </w:r>
      <w:proofErr w:type="spellEnd"/>
      <w:r w:rsidR="00DE5B68">
        <w:t>, customizes them to your setting</w:t>
      </w:r>
      <w:ins w:id="458" w:author="Greg Landry" w:date="2018-05-29T11:12:00Z">
        <w:r w:rsidR="00E93092">
          <w:t>s,</w:t>
        </w:r>
      </w:ins>
      <w:r w:rsidR="00DE5B68">
        <w:t xml:space="preserve"> and then </w:t>
      </w:r>
      <w:del w:id="459" w:author="Greg Landry" w:date="2018-05-29T11:12:00Z">
        <w:r w:rsidR="00DE5B68" w:rsidDel="00E93092">
          <w:delText>sets up</w:delText>
        </w:r>
      </w:del>
      <w:ins w:id="460" w:author="Greg Landry" w:date="2018-05-29T11:12:00Z">
        <w:r w:rsidR="00E93092">
          <w:t>creates</w:t>
        </w:r>
      </w:ins>
      <w:r w:rsidR="00DE5B68">
        <w:t xml:space="preserve"> a make target.  The project is runnable with no changes (it doesn’t do much, but it works).</w:t>
      </w:r>
    </w:p>
    <w:p w14:paraId="4CA3DC1E" w14:textId="7DF63F08" w:rsidR="00DE5B68" w:rsidRDefault="00DE5B68" w:rsidP="00E2614D">
      <w:r>
        <w:t xml:space="preserve">For this </w:t>
      </w:r>
      <w:proofErr w:type="gramStart"/>
      <w:r>
        <w:t>example</w:t>
      </w:r>
      <w:proofErr w:type="gramEnd"/>
      <w:r>
        <w:t xml:space="preserve"> </w:t>
      </w:r>
      <w:del w:id="461" w:author="Greg Landry" w:date="2018-05-30T12:03:00Z">
        <w:r w:rsidDel="00634B50">
          <w:delText xml:space="preserve">project </w:delText>
        </w:r>
      </w:del>
      <w:r>
        <w:t xml:space="preserve">I am going to build a BLE project that has </w:t>
      </w:r>
      <w:ins w:id="462" w:author="Greg Landry" w:date="2018-05-29T11:12:00Z">
        <w:r w:rsidR="007623F3">
          <w:t>o</w:t>
        </w:r>
      </w:ins>
      <w:del w:id="463" w:author="Greg Landry" w:date="2018-05-29T11:12:00Z">
        <w:r w:rsidDel="007623F3">
          <w:delText>O</w:delText>
        </w:r>
      </w:del>
      <w:r>
        <w:t xml:space="preserve">ne </w:t>
      </w:r>
      <w:ins w:id="464" w:author="Greg Landry" w:date="2018-05-29T11:12:00Z">
        <w:r w:rsidR="007623F3">
          <w:t xml:space="preserve">custom </w:t>
        </w:r>
      </w:ins>
      <w:r>
        <w:t>service</w:t>
      </w:r>
      <w:del w:id="465" w:author="Greg Landry" w:date="2018-05-29T11:12:00Z">
        <w:r w:rsidDel="007623F3">
          <w:delText>,</w:delText>
        </w:r>
      </w:del>
      <w:r>
        <w:t xml:space="preserve"> called the </w:t>
      </w:r>
      <w:proofErr w:type="spellStart"/>
      <w:r>
        <w:t>WicedLED</w:t>
      </w:r>
      <w:proofErr w:type="spellEnd"/>
      <w:r>
        <w:t xml:space="preserve"> Service</w:t>
      </w:r>
      <w:del w:id="466" w:author="Greg Landry" w:date="2018-05-29T11:12:00Z">
        <w:r w:rsidDel="007623F3">
          <w:delText>,</w:delText>
        </w:r>
      </w:del>
      <w:r>
        <w:t xml:space="preserve"> with one writable characteristic called “LED1”.  When the Central writes a 0 or 1 into that Characteristic, my application firmware will just write that value into the GPIO driving LED1. </w:t>
      </w:r>
    </w:p>
    <w:p w14:paraId="2A15DAF7" w14:textId="6E5A5EFF" w:rsidR="00DE5B68" w:rsidRPr="00E2614D" w:rsidRDefault="00DE5B68" w:rsidP="00E2614D">
      <w:r>
        <w:t xml:space="preserve">To run the tool, </w:t>
      </w:r>
      <w:del w:id="467" w:author="Greg Landry" w:date="2018-05-29T11:13:00Z">
        <w:r w:rsidDel="00C45BB5">
          <w:delText>go to</w:delText>
        </w:r>
      </w:del>
      <w:ins w:id="468" w:author="Greg Landry" w:date="2018-05-29T11:13:00Z">
        <w:r w:rsidR="00C45BB5">
          <w:t>select</w:t>
        </w:r>
      </w:ins>
      <w:r>
        <w:t xml:space="preserve"> </w:t>
      </w:r>
      <w:ins w:id="469" w:author="Greg Landry" w:date="2018-05-29T11:13:00Z">
        <w:r w:rsidR="00C45BB5">
          <w:t xml:space="preserve">the menu item </w:t>
        </w:r>
      </w:ins>
      <w:del w:id="470" w:author="Greg Landry" w:date="2018-05-29T11:13:00Z">
        <w:r w:rsidRPr="00634B50" w:rsidDel="00C45BB5">
          <w:rPr>
            <w:i/>
          </w:rPr>
          <w:delText xml:space="preserve">the </w:delText>
        </w:r>
      </w:del>
      <w:r w:rsidRPr="00634B50">
        <w:rPr>
          <w:i/>
        </w:rPr>
        <w:t>File-&gt;New-&gt;WICED Bluetooth Designe</w:t>
      </w:r>
      <w:ins w:id="471" w:author="Greg Landry" w:date="2018-05-29T11:13:00Z">
        <w:r w:rsidR="00C45BB5" w:rsidRPr="00634B50">
          <w:rPr>
            <w:i/>
          </w:rPr>
          <w:t>r</w:t>
        </w:r>
        <w:r w:rsidR="00C45BB5">
          <w:t>.</w:t>
        </w:r>
      </w:ins>
      <w:del w:id="472" w:author="Greg Landry" w:date="2018-05-29T11:13:00Z">
        <w:r w:rsidDel="00C45BB5">
          <w:delText>r menu</w:delText>
        </w:r>
      </w:del>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ins w:id="473" w:author="Greg Landry" w:date="2018-05-29T11:13:00Z">
        <w:r w:rsidR="00ED4E05">
          <w:t xml:space="preserve">call the project </w:t>
        </w:r>
        <w:proofErr w:type="spellStart"/>
        <w:r w:rsidR="00ED4E05" w:rsidRPr="005C01D9">
          <w:rPr>
            <w:i/>
          </w:rPr>
          <w:t>WicedLED</w:t>
        </w:r>
        <w:proofErr w:type="spellEnd"/>
        <w:r w:rsidR="00ED4E05">
          <w:t xml:space="preserve"> and I'll </w:t>
        </w:r>
      </w:ins>
      <w:r>
        <w:t xml:space="preserve">pick </w:t>
      </w:r>
      <w:r w:rsidRPr="005C01D9">
        <w:rPr>
          <w:i/>
        </w:rPr>
        <w:t>20719</w:t>
      </w:r>
      <w:ins w:id="474" w:author="Greg Landry" w:date="2018-05-29T11:13:00Z">
        <w:r w:rsidR="00ED4E05">
          <w:t xml:space="preserve"> for the chip</w:t>
        </w:r>
      </w:ins>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667" cy="4695238"/>
                    </a:xfrm>
                    <a:prstGeom prst="rect">
                      <a:avLst/>
                    </a:prstGeom>
                  </pic:spPr>
                </pic:pic>
              </a:graphicData>
            </a:graphic>
          </wp:inline>
        </w:drawing>
      </w:r>
    </w:p>
    <w:p w14:paraId="43F8F855" w14:textId="37924A2D" w:rsidR="00DE5B68" w:rsidRDefault="00DE5B68" w:rsidP="005C01D9">
      <w:pPr>
        <w:keepNext/>
      </w:pPr>
      <w:del w:id="475" w:author="Greg Landry" w:date="2018-05-29T11:14:00Z">
        <w:r w:rsidDel="00ED4E05">
          <w:lastRenderedPageBreak/>
          <w:delText xml:space="preserve">You </w:delText>
        </w:r>
      </w:del>
      <w:ins w:id="476" w:author="Greg Landry" w:date="2018-05-29T11:14:00Z">
        <w:r w:rsidR="00ED4E05">
          <w:t xml:space="preserve">After you click Finish, </w:t>
        </w:r>
      </w:ins>
      <w:del w:id="477" w:author="Greg Landry" w:date="2018-05-29T11:14:00Z">
        <w:r w:rsidDel="00ED4E05">
          <w:delText xml:space="preserve">then </w:delText>
        </w:r>
      </w:del>
      <w:ins w:id="478" w:author="Greg Landry" w:date="2018-05-29T11:14:00Z">
        <w:r w:rsidR="00ED4E05">
          <w:t>you get a window allowing you to</w:t>
        </w:r>
      </w:ins>
      <w:del w:id="479" w:author="Greg Landry" w:date="2018-05-29T11:14:00Z">
        <w:r w:rsidDel="00ED4E05">
          <w:delText>can</w:delText>
        </w:r>
      </w:del>
      <w:r>
        <w:t xml:space="preserve"> pick Dual Mode</w:t>
      </w:r>
      <w:ins w:id="480" w:author="Mark Saunders" w:date="2018-06-01T16:28:00Z">
        <w:r w:rsidR="00642CFB">
          <w:t xml:space="preserve"> (aka BLE and classic)</w:t>
        </w:r>
      </w:ins>
      <w:r>
        <w:t>, BR/EDR or Single Mode LE (aka BLE)</w:t>
      </w:r>
      <w:ins w:id="481" w:author="Greg Landry" w:date="2018-05-29T11:14:00Z">
        <w:r w:rsidR="00ED4E05">
          <w:t xml:space="preserve"> along with some other options</w:t>
        </w:r>
      </w:ins>
      <w:r>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6520"/>
                    </a:xfrm>
                    <a:prstGeom prst="rect">
                      <a:avLst/>
                    </a:prstGeom>
                  </pic:spPr>
                </pic:pic>
              </a:graphicData>
            </a:graphic>
          </wp:inline>
        </w:drawing>
      </w:r>
    </w:p>
    <w:p w14:paraId="190B7D36" w14:textId="730336FE" w:rsidR="00DE5B68" w:rsidRDefault="00DE5B68" w:rsidP="005C01D9">
      <w:pPr>
        <w:keepNext/>
        <w:keepLines/>
      </w:pPr>
      <w:r>
        <w:lastRenderedPageBreak/>
        <w:t>The next step is to setup a Service.  To do this select the Characteristic tab.  Then pick “Vendor Specific Service” and press the “+” button.   After I do this I will see a new Service called “</w:t>
      </w:r>
      <w:proofErr w:type="spellStart"/>
      <w:r>
        <w:t>WicedLED</w:t>
      </w:r>
      <w:proofErr w:type="spellEnd"/>
      <w:r>
        <w:t xml:space="preserve">” added to my Services.  Notice that I could change the name in the “Service Name” box.  I also let the tool </w:t>
      </w:r>
      <w:del w:id="482" w:author="Greg Landry" w:date="2018-05-29T11:15:00Z">
        <w:r w:rsidDel="00544775">
          <w:delText xml:space="preserve">setup </w:delText>
        </w:r>
      </w:del>
      <w:ins w:id="483" w:author="Greg Landry" w:date="2018-05-29T11:15:00Z">
        <w:r w:rsidR="00544775">
          <w:t>choose a random</w:t>
        </w:r>
      </w:ins>
      <w:del w:id="484" w:author="Greg Landry" w:date="2018-05-29T11:15:00Z">
        <w:r w:rsidDel="00544775">
          <w:delText>the</w:delText>
        </w:r>
      </w:del>
      <w:r>
        <w:t xml:space="preserve"> UUID for this Service</w:t>
      </w:r>
      <w:ins w:id="485" w:author="Greg Landry" w:date="2018-05-29T11:15:00Z">
        <w:r w:rsidR="00544775">
          <w:t xml:space="preserve"> but I could </w:t>
        </w:r>
        <w:del w:id="486" w:author="Mark Saunders" w:date="2018-06-01T16:29:00Z">
          <w:r w:rsidR="00544775" w:rsidDel="00055635">
            <w:delText>change it</w:delText>
          </w:r>
        </w:del>
      </w:ins>
      <w:ins w:id="487" w:author="Mark Saunders" w:date="2018-06-01T16:29:00Z">
        <w:r w:rsidR="00055635">
          <w:t>specify my own UUID</w:t>
        </w:r>
      </w:ins>
      <w:ins w:id="488" w:author="Greg Landry" w:date="2018-05-29T11:15:00Z">
        <w:r w:rsidR="00544775">
          <w:t xml:space="preserve"> if I wanted.</w:t>
        </w:r>
      </w:ins>
      <w:del w:id="489" w:author="Greg Landry" w:date="2018-05-29T11:15:00Z">
        <w:r w:rsidDel="00544775">
          <w:delText>.</w:delText>
        </w:r>
      </w:del>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10710"/>
                    </a:xfrm>
                    <a:prstGeom prst="rect">
                      <a:avLst/>
                    </a:prstGeom>
                  </pic:spPr>
                </pic:pic>
              </a:graphicData>
            </a:graphic>
          </wp:inline>
        </w:drawing>
      </w:r>
    </w:p>
    <w:p w14:paraId="27896072" w14:textId="0975F8A3" w:rsidR="00954D80" w:rsidRDefault="00DE5B68" w:rsidP="005C01D9">
      <w:pPr>
        <w:keepNext/>
        <w:keepLines/>
      </w:pPr>
      <w:r>
        <w:lastRenderedPageBreak/>
        <w:t xml:space="preserve">After the Service is configured I add one </w:t>
      </w:r>
      <w:ins w:id="490" w:author="Greg Landry" w:date="2018-05-29T11:30:00Z">
        <w:r w:rsidR="001B2B37">
          <w:t>C</w:t>
        </w:r>
      </w:ins>
      <w:del w:id="491" w:author="Greg Landry" w:date="2018-05-29T11:30:00Z">
        <w:r w:rsidDel="001B2B37">
          <w:delText>c</w:delText>
        </w:r>
      </w:del>
      <w:r>
        <w:t xml:space="preserve">haracteristic by clicking on </w:t>
      </w:r>
      <w:del w:id="492" w:author="Greg Landry" w:date="2018-05-29T11:16:00Z">
        <w:r w:rsidDel="00BF487D">
          <w:delText xml:space="preserve">the </w:delText>
        </w:r>
      </w:del>
      <w:r>
        <w:t>“</w:t>
      </w:r>
      <w:proofErr w:type="spellStart"/>
      <w:r>
        <w:t>WicedLED</w:t>
      </w:r>
      <w:proofErr w:type="spellEnd"/>
      <w:r>
        <w:t>”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10710"/>
                    </a:xfrm>
                    <a:prstGeom prst="rect">
                      <a:avLst/>
                    </a:prstGeom>
                  </pic:spPr>
                </pic:pic>
              </a:graphicData>
            </a:graphic>
          </wp:inline>
        </w:drawing>
      </w:r>
    </w:p>
    <w:p w14:paraId="2DDFDE14" w14:textId="07351650" w:rsidR="00DE5B68" w:rsidRDefault="00476483" w:rsidP="00954D80">
      <w:pPr>
        <w:keepNext/>
        <w:keepLines/>
      </w:pPr>
      <w:r>
        <w:lastRenderedPageBreak/>
        <w:t xml:space="preserve">I then </w:t>
      </w:r>
      <w:ins w:id="493" w:author="Greg Landry" w:date="2018-05-29T11:17:00Z">
        <w:r w:rsidR="00BA159C">
          <w:t xml:space="preserve">change the name of the Characteristic to "LED1", </w:t>
        </w:r>
      </w:ins>
      <w:r>
        <w:t xml:space="preserve">specify that I want the </w:t>
      </w:r>
      <w:del w:id="494" w:author="Greg Landry" w:date="2018-05-29T11:17:00Z">
        <w:r w:rsidDel="00BA159C">
          <w:delText>“</w:delText>
        </w:r>
      </w:del>
      <w:r>
        <w:t>Size</w:t>
      </w:r>
      <w:del w:id="495" w:author="Greg Landry" w:date="2018-05-29T11:17:00Z">
        <w:r w:rsidDel="00BA159C">
          <w:delText>”</w:delText>
        </w:r>
      </w:del>
      <w:r>
        <w:t xml:space="preserve"> to be 1 </w:t>
      </w:r>
      <w:ins w:id="496" w:author="Greg Landry" w:date="2018-05-29T11:17:00Z">
        <w:r w:rsidR="00BA159C">
          <w:t xml:space="preserve">byte </w:t>
        </w:r>
      </w:ins>
      <w:r>
        <w:t xml:space="preserve">and </w:t>
      </w:r>
      <w:ins w:id="497" w:author="Greg Landry" w:date="2018-05-29T11:50:00Z">
        <w:r w:rsidR="002A0C5A">
          <w:t xml:space="preserve">leave </w:t>
        </w:r>
      </w:ins>
      <w:r>
        <w:t xml:space="preserve">the </w:t>
      </w:r>
      <w:ins w:id="498" w:author="Greg Landry" w:date="2018-05-29T11:17:00Z">
        <w:r w:rsidR="00BA159C">
          <w:t>I</w:t>
        </w:r>
      </w:ins>
      <w:del w:id="499" w:author="Greg Landry" w:date="2018-05-29T11:17:00Z">
        <w:r w:rsidDel="00BA159C">
          <w:delText>i</w:delText>
        </w:r>
      </w:del>
      <w:r>
        <w:t xml:space="preserve">nitial </w:t>
      </w:r>
      <w:ins w:id="500" w:author="Greg Landry" w:date="2018-05-29T11:17:00Z">
        <w:r w:rsidR="00BA159C">
          <w:t>V</w:t>
        </w:r>
      </w:ins>
      <w:del w:id="501" w:author="Greg Landry" w:date="2018-05-29T11:17:00Z">
        <w:r w:rsidDel="00BA159C">
          <w:delText>v</w:delText>
        </w:r>
      </w:del>
      <w:r>
        <w:t xml:space="preserve">alue </w:t>
      </w:r>
      <w:del w:id="502" w:author="Greg Landry" w:date="2018-05-29T11:50:00Z">
        <w:r w:rsidDel="002A0C5A">
          <w:delText>to be 0</w:delText>
        </w:r>
      </w:del>
      <w:ins w:id="503" w:author="Greg Landry" w:date="2018-05-29T11:50:00Z">
        <w:r w:rsidR="002A0C5A">
          <w:t>blank</w:t>
        </w:r>
      </w:ins>
      <w:ins w:id="504" w:author="Greg Landry" w:date="2018-05-29T20:48:00Z">
        <w:r w:rsidR="00DF0AFF">
          <w:t xml:space="preserve"> which will result in a </w:t>
        </w:r>
        <w:r w:rsidR="0087260D">
          <w:t>starting value</w:t>
        </w:r>
        <w:r w:rsidR="00DF0AFF">
          <w:t xml:space="preserve"> of 0x00</w:t>
        </w:r>
      </w:ins>
      <w:ins w:id="505" w:author="Greg Landry" w:date="2018-05-29T11:50:00Z">
        <w:r w:rsidR="002A0C5A">
          <w:t xml:space="preserve"> (if you </w:t>
        </w:r>
      </w:ins>
      <w:ins w:id="506" w:author="Greg Landry" w:date="2018-05-30T11:15:00Z">
        <w:r w:rsidR="00E31B0A">
          <w:t>want a non-zero</w:t>
        </w:r>
      </w:ins>
      <w:ins w:id="507" w:author="Greg Landry" w:date="2018-05-29T11:51:00Z">
        <w:r w:rsidR="002A0C5A">
          <w:t xml:space="preserve"> value in this field, you </w:t>
        </w:r>
      </w:ins>
      <w:ins w:id="508" w:author="Greg Landry" w:date="2018-05-29T20:47:00Z">
        <w:r w:rsidR="00DF0AFF">
          <w:t xml:space="preserve">must put </w:t>
        </w:r>
        <w:r w:rsidR="00DF0AFF" w:rsidRPr="005C01D9">
          <w:rPr>
            <w:u w:val="single"/>
          </w:rPr>
          <w:t>exactly</w:t>
        </w:r>
        <w:r w:rsidR="00DF0AFF">
          <w:t xml:space="preserve"> 2 hex digits per </w:t>
        </w:r>
      </w:ins>
      <w:ins w:id="509" w:author="Greg Landry" w:date="2018-05-30T11:14:00Z">
        <w:r w:rsidR="00FC3050">
          <w:t>byte</w:t>
        </w:r>
      </w:ins>
      <w:ins w:id="510" w:author="Greg Landry" w:date="2018-05-29T20:47:00Z">
        <w:r w:rsidR="00DF0AFF">
          <w:t xml:space="preserve"> with </w:t>
        </w:r>
        <w:r w:rsidR="00DF0AFF" w:rsidRPr="005C01D9">
          <w:rPr>
            <w:u w:val="single"/>
          </w:rPr>
          <w:t>exactly</w:t>
        </w:r>
        <w:r w:rsidR="00DF0AFF">
          <w:t xml:space="preserve"> 1 space between </w:t>
        </w:r>
      </w:ins>
      <w:ins w:id="511" w:author="Greg Landry" w:date="2018-05-30T11:14:00Z">
        <w:r w:rsidR="00FC3050">
          <w:t>bytes</w:t>
        </w:r>
      </w:ins>
      <w:ins w:id="512" w:author="Greg Landry" w:date="2018-05-29T20:47:00Z">
        <w:r w:rsidR="00DF0AFF">
          <w:t xml:space="preserve"> for characteristics</w:t>
        </w:r>
      </w:ins>
      <w:ins w:id="513" w:author="Greg Landry" w:date="2018-05-29T11:51:00Z">
        <w:r w:rsidR="002A0C5A">
          <w:t xml:space="preserve"> </w:t>
        </w:r>
      </w:ins>
      <w:ins w:id="514" w:author="Greg Landry" w:date="2018-05-29T20:47:00Z">
        <w:r w:rsidR="00DF0AFF">
          <w:t xml:space="preserve">with more than 1 byte </w:t>
        </w:r>
      </w:ins>
      <w:ins w:id="515" w:author="Greg Landry" w:date="2018-05-29T11:51:00Z">
        <w:r w:rsidR="002A0C5A">
          <w:t xml:space="preserve">– make sure to check in the C source file for the </w:t>
        </w:r>
      </w:ins>
      <w:ins w:id="516" w:author="Greg Landry" w:date="2018-05-29T20:48:00Z">
        <w:r w:rsidR="00DF0AFF">
          <w:t xml:space="preserve">proper initial </w:t>
        </w:r>
      </w:ins>
      <w:ins w:id="517" w:author="Greg Landry" w:date="2018-05-29T11:51:00Z">
        <w:r w:rsidR="002A0C5A">
          <w:t>value</w:t>
        </w:r>
      </w:ins>
      <w:ins w:id="518" w:author="Greg Landry" w:date="2018-05-29T20:48:00Z">
        <w:r w:rsidR="00DF0AFF">
          <w:t>)</w:t>
        </w:r>
      </w:ins>
      <w:ins w:id="519" w:author="Greg Landry" w:date="2018-05-29T11:16:00Z">
        <w:r w:rsidR="00BA159C">
          <w:t>.</w:t>
        </w:r>
      </w:ins>
      <w:ins w:id="520" w:author="Greg Landry" w:date="2018-05-29T11:29:00Z">
        <w:r w:rsidR="001B2B37">
          <w:t xml:space="preserve"> Again, I'll </w:t>
        </w:r>
      </w:ins>
      <w:ins w:id="521" w:author="Greg Landry" w:date="2018-05-29T11:30:00Z">
        <w:r w:rsidR="001B2B37">
          <w:t>keep</w:t>
        </w:r>
      </w:ins>
      <w:ins w:id="522" w:author="Greg Landry" w:date="2018-05-29T11:29:00Z">
        <w:r w:rsidR="001B2B37">
          <w:t xml:space="preserve"> the randomly </w:t>
        </w:r>
      </w:ins>
      <w:ins w:id="523" w:author="Greg Landry" w:date="2018-05-29T11:30:00Z">
        <w:r w:rsidR="001B2B37">
          <w:t>assigned</w:t>
        </w:r>
      </w:ins>
      <w:ins w:id="524" w:author="Greg Landry" w:date="2018-05-29T11:29:00Z">
        <w:r w:rsidR="001B2B37">
          <w:t xml:space="preserve"> UUID</w:t>
        </w:r>
      </w:ins>
      <w:ins w:id="525" w:author="Greg Landry" w:date="2018-05-29T11:30:00Z">
        <w:r w:rsidR="001B2B37">
          <w:t xml:space="preserve"> for the Characteristic just like I did for the Service UUID</w:t>
        </w:r>
      </w:ins>
      <w:ins w:id="526" w:author="Greg Landry" w:date="2018-05-29T11:29:00Z">
        <w:r w:rsidR="001B2B37">
          <w:t>.</w:t>
        </w:r>
      </w:ins>
    </w:p>
    <w:p w14:paraId="16FF7B25" w14:textId="1AA59D62" w:rsidR="005F16B0" w:rsidRDefault="00954D80" w:rsidP="0072770B">
      <w:r>
        <w:rPr>
          <w:noProof/>
        </w:rPr>
        <mc:AlternateContent>
          <mc:Choice Requires="wps">
            <w:drawing>
              <wp:anchor distT="0" distB="0" distL="114300" distR="114300" simplePos="0" relativeHeight="251673600" behindDoc="0" locked="0" layoutInCell="1" allowOverlap="1" wp14:anchorId="58DF57FB" wp14:editId="38723814">
                <wp:simplePos x="0" y="0"/>
                <wp:positionH relativeFrom="column">
                  <wp:posOffset>3476626</wp:posOffset>
                </wp:positionH>
                <wp:positionV relativeFrom="paragraph">
                  <wp:posOffset>2241550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C247E2" id="Rectangle: Rounded Corners 146" o:spid="_x0000_s1026" style="position:absolute;margin-left:273.75pt;margin-top:176.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1768B550">
                <wp:simplePos x="0" y="0"/>
                <wp:positionH relativeFrom="column">
                  <wp:posOffset>3486150</wp:posOffset>
                </wp:positionH>
                <wp:positionV relativeFrom="paragraph">
                  <wp:posOffset>1279525</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B7C0E1C" id="Rectangle: Rounded Corners 145" o:spid="_x0000_s1026" style="position:absolute;margin-left:274.5pt;margin-top:100.75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" filled="f" strokecolor="red" strokeweight="2.25pt">
                <v:stroke joinstyle="miter"/>
              </v:roundrect>
            </w:pict>
          </mc:Fallback>
        </mc:AlternateContent>
      </w:r>
      <w:r>
        <w:rPr>
          <w:noProof/>
        </w:rPr>
        <w:drawing>
          <wp:inline distT="0" distB="0" distL="0" distR="0" wp14:anchorId="6D7A5E7C" wp14:editId="2DA86DEB">
            <wp:extent cx="5943600" cy="44107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10710"/>
                    </a:xfrm>
                    <a:prstGeom prst="rect">
                      <a:avLst/>
                    </a:prstGeom>
                  </pic:spPr>
                </pic:pic>
              </a:graphicData>
            </a:graphic>
          </wp:inline>
        </w:drawing>
      </w:r>
    </w:p>
    <w:p w14:paraId="60146FAE" w14:textId="305764D9" w:rsidR="00476483" w:rsidRDefault="00476483" w:rsidP="00823D40">
      <w:pPr>
        <w:keepNext/>
        <w:keepLines/>
      </w:pPr>
      <w:r>
        <w:lastRenderedPageBreak/>
        <w:t xml:space="preserve">I want </w:t>
      </w:r>
      <w:del w:id="527" w:author="Greg Landry" w:date="2018-05-29T11:20:00Z">
        <w:r w:rsidDel="0028053B">
          <w:delText xml:space="preserve">this </w:delText>
        </w:r>
      </w:del>
      <w:ins w:id="528" w:author="Greg Landry" w:date="2018-05-29T11:20:00Z">
        <w:r w:rsidR="0028053B">
          <w:t>the client to be able to</w:t>
        </w:r>
      </w:ins>
      <w:del w:id="529" w:author="Greg Landry" w:date="2018-05-29T11:20:00Z">
        <w:r w:rsidDel="0028053B">
          <w:delText xml:space="preserve">Characteristic to </w:delText>
        </w:r>
      </w:del>
      <w:del w:id="530" w:author="Greg Landry" w:date="2018-05-29T11:17:00Z">
        <w:r w:rsidDel="001F7396">
          <w:delText>be</w:delText>
        </w:r>
      </w:del>
      <w:r>
        <w:t xml:space="preserve"> </w:t>
      </w:r>
      <w:ins w:id="531" w:author="Greg Landry" w:date="2018-05-29T11:17:00Z">
        <w:r w:rsidR="001F7396">
          <w:t>R</w:t>
        </w:r>
      </w:ins>
      <w:del w:id="532" w:author="Greg Landry" w:date="2018-05-29T11:17:00Z">
        <w:r w:rsidDel="001F7396">
          <w:delText>r</w:delText>
        </w:r>
      </w:del>
      <w:r>
        <w:t xml:space="preserve">ead </w:t>
      </w:r>
      <w:ins w:id="533" w:author="Greg Landry" w:date="2018-05-29T11:17:00Z">
        <w:r w:rsidR="001F7396">
          <w:t>and</w:t>
        </w:r>
      </w:ins>
      <w:del w:id="534" w:author="Greg Landry" w:date="2018-05-29T11:17:00Z">
        <w:r w:rsidDel="001F7396">
          <w:delText>or</w:delText>
        </w:r>
      </w:del>
      <w:r>
        <w:t xml:space="preserve"> </w:t>
      </w:r>
      <w:ins w:id="535" w:author="Greg Landry" w:date="2018-05-29T11:17:00Z">
        <w:r w:rsidR="001F7396">
          <w:t>W</w:t>
        </w:r>
      </w:ins>
      <w:del w:id="536" w:author="Greg Landry" w:date="2018-05-29T11:17:00Z">
        <w:r w:rsidDel="001F7396">
          <w:delText>w</w:delText>
        </w:r>
      </w:del>
      <w:r>
        <w:t>rite</w:t>
      </w:r>
      <w:ins w:id="537" w:author="Greg Landry" w:date="2018-05-29T11:20:00Z">
        <w:r w:rsidR="0028053B">
          <w:t xml:space="preserve"> this </w:t>
        </w:r>
      </w:ins>
      <w:ins w:id="538" w:author="Greg Landry" w:date="2018-05-29T11:21:00Z">
        <w:r w:rsidR="0028053B">
          <w:t>Characteristic</w:t>
        </w:r>
      </w:ins>
      <w:r>
        <w:t xml:space="preserve">, so click on the “Properties” tab and </w:t>
      </w:r>
      <w:del w:id="539" w:author="Greg Landry" w:date="2018-05-29T11:18:00Z">
        <w:r w:rsidDel="001F7396">
          <w:delText>pick out</w:delText>
        </w:r>
      </w:del>
      <w:ins w:id="540" w:author="Greg Landry" w:date="2018-05-29T11:18:00Z">
        <w:r w:rsidR="001F7396">
          <w:t>select</w:t>
        </w:r>
      </w:ins>
      <w:r>
        <w:t xml:space="preserve"> “Read” and “Write”</w:t>
      </w:r>
      <w:ins w:id="541" w:author="Greg Landry" w:date="2018-05-29T11:18:00Z">
        <w:r w:rsidR="001F7396">
          <w:t>.</w:t>
        </w:r>
      </w:ins>
      <w:ins w:id="542" w:author="Greg Landry" w:date="2018-05-30T12:04:00Z">
        <w:r w:rsidR="005C01D9">
          <w:t xml:space="preserve"> When you make changes to the Properties, the tool makes the corresponding changes to the Permissions tab for you so you don't need to se</w:t>
        </w:r>
        <w:r w:rsidR="00D86B88">
          <w:t xml:space="preserve">t them unless you need </w:t>
        </w:r>
      </w:ins>
      <w:ins w:id="543" w:author="Greg Landry" w:date="2018-05-30T12:05:00Z">
        <w:r w:rsidR="00286DB1">
          <w:t>an</w:t>
        </w:r>
        <w:r w:rsidR="00D86B88">
          <w:t xml:space="preserve"> </w:t>
        </w:r>
      </w:ins>
      <w:ins w:id="544" w:author="Greg Landry" w:date="2018-05-30T12:04:00Z">
        <w:r w:rsidR="005C01D9">
          <w:t>unusual</w:t>
        </w:r>
        <w:r w:rsidR="00D86B88">
          <w:t xml:space="preserve"> combination of Prope</w:t>
        </w:r>
      </w:ins>
      <w:ins w:id="545" w:author="Greg Landry" w:date="2018-05-30T12:05:00Z">
        <w:r w:rsidR="00D86B88">
          <w:t>rties and Permissions.</w:t>
        </w:r>
      </w:ins>
    </w:p>
    <w:p w14:paraId="647EB61F" w14:textId="23C4B31F" w:rsidR="00F4666B" w:rsidRDefault="00954D80" w:rsidP="0072770B">
      <w:r>
        <w:rPr>
          <w:noProof/>
        </w:rPr>
        <mc:AlternateContent>
          <mc:Choice Requires="wps">
            <w:drawing>
              <wp:anchor distT="0" distB="0" distL="114300" distR="114300" simplePos="0" relativeHeight="251679744" behindDoc="0" locked="0" layoutInCell="1" allowOverlap="1" wp14:anchorId="2052E0B0" wp14:editId="12F69BD6">
                <wp:simplePos x="0" y="0"/>
                <wp:positionH relativeFrom="column">
                  <wp:posOffset>114300</wp:posOffset>
                </wp:positionH>
                <wp:positionV relativeFrom="paragraph">
                  <wp:posOffset>3923665</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3F13E98" id="Rectangle: Rounded Corners 151" o:spid="_x0000_s1026" style="position:absolute;margin-left:9pt;margin-top:308.95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6446581">
                <wp:simplePos x="0" y="0"/>
                <wp:positionH relativeFrom="column">
                  <wp:posOffset>2371725</wp:posOffset>
                </wp:positionH>
                <wp:positionV relativeFrom="paragraph">
                  <wp:posOffset>1504315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81E324" id="Rectangle: Rounded Corners 150" o:spid="_x0000_s1026" style="position:absolute;margin-left:186.75pt;margin-top:118.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79A4C883">
                <wp:simplePos x="0" y="0"/>
                <wp:positionH relativeFrom="column">
                  <wp:posOffset>2905125</wp:posOffset>
                </wp:positionH>
                <wp:positionV relativeFrom="paragraph">
                  <wp:posOffset>1075690</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64940F1" id="Rectangle: Rounded Corners 149" o:spid="_x0000_s1026" style="position:absolute;margin-left:228.75pt;margin-top:84.7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4C93067A" wp14:editId="36C3740D">
            <wp:extent cx="5943600" cy="44107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10710"/>
                    </a:xfrm>
                    <a:prstGeom prst="rect">
                      <a:avLst/>
                    </a:prstGeom>
                  </pic:spPr>
                </pic:pic>
              </a:graphicData>
            </a:graphic>
          </wp:inline>
        </w:drawing>
      </w:r>
    </w:p>
    <w:p w14:paraId="0D0C7B79" w14:textId="19C52288" w:rsidR="00571DEA" w:rsidRDefault="00476483">
      <w:r>
        <w:t xml:space="preserve">After that </w:t>
      </w:r>
      <w:proofErr w:type="gramStart"/>
      <w:r>
        <w:t>press</w:t>
      </w:r>
      <w:proofErr w:type="gramEnd"/>
      <w:r>
        <w:t xml:space="preserve"> the “Generate Code” button.  </w:t>
      </w:r>
      <w:commentRangeStart w:id="546"/>
      <w:r>
        <w:t>There are two important things you should know about this</w:t>
      </w:r>
      <w:ins w:id="547" w:author="Greg Landry" w:date="2018-05-29T11:22:00Z">
        <w:r w:rsidR="00C42A02">
          <w:t>:</w:t>
        </w:r>
      </w:ins>
      <w:del w:id="548" w:author="Greg Landry" w:date="2018-05-29T11:22:00Z">
        <w:r w:rsidDel="00C42A02">
          <w:delText>,</w:delText>
        </w:r>
      </w:del>
      <w:r>
        <w:t xml:space="preserve"> </w:t>
      </w:r>
      <w:ins w:id="549" w:author="Greg Landry" w:date="2018-05-29T11:22:00Z">
        <w:r w:rsidR="00C42A02">
          <w:t>(</w:t>
        </w:r>
      </w:ins>
      <w:r>
        <w:t>1) it is a one-way operation</w:t>
      </w:r>
      <w:ins w:id="550" w:author="Greg Landry" w:date="2018-05-29T11:22:00Z">
        <w:r w:rsidR="00C42A02">
          <w:t>;</w:t>
        </w:r>
      </w:ins>
      <w:r>
        <w:t xml:space="preserve"> and </w:t>
      </w:r>
      <w:ins w:id="551" w:author="Greg Landry" w:date="2018-05-29T11:22:00Z">
        <w:r w:rsidR="00C42A02">
          <w:t>(</w:t>
        </w:r>
      </w:ins>
      <w:r>
        <w:t xml:space="preserve">2) it </w:t>
      </w:r>
      <w:ins w:id="552" w:author="Greg Landry" w:date="2018-05-29T11:06:00Z">
        <w:r w:rsidR="00D608C9">
          <w:t>re-generates all the files after creating backup copies so any edits you have made to files will have to be re-done</w:t>
        </w:r>
      </w:ins>
      <w:commentRangeEnd w:id="546"/>
      <w:r w:rsidR="00055635">
        <w:rPr>
          <w:rStyle w:val="CommentReference"/>
        </w:rPr>
        <w:commentReference w:id="546"/>
      </w:r>
      <w:ins w:id="553" w:author="Greg Landry" w:date="2018-05-29T11:06:00Z">
        <w:r w:rsidR="00D608C9">
          <w:t>.</w:t>
        </w:r>
      </w:ins>
      <w:del w:id="554" w:author="Greg Landry" w:date="2018-05-29T11:07:00Z">
        <w:r w:rsidDel="00D608C9">
          <w:delText xml:space="preserve">blows away whatever files you already have. </w:delText>
        </w:r>
      </w:del>
      <w:r>
        <w:t xml:space="preserve"> </w:t>
      </w:r>
      <w:commentRangeStart w:id="555"/>
      <w:r>
        <w:t>Be careful</w:t>
      </w:r>
      <w:commentRangeEnd w:id="555"/>
      <w:r w:rsidR="00055635">
        <w:rPr>
          <w:rStyle w:val="CommentReference"/>
        </w:rPr>
        <w:commentReference w:id="555"/>
      </w:r>
      <w:r>
        <w:t>.</w:t>
      </w:r>
    </w:p>
    <w:p w14:paraId="6F2DD919" w14:textId="765F2408" w:rsidR="00571DEA" w:rsidRPr="005B77FE" w:rsidDel="005C01D9" w:rsidRDefault="00476483" w:rsidP="00823D40">
      <w:pPr>
        <w:keepNext/>
        <w:rPr>
          <w:del w:id="556" w:author="Greg Landry" w:date="2018-05-30T12:05:00Z"/>
        </w:rPr>
      </w:pPr>
      <w:r>
        <w:lastRenderedPageBreak/>
        <w:t xml:space="preserve">In a few </w:t>
      </w:r>
      <w:proofErr w:type="gramStart"/>
      <w:r>
        <w:t>seconds</w:t>
      </w:r>
      <w:proofErr w:type="gramEnd"/>
      <w:r>
        <w:t xml:space="preserve"> you will notice that you now have a new project in your apps tab in the Project Explorer</w:t>
      </w:r>
      <w:r w:rsidRPr="005B77FE">
        <w:t>.</w:t>
      </w:r>
    </w:p>
    <w:p w14:paraId="4C8D3E65" w14:textId="19963B6D" w:rsidR="008F3EF4" w:rsidRPr="005B77FE" w:rsidDel="00D608C9" w:rsidRDefault="008F3EF4" w:rsidP="00823D40">
      <w:pPr>
        <w:keepNext/>
        <w:rPr>
          <w:del w:id="557" w:author="Greg Landry" w:date="2018-05-29T11:07:00Z"/>
        </w:rPr>
      </w:pPr>
    </w:p>
    <w:p w14:paraId="619F7F9B" w14:textId="13407136" w:rsidR="008F3EF4" w:rsidRDefault="008F3EF4" w:rsidP="0072770B">
      <w:r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4540"/>
                    </a:xfrm>
                    <a:prstGeom prst="rect">
                      <a:avLst/>
                    </a:prstGeom>
                  </pic:spPr>
                </pic:pic>
              </a:graphicData>
            </a:graphic>
          </wp:inline>
        </w:drawing>
      </w:r>
    </w:p>
    <w:p w14:paraId="3AF634D4" w14:textId="40E933BE" w:rsidR="00476483" w:rsidDel="002A0C5A" w:rsidRDefault="00476483" w:rsidP="0072770B">
      <w:pPr>
        <w:rPr>
          <w:del w:id="558" w:author="Greg Landry" w:date="2018-05-29T11:49:00Z"/>
        </w:rPr>
      </w:pPr>
      <w:r>
        <w:t xml:space="preserve">To make this </w:t>
      </w:r>
      <w:del w:id="559" w:author="Greg Landry" w:date="2018-05-29T11:08:00Z">
        <w:r w:rsidDel="002154E3">
          <w:delText xml:space="preserve">function </w:delText>
        </w:r>
      </w:del>
      <w:ins w:id="560" w:author="Greg Landry" w:date="2018-05-29T11:08:00Z">
        <w:r w:rsidR="002154E3">
          <w:t xml:space="preserve">work </w:t>
        </w:r>
      </w:ins>
      <w:r>
        <w:t xml:space="preserve">I will make </w:t>
      </w:r>
      <w:del w:id="561" w:author="Greg Landry" w:date="2018-05-29T11:49:00Z">
        <w:r w:rsidDel="002A0C5A">
          <w:delText xml:space="preserve">three </w:delText>
        </w:r>
      </w:del>
      <w:ins w:id="562" w:author="Greg Landry" w:date="2018-05-29T11:49:00Z">
        <w:r w:rsidR="002A0C5A">
          <w:t xml:space="preserve">two </w:t>
        </w:r>
      </w:ins>
      <w:r>
        <w:t>tiny changes to the generated project.</w:t>
      </w:r>
    </w:p>
    <w:p w14:paraId="2478B4AB" w14:textId="3AED4FB1" w:rsidR="00402D92" w:rsidDel="002A0C5A" w:rsidRDefault="00476483" w:rsidP="0072770B">
      <w:pPr>
        <w:rPr>
          <w:del w:id="563" w:author="Greg Landry" w:date="2018-05-29T11:49:00Z"/>
        </w:rPr>
      </w:pPr>
      <w:del w:id="564" w:author="Greg Landry" w:date="2018-05-29T11:49:00Z">
        <w:r w:rsidDel="002A0C5A">
          <w:delText>I</w:delText>
        </w:r>
        <w:r w:rsidR="00402D92" w:rsidDel="002A0C5A">
          <w:delText xml:space="preserve"> want the state of the LED to be 0 or 1, not the character ‘0’.  </w:delText>
        </w:r>
        <w:r w:rsidDel="002A0C5A">
          <w:delText>Open WicedLED.c and g</w:delText>
        </w:r>
        <w:r w:rsidR="00402D92" w:rsidDel="002A0C5A">
          <w:delText>o to the place where the LED Characteristic is initialized</w:delText>
        </w:r>
      </w:del>
      <w:del w:id="565" w:author="Greg Landry" w:date="2018-05-29T11:22:00Z">
        <w:r w:rsidR="00402D92" w:rsidDel="00D81308">
          <w:delText>.</w:delText>
        </w:r>
      </w:del>
    </w:p>
    <w:p w14:paraId="29EBFECE" w14:textId="3D170D12" w:rsidR="000F32E8" w:rsidDel="002A0C5A" w:rsidRDefault="00402D92" w:rsidP="0072770B">
      <w:pPr>
        <w:rPr>
          <w:del w:id="566" w:author="Greg Landry" w:date="2018-05-29T11:49:00Z"/>
        </w:rPr>
      </w:pPr>
      <w:del w:id="567" w:author="Greg Landry" w:date="2018-05-29T11:49:00Z">
        <w:r w:rsidRPr="00402D92" w:rsidDel="002A0C5A">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200" cy="241300"/>
                      </a:xfrm>
                      <a:prstGeom prst="rect">
                        <a:avLst/>
                      </a:prstGeom>
                    </pic:spPr>
                  </pic:pic>
                </a:graphicData>
              </a:graphic>
            </wp:inline>
          </w:drawing>
        </w:r>
      </w:del>
    </w:p>
    <w:p w14:paraId="54B5CFDE" w14:textId="0359DEAF" w:rsidR="00402D92" w:rsidDel="002A0C5A" w:rsidRDefault="00402D92" w:rsidP="0072770B">
      <w:pPr>
        <w:rPr>
          <w:del w:id="568" w:author="Greg Landry" w:date="2018-05-29T11:49:00Z"/>
        </w:rPr>
      </w:pPr>
      <w:del w:id="569" w:author="Greg Landry" w:date="2018-05-29T11:22:00Z">
        <w:r w:rsidDel="0030093A">
          <w:delText>A</w:delText>
        </w:r>
      </w:del>
      <w:del w:id="570" w:author="Greg Landry" w:date="2018-05-29T11:49:00Z">
        <w:r w:rsidDel="002A0C5A">
          <w:delText>nd change it to 0 instead of ‘0’</w:delText>
        </w:r>
      </w:del>
    </w:p>
    <w:p w14:paraId="62815F26" w14:textId="385D483A" w:rsidR="00402D92" w:rsidRDefault="00402D92" w:rsidP="0072770B">
      <w:del w:id="571" w:author="Greg Landry" w:date="2018-05-29T11:49:00Z">
        <w:r w:rsidRPr="00402D92" w:rsidDel="002A0C5A">
          <w:rPr>
            <w:noProof/>
          </w:rPr>
          <w:drawing>
            <wp:inline distT="0" distB="0" distL="0" distR="0" wp14:anchorId="2EDAC5D2" wp14:editId="6DA8A6FE">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4600" cy="292100"/>
                      </a:xfrm>
                      <a:prstGeom prst="rect">
                        <a:avLst/>
                      </a:prstGeom>
                    </pic:spPr>
                  </pic:pic>
                </a:graphicData>
              </a:graphic>
            </wp:inline>
          </w:drawing>
        </w:r>
      </w:del>
    </w:p>
    <w:p w14:paraId="050FF20E" w14:textId="02B52F1E" w:rsidR="00476483" w:rsidRDefault="00476483" w:rsidP="00823D40">
      <w:pPr>
        <w:keepNext/>
      </w:pPr>
      <w:del w:id="572" w:author="Greg Landry" w:date="2018-05-29T11:49:00Z">
        <w:r w:rsidDel="002A0C5A">
          <w:delText>Next</w:delText>
        </w:r>
      </w:del>
      <w:ins w:id="573" w:author="Greg Landry" w:date="2018-05-29T11:49:00Z">
        <w:r w:rsidR="002A0C5A">
          <w:t>First</w:t>
        </w:r>
      </w:ins>
      <w:ins w:id="574" w:author="Greg Landry" w:date="2018-05-29T11:09:00Z">
        <w:r w:rsidR="0020283D">
          <w:t>,</w:t>
        </w:r>
      </w:ins>
      <w:r>
        <w:t xml:space="preserve"> I want to use the PUART, so uncomment line 134 and comment out 137</w:t>
      </w:r>
      <w:ins w:id="575" w:author="Greg Landry" w:date="2018-05-29T11:09:00Z">
        <w:r w:rsidR="0020283D">
          <w:t>:</w:t>
        </w:r>
      </w:ins>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2200"/>
                    </a:xfrm>
                    <a:prstGeom prst="rect">
                      <a:avLst/>
                    </a:prstGeom>
                  </pic:spPr>
                </pic:pic>
              </a:graphicData>
            </a:graphic>
          </wp:inline>
        </w:drawing>
      </w:r>
    </w:p>
    <w:p w14:paraId="63051F8F" w14:textId="4C844CAD" w:rsidR="008F3EF4" w:rsidRDefault="00476483" w:rsidP="009719A3">
      <w:pPr>
        <w:keepNext/>
        <w:keepLines/>
      </w:pPr>
      <w:del w:id="576" w:author="Greg Landry" w:date="2018-05-29T11:49:00Z">
        <w:r w:rsidDel="002A0C5A">
          <w:lastRenderedPageBreak/>
          <w:delText>Finally</w:delText>
        </w:r>
      </w:del>
      <w:ins w:id="577" w:author="Greg Landry" w:date="2018-05-29T11:49:00Z">
        <w:r w:rsidR="002A0C5A">
          <w:t>Then</w:t>
        </w:r>
      </w:ins>
      <w:r>
        <w:t xml:space="preserve">, in </w:t>
      </w:r>
      <w:proofErr w:type="spellStart"/>
      <w:r>
        <w:t>WicedLED.c</w:t>
      </w:r>
      <w:proofErr w:type="spellEnd"/>
      <w:r>
        <w:t xml:space="preserve"> add two lines of code to write the LED and printout the result</w:t>
      </w:r>
      <w:del w:id="578" w:author="Greg Landry" w:date="2018-05-29T11:09:00Z">
        <w:r w:rsidDel="0020283D">
          <w:delText>.</w:delText>
        </w:r>
      </w:del>
      <w:r>
        <w:t>. You will see this in a function called “</w:t>
      </w:r>
      <w:proofErr w:type="spellStart"/>
      <w:r>
        <w:t>wicedled_set_value</w:t>
      </w:r>
      <w:proofErr w:type="spellEnd"/>
      <w:r>
        <w:t>”</w:t>
      </w:r>
      <w:ins w:id="579" w:author="Mark Saunders" w:date="2018-06-01T17:25:00Z">
        <w:r w:rsidR="00716097">
          <w:t xml:space="preserve"> (</w:t>
        </w:r>
        <w:commentRangeStart w:id="580"/>
        <w:r w:rsidR="00716097">
          <w:t xml:space="preserve">do not confuse this with </w:t>
        </w:r>
      </w:ins>
      <w:ins w:id="581" w:author="Mark Saunders" w:date="2018-06-01T17:26:00Z">
        <w:r w:rsidR="00716097">
          <w:t>“</w:t>
        </w:r>
      </w:ins>
      <w:proofErr w:type="spellStart"/>
      <w:ins w:id="582" w:author="Mark Saunders" w:date="2018-06-01T17:25:00Z">
        <w:r w:rsidR="00716097">
          <w:t>wicedled_get_value</w:t>
        </w:r>
      </w:ins>
      <w:proofErr w:type="spellEnd"/>
      <w:ins w:id="583" w:author="Mark Saunders" w:date="2018-06-01T17:26:00Z">
        <w:r w:rsidR="00716097">
          <w:t>”</w:t>
        </w:r>
        <w:commentRangeEnd w:id="580"/>
        <w:r w:rsidR="00716097">
          <w:rPr>
            <w:rStyle w:val="CommentReference"/>
          </w:rPr>
          <w:commentReference w:id="580"/>
        </w:r>
      </w:ins>
      <w:ins w:id="584" w:author="Mark Saunders" w:date="2018-06-01T17:25:00Z">
        <w:r w:rsidR="00716097">
          <w:t>!)</w:t>
        </w:r>
      </w:ins>
      <w:ins w:id="585" w:author="Greg Landry" w:date="2018-05-29T11:22:00Z">
        <w:r w:rsidR="00D81308">
          <w:t>:</w:t>
        </w:r>
      </w:ins>
      <w:del w:id="586" w:author="Greg Landry" w:date="2018-05-29T11:22:00Z">
        <w:r w:rsidDel="00D81308">
          <w:delText>.</w:delText>
        </w:r>
      </w:del>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w:t>
      </w:r>
      <w:proofErr w:type="gramStart"/>
      <w:r w:rsidRPr="005B77FE">
        <w:rPr>
          <w:rFonts w:ascii="Consolas" w:hAnsi="Consolas" w:cs="Consolas"/>
          <w:color w:val="000000"/>
          <w:sz w:val="18"/>
          <w:szCs w:val="20"/>
        </w:rPr>
        <w:t xml:space="preserve">( </w:t>
      </w:r>
      <w:proofErr w:type="spellStart"/>
      <w:r w:rsidRPr="005B77FE">
        <w:rPr>
          <w:rFonts w:ascii="Consolas" w:hAnsi="Consolas" w:cs="Consolas"/>
          <w:color w:val="000000"/>
          <w:sz w:val="18"/>
          <w:szCs w:val="20"/>
        </w:rPr>
        <w:t>attr</w:t>
      </w:r>
      <w:proofErr w:type="gramEnd"/>
      <w:r w:rsidRPr="005B77FE">
        <w:rPr>
          <w:rFonts w:ascii="Consolas" w:hAnsi="Consolas" w:cs="Consolas"/>
          <w:color w:val="000000"/>
          <w:sz w:val="18"/>
          <w:szCs w:val="20"/>
        </w:rPr>
        <w:t>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7389008B"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HDLC_WICEDLED_LED1_VALUE: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53309A2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w:t>
      </w:r>
      <w:proofErr w:type="gramStart"/>
      <w:r w:rsidRPr="005B77FE">
        <w:rPr>
          <w:rFonts w:ascii="Consolas" w:hAnsi="Consolas" w:cs="Consolas"/>
          <w:color w:val="000000"/>
          <w:sz w:val="18"/>
          <w:szCs w:val="20"/>
        </w:rPr>
        <w:t>TRACE(</w:t>
      </w:r>
      <w:proofErr w:type="gramEnd"/>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,wicedled_wicedled_led1[0]);</w:t>
      </w:r>
    </w:p>
    <w:p w14:paraId="128FEFE9" w14:textId="2040688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proofErr w:type="spellStart"/>
      <w:r w:rsidRPr="005B77FE">
        <w:rPr>
          <w:rFonts w:ascii="Consolas" w:hAnsi="Consolas" w:cs="Consolas"/>
          <w:color w:val="000000"/>
          <w:sz w:val="18"/>
          <w:szCs w:val="20"/>
        </w:rPr>
        <w:t>wiced_hal_gpio_set_pin_</w:t>
      </w:r>
      <w:proofErr w:type="gramStart"/>
      <w:r w:rsidRPr="005B77FE">
        <w:rPr>
          <w:rFonts w:ascii="Consolas" w:hAnsi="Consolas" w:cs="Consolas"/>
          <w:color w:val="000000"/>
          <w:sz w:val="18"/>
          <w:szCs w:val="20"/>
        </w:rPr>
        <w:t>output</w:t>
      </w:r>
      <w:proofErr w:type="spellEnd"/>
      <w:r w:rsidRPr="005B77FE">
        <w:rPr>
          <w:rFonts w:ascii="Consolas" w:hAnsi="Consolas" w:cs="Consolas"/>
          <w:color w:val="000000"/>
          <w:sz w:val="18"/>
          <w:szCs w:val="20"/>
        </w:rPr>
        <w:t>(</w:t>
      </w:r>
      <w:proofErr w:type="gramEnd"/>
      <w:r w:rsidRPr="005B77FE">
        <w:rPr>
          <w:rFonts w:ascii="Consolas" w:hAnsi="Consolas" w:cs="Consolas"/>
          <w:color w:val="000000"/>
          <w:sz w:val="18"/>
          <w:szCs w:val="20"/>
        </w:rPr>
        <w:t>WICED_GPIO_PIN_LED_1, wicedled_wicedled_led1[0]);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B834F94" w:rsidR="00055635" w:rsidRDefault="00055635" w:rsidP="009719A3">
      <w:pPr>
        <w:keepNext/>
        <w:keepLines/>
        <w:rPr>
          <w:ins w:id="587" w:author="Mark Saunders" w:date="2018-06-01T16:35:00Z"/>
        </w:rPr>
      </w:pPr>
      <w:ins w:id="588" w:author="Mark Saunders" w:date="2018-06-01T16:34:00Z">
        <w:r>
          <w:t xml:space="preserve">Notice how the GATT attribute </w:t>
        </w:r>
      </w:ins>
      <w:ins w:id="589" w:author="Mark Saunders" w:date="2018-06-01T16:38:00Z">
        <w:r>
          <w:t>(</w:t>
        </w:r>
        <w:r w:rsidRPr="005B77FE">
          <w:rPr>
            <w:rFonts w:ascii="Consolas" w:hAnsi="Consolas" w:cs="Consolas"/>
            <w:color w:val="000000"/>
            <w:sz w:val="18"/>
            <w:szCs w:val="20"/>
          </w:rPr>
          <w:t>wicedled_wicedled_led1</w:t>
        </w:r>
        <w:r>
          <w:t xml:space="preserve">) </w:t>
        </w:r>
      </w:ins>
      <w:ins w:id="590" w:author="Mark Saunders" w:date="2018-06-01T16:34:00Z">
        <w:r>
          <w:t xml:space="preserve">is updated </w:t>
        </w:r>
      </w:ins>
      <w:ins w:id="591" w:author="Mark Saunders" w:date="2018-06-01T16:35:00Z">
        <w:r>
          <w:t xml:space="preserve">for you </w:t>
        </w:r>
      </w:ins>
      <w:ins w:id="592" w:author="Mark Saunders" w:date="2018-06-01T16:34:00Z">
        <w:r>
          <w:t xml:space="preserve">by the stack when the write </w:t>
        </w:r>
      </w:ins>
      <w:ins w:id="593" w:author="Mark Saunders" w:date="2018-06-01T16:35:00Z">
        <w:r>
          <w:t>command is processed.</w:t>
        </w:r>
      </w:ins>
    </w:p>
    <w:p w14:paraId="22EDB9D8" w14:textId="31F891A7" w:rsidR="00476483" w:rsidRDefault="00476483" w:rsidP="009719A3">
      <w:pPr>
        <w:keepNext/>
        <w:keepLines/>
      </w:pPr>
      <w:commentRangeStart w:id="594"/>
      <w:r>
        <w:t xml:space="preserve">Notice that </w:t>
      </w:r>
      <w:del w:id="595" w:author="Greg Landry" w:date="2018-05-29T11:09:00Z">
        <w:r w:rsidDel="0020283D">
          <w:delText xml:space="preserve">the </w:delText>
        </w:r>
      </w:del>
      <w:r>
        <w:t>Bluetooth Designer created a make target for me. If you are using a different platform you need to edit the target.</w:t>
      </w:r>
      <w:commentRangeEnd w:id="594"/>
      <w:r w:rsidR="00A91C5D">
        <w:rPr>
          <w:rStyle w:val="CommentReference"/>
        </w:rPr>
        <w:commentReference w:id="594"/>
      </w:r>
    </w:p>
    <w:p w14:paraId="32FFCB6F" w14:textId="5F0977D1" w:rsidR="008F3EF4" w:rsidRDefault="00E9037D" w:rsidP="009719A3">
      <w:pPr>
        <w:jc w:val="center"/>
      </w:pPr>
      <w:r w:rsidRPr="00E9037D">
        <w:rPr>
          <w:noProof/>
        </w:rPr>
        <w:drawing>
          <wp:inline distT="0" distB="0" distL="0" distR="0" wp14:anchorId="09467528" wp14:editId="12F2C19D">
            <wp:extent cx="5067300" cy="33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824" cy="3345764"/>
                    </a:xfrm>
                    <a:prstGeom prst="rect">
                      <a:avLst/>
                    </a:prstGeom>
                  </pic:spPr>
                </pic:pic>
              </a:graphicData>
            </a:graphic>
          </wp:inline>
        </w:drawing>
      </w:r>
    </w:p>
    <w:p w14:paraId="74140C15" w14:textId="60428B8B" w:rsidR="000F32E8" w:rsidRDefault="00476483" w:rsidP="009719A3">
      <w:pPr>
        <w:keepNext/>
      </w:pPr>
      <w:r>
        <w:lastRenderedPageBreak/>
        <w:t>Now run the make target.  It will build and program the board.  When the application firmware starts up you see some messages</w:t>
      </w:r>
      <w:ins w:id="596" w:author="Greg Landry" w:date="2018-05-29T11:23:00Z">
        <w:r w:rsidR="00700E74">
          <w:t>.</w:t>
        </w:r>
      </w:ins>
      <w:del w:id="597" w:author="Greg Landry" w:date="2018-05-29T11:23:00Z">
        <w:r w:rsidDel="00700E74">
          <w:delText>.</w:delText>
        </w:r>
      </w:del>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8072" cy="2523744"/>
                    </a:xfrm>
                    <a:prstGeom prst="rect">
                      <a:avLst/>
                    </a:prstGeom>
                  </pic:spPr>
                </pic:pic>
              </a:graphicData>
            </a:graphic>
          </wp:inline>
        </w:drawing>
      </w:r>
    </w:p>
    <w:p w14:paraId="7FE95FAD" w14:textId="4509D0AD" w:rsidR="00476483" w:rsidRDefault="00476483" w:rsidP="009719A3">
      <w:pPr>
        <w:keepNext/>
      </w:pPr>
      <w:r>
        <w:t xml:space="preserve">Run </w:t>
      </w:r>
      <w:proofErr w:type="spellStart"/>
      <w:r>
        <w:t>CySmart</w:t>
      </w:r>
      <w:proofErr w:type="spellEnd"/>
      <w:ins w:id="598" w:author="Greg Landry" w:date="2018-05-29T11:23:00Z">
        <w:r w:rsidR="00700E74">
          <w:t xml:space="preserve"> on your phone</w:t>
        </w:r>
      </w:ins>
      <w:r>
        <w:t>.  When you see the “</w:t>
      </w:r>
      <w:proofErr w:type="spellStart"/>
      <w:r>
        <w:t>WicedLED</w:t>
      </w:r>
      <w:proofErr w:type="spellEnd"/>
      <w:r>
        <w:t>” device</w:t>
      </w:r>
      <w:ins w:id="599" w:author="Greg Landry" w:date="2018-05-29T11:10:00Z">
        <w:r w:rsidR="00AC544D">
          <w:t>,</w:t>
        </w:r>
      </w:ins>
      <w:del w:id="600" w:author="Greg Landry" w:date="2018-05-29T11:10:00Z">
        <w:r w:rsidDel="00AC544D">
          <w:delText>.</w:delText>
        </w:r>
      </w:del>
      <w:r>
        <w:t xml:space="preserve"> </w:t>
      </w:r>
      <w:ins w:id="601" w:author="Greg Landry" w:date="2018-05-29T11:23:00Z">
        <w:r w:rsidR="00700E74">
          <w:t>tap</w:t>
        </w:r>
      </w:ins>
      <w:del w:id="602" w:author="Greg Landry" w:date="2018-05-29T11:10:00Z">
        <w:r w:rsidDel="00AC544D">
          <w:delText xml:space="preserve"> C</w:delText>
        </w:r>
      </w:del>
      <w:del w:id="603" w:author="Greg Landry" w:date="2018-05-29T11:23:00Z">
        <w:r w:rsidDel="00700E74">
          <w:delText>lick</w:delText>
        </w:r>
      </w:del>
      <w:r>
        <w:t xml:space="preserve"> on it.  </w:t>
      </w:r>
      <w:del w:id="604" w:author="Greg Landry" w:date="2018-05-29T11:23:00Z">
        <w:r w:rsidDel="00700E74">
          <w:delText xml:space="preserve">Then </w:delText>
        </w:r>
      </w:del>
      <w:proofErr w:type="spellStart"/>
      <w:r>
        <w:t>CySmart</w:t>
      </w:r>
      <w:proofErr w:type="spellEnd"/>
      <w:r>
        <w:t xml:space="preserve"> will start </w:t>
      </w:r>
      <w:proofErr w:type="gramStart"/>
      <w:ins w:id="605" w:author="Greg Landry" w:date="2018-05-29T11:23:00Z">
        <w:r w:rsidR="00700E74">
          <w:t>connect</w:t>
        </w:r>
        <w:proofErr w:type="gramEnd"/>
        <w:r w:rsidR="00700E74">
          <w:t xml:space="preserve"> to the device and will show </w:t>
        </w:r>
      </w:ins>
      <w:r>
        <w:t>the GATT browser</w:t>
      </w:r>
      <w:ins w:id="606" w:author="Greg Landry" w:date="2018-05-29T11:24:00Z">
        <w:r w:rsidR="00700E74">
          <w:t xml:space="preserve"> widget</w:t>
        </w:r>
      </w:ins>
      <w:r>
        <w:t>.</w:t>
      </w:r>
    </w:p>
    <w:p w14:paraId="249751E5" w14:textId="46996207" w:rsidR="00E312A4" w:rsidRDefault="00E312A4" w:rsidP="00E312A4">
      <w:pPr>
        <w:keepNext/>
        <w:ind w:left="720"/>
      </w:pPr>
      <w:r>
        <w:t xml:space="preserve">Note: If you are using the Android version of </w:t>
      </w:r>
      <w:proofErr w:type="spellStart"/>
      <w:r>
        <w:t>CySmart</w:t>
      </w:r>
      <w:proofErr w:type="spellEnd"/>
      <w:r>
        <w: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13973118" w:rsidR="00476483" w:rsidRDefault="0070484A" w:rsidP="0072770B">
      <w:ins w:id="607" w:author="Greg Landry" w:date="2018-05-29T11:10:00Z">
        <w:r>
          <w:lastRenderedPageBreak/>
          <w:t xml:space="preserve">On the terminal window, </w:t>
        </w:r>
      </w:ins>
      <w:del w:id="608" w:author="Greg Landry" w:date="2018-05-29T11:10:00Z">
        <w:r w:rsidR="00476483" w:rsidDel="0070484A">
          <w:delText xml:space="preserve">And </w:delText>
        </w:r>
      </w:del>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0640" cy="2532888"/>
                    </a:xfrm>
                    <a:prstGeom prst="rect">
                      <a:avLst/>
                    </a:prstGeom>
                  </pic:spPr>
                </pic:pic>
              </a:graphicData>
            </a:graphic>
          </wp:inline>
        </w:drawing>
      </w:r>
    </w:p>
    <w:p w14:paraId="56E1263C" w14:textId="53B4C97B" w:rsidR="00476483" w:rsidRDefault="00476483" w:rsidP="0072770B">
      <w:r>
        <w:t xml:space="preserve">Back in </w:t>
      </w:r>
      <w:proofErr w:type="spellStart"/>
      <w:r>
        <w:t>CySmart</w:t>
      </w:r>
      <w:proofErr w:type="spellEnd"/>
      <w:ins w:id="609" w:author="Greg Landry" w:date="2018-05-29T11:25:00Z">
        <w:r w:rsidR="00D90BBE">
          <w:t>, tap on the GATT DB widget to open the browser.</w:t>
        </w:r>
      </w:ins>
      <w:r>
        <w:t xml:space="preserve"> </w:t>
      </w:r>
      <w:ins w:id="610" w:author="Greg Landry" w:date="2018-05-29T11:24:00Z">
        <w:r w:rsidR="00D90BBE">
          <w:t>You will</w:t>
        </w:r>
      </w:ins>
      <w:del w:id="611" w:author="Greg Landry" w:date="2018-05-29T11:24:00Z">
        <w:r w:rsidDel="00D90BBE">
          <w:delText>I</w:delText>
        </w:r>
      </w:del>
      <w:r>
        <w:t xml:space="preserve"> see an Unknown Service (which I </w:t>
      </w:r>
      <w:del w:id="612" w:author="Greg Landry" w:date="2018-05-29T11:11:00Z">
        <w:r w:rsidDel="0070484A">
          <w:delText xml:space="preserve">actually </w:delText>
        </w:r>
      </w:del>
      <w:r>
        <w:t xml:space="preserve">know is </w:t>
      </w:r>
      <w:proofErr w:type="spellStart"/>
      <w:r>
        <w:t>WicedLED</w:t>
      </w:r>
      <w:proofErr w:type="spellEnd"/>
      <w:r>
        <w:t xml:space="preserve">).  </w:t>
      </w:r>
      <w:del w:id="613" w:author="Greg Landry" w:date="2018-05-29T11:25:00Z">
        <w:r w:rsidDel="00D90BBE">
          <w:delText xml:space="preserve">Click </w:delText>
        </w:r>
      </w:del>
      <w:ins w:id="614" w:author="Greg Landry" w:date="2018-05-29T11:25:00Z">
        <w:r w:rsidR="00D90BBE">
          <w:t xml:space="preserve">Tap on </w:t>
        </w:r>
      </w:ins>
      <w:r>
        <w:t xml:space="preserve">the Service and </w:t>
      </w:r>
      <w:proofErr w:type="spellStart"/>
      <w:r>
        <w:t>CySmart</w:t>
      </w:r>
      <w:proofErr w:type="spellEnd"/>
      <w:r>
        <w:t xml:space="preserve"> will tell you that there is an Unknown Characteristic (which I </w:t>
      </w:r>
      <w:del w:id="615" w:author="Greg Landry" w:date="2018-05-29T11:11:00Z">
        <w:r w:rsidDel="0070484A">
          <w:delText xml:space="preserve">actually </w:delText>
        </w:r>
      </w:del>
      <w:r>
        <w:t>know is LED1).</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60CAD184" w:rsidR="00476483" w:rsidRDefault="00D90BBE" w:rsidP="009719A3">
      <w:pPr>
        <w:keepNext/>
      </w:pPr>
      <w:commentRangeStart w:id="616"/>
      <w:ins w:id="617" w:author="Greg Landry" w:date="2018-05-29T11:25:00Z">
        <w:r>
          <w:lastRenderedPageBreak/>
          <w:t xml:space="preserve">Tap on the Service to see details about it. </w:t>
        </w:r>
      </w:ins>
      <w:r w:rsidR="00476483">
        <w:t xml:space="preserve">First, </w:t>
      </w:r>
      <w:del w:id="618" w:author="Greg Landry" w:date="2018-05-29T11:25:00Z">
        <w:r w:rsidR="00476483" w:rsidDel="00D90BBE">
          <w:delText xml:space="preserve">press </w:delText>
        </w:r>
      </w:del>
      <w:ins w:id="619" w:author="Greg Landry" w:date="2018-05-29T11:25:00Z">
        <w:r>
          <w:t xml:space="preserve">tap </w:t>
        </w:r>
      </w:ins>
      <w:r w:rsidR="00476483">
        <w:t xml:space="preserve">the Read button and you will see that the current value is 0.  Now you can </w:t>
      </w:r>
      <w:ins w:id="620" w:author="Greg Landry" w:date="2018-05-29T11:26:00Z">
        <w:r>
          <w:t>W</w:t>
        </w:r>
      </w:ins>
      <w:del w:id="621" w:author="Greg Landry" w:date="2018-05-29T11:26:00Z">
        <w:r w:rsidR="00476483" w:rsidDel="00D90BBE">
          <w:delText>w</w:delText>
        </w:r>
      </w:del>
      <w:r w:rsidR="00476483">
        <w:t xml:space="preserve">rite 1s or 0’s into the </w:t>
      </w:r>
      <w:r w:rsidR="0065025C">
        <w:t>C</w:t>
      </w:r>
      <w:r w:rsidR="00476483">
        <w:t>haracteristic and you will find that the LED turns on and off</w:t>
      </w:r>
      <w:ins w:id="622" w:author="Greg Landry" w:date="2018-05-29T11:26:00Z">
        <w:r>
          <w:t xml:space="preserve"> accordingly.</w:t>
        </w:r>
      </w:ins>
      <w:del w:id="623" w:author="Greg Landry" w:date="2018-05-29T11:26:00Z">
        <w:r w:rsidR="00476483" w:rsidDel="00D90BBE">
          <w:delText>.</w:delText>
        </w:r>
      </w:del>
      <w:commentRangeEnd w:id="616"/>
      <w:r w:rsidR="004A723C">
        <w:rPr>
          <w:rStyle w:val="CommentReference"/>
        </w:rPr>
        <w:commentReference w:id="616"/>
      </w:r>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5EF9A8CB" w:rsidR="00476483" w:rsidRDefault="0065025C" w:rsidP="00823D40">
      <w:pPr>
        <w:keepNext/>
      </w:pPr>
      <w:r>
        <w:t xml:space="preserve">Finally press back until </w:t>
      </w:r>
      <w:proofErr w:type="spellStart"/>
      <w:r>
        <w:t>CySmart</w:t>
      </w:r>
      <w:proofErr w:type="spellEnd"/>
      <w:r>
        <w:t xml:space="preserve"> disconnects.  When that happens</w:t>
      </w:r>
      <w:ins w:id="624" w:author="Greg Landry" w:date="2018-05-29T11:11:00Z">
        <w:r w:rsidR="00303D06">
          <w:t>,</w:t>
        </w:r>
      </w:ins>
      <w:r>
        <w:t xml:space="preserve"> you will see the disconnect</w:t>
      </w:r>
      <w:ins w:id="625" w:author="Greg Landry" w:date="2018-05-29T11:26:00Z">
        <w:r w:rsidR="008028FB">
          <w:t xml:space="preserve"> message</w:t>
        </w:r>
      </w:ins>
      <w:r>
        <w:t xml:space="preserve"> in the </w:t>
      </w:r>
      <w:del w:id="626" w:author="Greg Landry" w:date="2018-05-29T11:26:00Z">
        <w:r w:rsidDel="008028FB">
          <w:delText xml:space="preserve">output </w:delText>
        </w:r>
      </w:del>
      <w:ins w:id="627" w:author="Greg Landry" w:date="2018-05-29T11:26:00Z">
        <w:r w:rsidR="008028FB">
          <w:t xml:space="preserve">terminal </w:t>
        </w:r>
      </w:ins>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pPr>
        <w:rPr>
          <w:ins w:id="628" w:author="Greg Landry" w:date="2018-05-29T11:26:00Z"/>
        </w:rPr>
      </w:pPr>
      <w:r>
        <w:t>In the next several sections we will walk you through the code.</w:t>
      </w:r>
    </w:p>
    <w:p w14:paraId="31868874" w14:textId="77777777" w:rsidR="00823D40" w:rsidRDefault="00823D40" w:rsidP="00823D40">
      <w:pPr>
        <w:pStyle w:val="Heading1"/>
        <w:rPr>
          <w:ins w:id="629" w:author="Greg Landry" w:date="2018-05-30T12:06:00Z"/>
        </w:rPr>
      </w:pPr>
      <w:bookmarkStart w:id="630" w:name="_Toc515795194"/>
      <w:bookmarkStart w:id="631" w:name="_GoBack"/>
      <w:bookmarkEnd w:id="631"/>
      <w:ins w:id="632" w:author="Greg Landry" w:date="2018-05-30T12:06:00Z">
        <w:r>
          <w:lastRenderedPageBreak/>
          <w:t>WICED Bluetooth Stack Events</w:t>
        </w:r>
        <w:bookmarkEnd w:id="630"/>
      </w:ins>
    </w:p>
    <w:p w14:paraId="112D8F27" w14:textId="0511C113" w:rsidR="00823D40" w:rsidRDefault="00823D40" w:rsidP="00823D40">
      <w:pPr>
        <w:rPr>
          <w:ins w:id="633" w:author="Greg Landry" w:date="2018-05-30T12:06:00Z"/>
        </w:rPr>
      </w:pPr>
      <w:ins w:id="634" w:author="Greg Landry" w:date="2018-05-30T12:06:00Z">
        <w:r>
          <w:t xml:space="preserve">The Stack generates Events based on what is happening in the Bluetooth world.  After an event is created, the Stack will call the </w:t>
        </w:r>
        <w:del w:id="635" w:author="Mark Saunders" w:date="2018-06-01T17:06:00Z">
          <w:r w:rsidDel="00C10DD5">
            <w:delText xml:space="preserve">appropriate </w:delText>
          </w:r>
        </w:del>
        <w:r>
          <w:t>callback function which you registered when you turned on the Stack.  Your callback firmware must look at the event code and the event parameter and take the appropriate action.</w:t>
        </w:r>
      </w:ins>
    </w:p>
    <w:p w14:paraId="1BD989D0" w14:textId="27A5CECF" w:rsidR="00823D40" w:rsidRDefault="00823D40" w:rsidP="00823D40">
      <w:pPr>
        <w:rPr>
          <w:ins w:id="636" w:author="Greg Landry" w:date="2018-05-30T12:06:00Z"/>
        </w:rPr>
      </w:pPr>
      <w:ins w:id="637" w:author="Greg Landry" w:date="2018-05-30T12:06:00Z">
        <w:r>
          <w:t xml:space="preserve">There are </w:t>
        </w:r>
      </w:ins>
      <w:ins w:id="638" w:author="Greg Landry" w:date="2018-05-30T12:08:00Z">
        <w:r>
          <w:t>two</w:t>
        </w:r>
      </w:ins>
      <w:ins w:id="639" w:author="Greg Landry" w:date="2018-05-30T12:06:00Z">
        <w:r>
          <w:t xml:space="preserve"> classes of events: Management, and GATT.</w:t>
        </w:r>
      </w:ins>
      <w:ins w:id="640" w:author="Greg Landry" w:date="2018-05-30T12:08:00Z">
        <w:r>
          <w:t xml:space="preserve"> </w:t>
        </w:r>
      </w:ins>
      <w:ins w:id="641" w:author="Greg Landry" w:date="2018-05-30T12:06:00Z">
        <w:r>
          <w:t xml:space="preserve"> </w:t>
        </w:r>
      </w:ins>
      <w:ins w:id="642" w:author="Greg Landry" w:date="2018-05-30T12:08:00Z">
        <w:r>
          <w:t xml:space="preserve">Each of these has its own callback function. </w:t>
        </w:r>
      </w:ins>
      <w:ins w:id="643" w:author="Greg Landry" w:date="2018-05-30T12:06:00Z">
        <w:r>
          <w:t xml:space="preserve"> Bluetooth Designer will generate code to handle more events than are needed for the first simple example, and I will deal with them in the next chapter.</w:t>
        </w:r>
      </w:ins>
    </w:p>
    <w:p w14:paraId="03889E59" w14:textId="77777777" w:rsidR="00823D40" w:rsidRPr="006B5651" w:rsidRDefault="00823D40" w:rsidP="00823D40">
      <w:pPr>
        <w:rPr>
          <w:ins w:id="644" w:author="Greg Landry" w:date="2018-05-30T12:06:00Z"/>
        </w:rPr>
      </w:pPr>
      <w:ins w:id="645" w:author="Greg Landry" w:date="2018-05-30T12:06:00Z">
        <w:r>
          <w:t>For the purposes of the simple example, you need to understand these events:</w:t>
        </w:r>
      </w:ins>
    </w:p>
    <w:p w14:paraId="2B2F6F23" w14:textId="77777777" w:rsidR="00823D40" w:rsidRDefault="00823D40" w:rsidP="007F01ED">
      <w:pPr>
        <w:pStyle w:val="Heading2"/>
        <w:rPr>
          <w:ins w:id="646" w:author="Greg Landry" w:date="2018-05-30T12:06:00Z"/>
        </w:rPr>
      </w:pPr>
      <w:bookmarkStart w:id="647" w:name="_Toc515795195"/>
      <w:ins w:id="648" w:author="Greg Landry" w:date="2018-05-30T12:06:00Z">
        <w:r>
          <w:t>Essential Bluetooth Management Events</w:t>
        </w:r>
        <w:bookmarkEnd w:id="647"/>
      </w:ins>
    </w:p>
    <w:tbl>
      <w:tblPr>
        <w:tblStyle w:val="TableGrid"/>
        <w:tblW w:w="0" w:type="auto"/>
        <w:tblLook w:val="04A0" w:firstRow="1" w:lastRow="0" w:firstColumn="1" w:lastColumn="0" w:noHBand="0" w:noVBand="1"/>
      </w:tblPr>
      <w:tblGrid>
        <w:gridCol w:w="4361"/>
        <w:gridCol w:w="4989"/>
      </w:tblGrid>
      <w:tr w:rsidR="00823D40" w14:paraId="7B6250D1" w14:textId="77777777" w:rsidTr="00CE66EE">
        <w:trPr>
          <w:ins w:id="649" w:author="Greg Landry" w:date="2018-05-30T12:06:00Z"/>
        </w:trPr>
        <w:tc>
          <w:tcPr>
            <w:tcW w:w="4361" w:type="dxa"/>
            <w:shd w:val="clear" w:color="auto" w:fill="D9D9D9" w:themeFill="background1" w:themeFillShade="D9"/>
          </w:tcPr>
          <w:p w14:paraId="55C74B09" w14:textId="77777777" w:rsidR="00823D40" w:rsidRPr="0023656C" w:rsidRDefault="00823D40" w:rsidP="00CE66EE">
            <w:pPr>
              <w:rPr>
                <w:ins w:id="650" w:author="Greg Landry" w:date="2018-05-30T12:06:00Z"/>
                <w:b/>
              </w:rPr>
            </w:pPr>
            <w:ins w:id="651" w:author="Greg Landry" w:date="2018-05-30T12:06:00Z">
              <w:r w:rsidRPr="0023656C">
                <w:rPr>
                  <w:b/>
                </w:rPr>
                <w:t>Event</w:t>
              </w:r>
            </w:ins>
          </w:p>
        </w:tc>
        <w:tc>
          <w:tcPr>
            <w:tcW w:w="4989" w:type="dxa"/>
            <w:shd w:val="clear" w:color="auto" w:fill="D9D9D9" w:themeFill="background1" w:themeFillShade="D9"/>
          </w:tcPr>
          <w:p w14:paraId="59967062" w14:textId="77777777" w:rsidR="00823D40" w:rsidRPr="0023656C" w:rsidRDefault="00823D40" w:rsidP="00CE66EE">
            <w:pPr>
              <w:rPr>
                <w:ins w:id="652" w:author="Greg Landry" w:date="2018-05-30T12:06:00Z"/>
                <w:b/>
              </w:rPr>
            </w:pPr>
            <w:ins w:id="653" w:author="Greg Landry" w:date="2018-05-30T12:06:00Z">
              <w:r w:rsidRPr="0023656C">
                <w:rPr>
                  <w:b/>
                </w:rPr>
                <w:t>Description</w:t>
              </w:r>
            </w:ins>
          </w:p>
        </w:tc>
      </w:tr>
      <w:tr w:rsidR="00823D40" w14:paraId="252321D0" w14:textId="77777777" w:rsidTr="00CE66EE">
        <w:trPr>
          <w:ins w:id="654" w:author="Greg Landry" w:date="2018-05-30T12:06:00Z"/>
        </w:trPr>
        <w:tc>
          <w:tcPr>
            <w:tcW w:w="4361" w:type="dxa"/>
          </w:tcPr>
          <w:p w14:paraId="05C34D60" w14:textId="77777777" w:rsidR="00823D40" w:rsidRDefault="00823D40" w:rsidP="00CE66EE">
            <w:pPr>
              <w:rPr>
                <w:ins w:id="655" w:author="Greg Landry" w:date="2018-05-30T12:06:00Z"/>
              </w:rPr>
            </w:pPr>
            <w:ins w:id="656" w:author="Greg Landry" w:date="2018-05-30T12:06:00Z">
              <w:r w:rsidRPr="002C2FE4">
                <w:t>BTM_ENABLED_EVT</w:t>
              </w:r>
            </w:ins>
          </w:p>
        </w:tc>
        <w:tc>
          <w:tcPr>
            <w:tcW w:w="4989" w:type="dxa"/>
          </w:tcPr>
          <w:p w14:paraId="307C21A2" w14:textId="77777777" w:rsidR="00823D40" w:rsidRDefault="00823D40" w:rsidP="00CE66EE">
            <w:pPr>
              <w:rPr>
                <w:ins w:id="657" w:author="Greg Landry" w:date="2018-05-30T12:06:00Z"/>
              </w:rPr>
            </w:pPr>
            <w:ins w:id="658" w:author="Greg Landry" w:date="2018-05-30T12:06:00Z">
              <w:r>
                <w:t xml:space="preserve">When the Stack </w:t>
              </w:r>
              <w:proofErr w:type="gramStart"/>
              <w:r>
                <w:t>has</w:t>
              </w:r>
              <w:proofErr w:type="gramEnd"/>
              <w:r>
                <w:t xml:space="preserve"> everything going.  The event data will tell if you it happened with WICED_SUCCESS </w:t>
              </w:r>
              <w:proofErr w:type="gramStart"/>
              <w:r>
                <w:t>or !WICED</w:t>
              </w:r>
              <w:proofErr w:type="gramEnd"/>
              <w:r>
                <w:t>_SUCCESS.</w:t>
              </w:r>
            </w:ins>
          </w:p>
        </w:tc>
      </w:tr>
      <w:tr w:rsidR="00823D40" w14:paraId="79575335" w14:textId="77777777" w:rsidTr="00CE66EE">
        <w:trPr>
          <w:trHeight w:val="872"/>
          <w:ins w:id="659" w:author="Greg Landry" w:date="2018-05-30T12:06:00Z"/>
        </w:trPr>
        <w:tc>
          <w:tcPr>
            <w:tcW w:w="4361" w:type="dxa"/>
          </w:tcPr>
          <w:p w14:paraId="4FD4F9DC" w14:textId="77777777" w:rsidR="00823D40" w:rsidRDefault="00823D40" w:rsidP="00CE66EE">
            <w:pPr>
              <w:rPr>
                <w:ins w:id="660" w:author="Greg Landry" w:date="2018-05-30T12:06:00Z"/>
              </w:rPr>
            </w:pPr>
            <w:ins w:id="661" w:author="Greg Landry" w:date="2018-05-30T12:06:00Z">
              <w:r w:rsidRPr="002C2FE4">
                <w:t>BTM_BLE_ADVERT_STATE_CHANGED_EVT</w:t>
              </w:r>
            </w:ins>
          </w:p>
        </w:tc>
        <w:tc>
          <w:tcPr>
            <w:tcW w:w="4989" w:type="dxa"/>
          </w:tcPr>
          <w:p w14:paraId="388249D5" w14:textId="77777777" w:rsidR="00823D40" w:rsidRDefault="00823D40" w:rsidP="00CE66EE">
            <w:pPr>
              <w:rPr>
                <w:ins w:id="662" w:author="Greg Landry" w:date="2018-05-30T12:06:00Z"/>
              </w:rPr>
            </w:pPr>
            <w:ins w:id="663" w:author="Greg Landry" w:date="2018-05-30T12:06:00Z">
              <w:r>
                <w:t xml:space="preserve">When Advertising is either stopped, or started by the Stack. The event parameter will tell you </w:t>
              </w:r>
              <w:r w:rsidRPr="00797412">
                <w:t>BTM_BLE_ADVERT_OFF</w:t>
              </w:r>
              <w:r>
                <w:t xml:space="preserve"> or one of the many different levels of active advertising.</w:t>
              </w:r>
            </w:ins>
          </w:p>
        </w:tc>
      </w:tr>
    </w:tbl>
    <w:p w14:paraId="13204EB3" w14:textId="77777777" w:rsidR="00A94306" w:rsidRDefault="00A94306" w:rsidP="002E422E">
      <w:pPr>
        <w:rPr>
          <w:ins w:id="664" w:author="Greg Landry" w:date="2018-05-30T12:10:00Z"/>
        </w:rPr>
      </w:pPr>
    </w:p>
    <w:p w14:paraId="5D58BCCA" w14:textId="4A8106FD" w:rsidR="00A94306" w:rsidRDefault="00A94306" w:rsidP="002E422E">
      <w:pPr>
        <w:rPr>
          <w:ins w:id="665" w:author="Greg Landry" w:date="2018-05-30T12:09:00Z"/>
        </w:rPr>
      </w:pPr>
      <w:ins w:id="666" w:author="Greg Landry" w:date="2018-05-30T12:09:00Z">
        <w:r>
          <w:t>WICED Bluetooth designer create</w:t>
        </w:r>
      </w:ins>
      <w:ins w:id="667" w:author="Greg Landry" w:date="2018-05-30T12:11:00Z">
        <w:r>
          <w:t>s and registers</w:t>
        </w:r>
      </w:ins>
      <w:ins w:id="668" w:author="Greg Landry" w:date="2018-05-30T12:09:00Z">
        <w:r>
          <w:t xml:space="preserve"> a function called &lt;</w:t>
        </w:r>
        <w:proofErr w:type="spellStart"/>
        <w:r>
          <w:t>appname</w:t>
        </w:r>
        <w:proofErr w:type="spellEnd"/>
        <w:r>
          <w:t>&gt;_</w:t>
        </w:r>
      </w:ins>
      <w:proofErr w:type="spellStart"/>
      <w:ins w:id="669" w:author="Greg Landry" w:date="2018-05-30T12:10:00Z">
        <w:r>
          <w:t>management_callback</w:t>
        </w:r>
        <w:proofErr w:type="spellEnd"/>
        <w:r>
          <w:t xml:space="preserve"> to handle </w:t>
        </w:r>
      </w:ins>
      <w:ins w:id="670" w:author="Greg Landry" w:date="2018-05-30T12:20:00Z">
        <w:r w:rsidR="00C22C8B">
          <w:t>Management</w:t>
        </w:r>
      </w:ins>
      <w:ins w:id="671" w:author="Greg Landry" w:date="2018-05-30T12:10:00Z">
        <w:r>
          <w:t xml:space="preserve"> events.</w:t>
        </w:r>
      </w:ins>
    </w:p>
    <w:p w14:paraId="26200880" w14:textId="03BC8C8B" w:rsidR="00823D40" w:rsidRDefault="00823D40" w:rsidP="007F01ED">
      <w:pPr>
        <w:pStyle w:val="Heading2"/>
        <w:rPr>
          <w:ins w:id="672" w:author="Greg Landry" w:date="2018-05-30T12:06:00Z"/>
        </w:rPr>
      </w:pPr>
      <w:bookmarkStart w:id="673" w:name="_Toc515795196"/>
      <w:ins w:id="674" w:author="Greg Landry" w:date="2018-05-30T12:06:00Z">
        <w:r>
          <w:t>Essential GATT Events</w:t>
        </w:r>
        <w:bookmarkEnd w:id="673"/>
      </w:ins>
    </w:p>
    <w:tbl>
      <w:tblPr>
        <w:tblStyle w:val="TableGrid"/>
        <w:tblW w:w="0" w:type="auto"/>
        <w:tblLook w:val="04A0" w:firstRow="1" w:lastRow="0" w:firstColumn="1" w:lastColumn="0" w:noHBand="0" w:noVBand="1"/>
      </w:tblPr>
      <w:tblGrid>
        <w:gridCol w:w="4405"/>
        <w:gridCol w:w="4945"/>
      </w:tblGrid>
      <w:tr w:rsidR="00823D40" w14:paraId="6A66367A" w14:textId="77777777" w:rsidTr="00CE66EE">
        <w:trPr>
          <w:ins w:id="675" w:author="Greg Landry" w:date="2018-05-30T12:06:00Z"/>
        </w:trPr>
        <w:tc>
          <w:tcPr>
            <w:tcW w:w="4405" w:type="dxa"/>
            <w:shd w:val="clear" w:color="auto" w:fill="D9D9D9" w:themeFill="background1" w:themeFillShade="D9"/>
          </w:tcPr>
          <w:p w14:paraId="35F2CDDF" w14:textId="77777777" w:rsidR="00823D40" w:rsidRPr="0023656C" w:rsidRDefault="00823D40" w:rsidP="00CE66EE">
            <w:pPr>
              <w:rPr>
                <w:ins w:id="676" w:author="Greg Landry" w:date="2018-05-30T12:06:00Z"/>
                <w:b/>
              </w:rPr>
            </w:pPr>
            <w:ins w:id="677" w:author="Greg Landry" w:date="2018-05-30T12:06:00Z">
              <w:r w:rsidRPr="0023656C">
                <w:rPr>
                  <w:b/>
                </w:rPr>
                <w:t>Event</w:t>
              </w:r>
            </w:ins>
          </w:p>
        </w:tc>
        <w:tc>
          <w:tcPr>
            <w:tcW w:w="4945" w:type="dxa"/>
            <w:shd w:val="clear" w:color="auto" w:fill="D9D9D9" w:themeFill="background1" w:themeFillShade="D9"/>
          </w:tcPr>
          <w:p w14:paraId="3ED0C6C5" w14:textId="77777777" w:rsidR="00823D40" w:rsidRPr="0023656C" w:rsidRDefault="00823D40" w:rsidP="00CE66EE">
            <w:pPr>
              <w:rPr>
                <w:ins w:id="678" w:author="Greg Landry" w:date="2018-05-30T12:06:00Z"/>
                <w:b/>
              </w:rPr>
            </w:pPr>
            <w:ins w:id="679" w:author="Greg Landry" w:date="2018-05-30T12:06:00Z">
              <w:r w:rsidRPr="0023656C">
                <w:rPr>
                  <w:b/>
                </w:rPr>
                <w:t>Description</w:t>
              </w:r>
            </w:ins>
          </w:p>
        </w:tc>
      </w:tr>
      <w:tr w:rsidR="00823D40" w14:paraId="122620AA" w14:textId="77777777" w:rsidTr="00CE66EE">
        <w:trPr>
          <w:ins w:id="680" w:author="Greg Landry" w:date="2018-05-30T12:06:00Z"/>
        </w:trPr>
        <w:tc>
          <w:tcPr>
            <w:tcW w:w="4405" w:type="dxa"/>
          </w:tcPr>
          <w:p w14:paraId="6E44C806" w14:textId="77777777" w:rsidR="00823D40" w:rsidRDefault="00823D40" w:rsidP="00CE66EE">
            <w:pPr>
              <w:rPr>
                <w:ins w:id="681" w:author="Greg Landry" w:date="2018-05-30T12:06:00Z"/>
              </w:rPr>
            </w:pPr>
            <w:ins w:id="682" w:author="Greg Landry" w:date="2018-05-30T12:06:00Z">
              <w:r w:rsidRPr="002C57C8">
                <w:t>GATT_CONNECTION_STATUS_EVT</w:t>
              </w:r>
            </w:ins>
          </w:p>
        </w:tc>
        <w:tc>
          <w:tcPr>
            <w:tcW w:w="4945" w:type="dxa"/>
          </w:tcPr>
          <w:p w14:paraId="5FBA88FC" w14:textId="65C6EF9C" w:rsidR="00823D40" w:rsidRDefault="00C22C8B" w:rsidP="00CE66EE">
            <w:pPr>
              <w:rPr>
                <w:ins w:id="683" w:author="Greg Landry" w:date="2018-05-30T12:06:00Z"/>
              </w:rPr>
            </w:pPr>
            <w:ins w:id="684" w:author="Greg Landry" w:date="2018-05-30T12:06:00Z">
              <w:r>
                <w:t xml:space="preserve">When a connection is </w:t>
              </w:r>
              <w:proofErr w:type="gramStart"/>
              <w:r>
                <w:t>made</w:t>
              </w:r>
              <w:proofErr w:type="gramEnd"/>
              <w:r w:rsidR="00823D40">
                <w:t xml:space="preserve"> or broken. The event parameter tells you WICED_TRUE if connected.</w:t>
              </w:r>
            </w:ins>
          </w:p>
        </w:tc>
      </w:tr>
      <w:tr w:rsidR="00823D40" w14:paraId="2A3BB858" w14:textId="77777777" w:rsidTr="00CE66EE">
        <w:trPr>
          <w:ins w:id="685" w:author="Greg Landry" w:date="2018-05-30T12:06:00Z"/>
        </w:trPr>
        <w:tc>
          <w:tcPr>
            <w:tcW w:w="4405" w:type="dxa"/>
          </w:tcPr>
          <w:p w14:paraId="5BBFC990" w14:textId="77777777" w:rsidR="00823D40" w:rsidRDefault="00823D40" w:rsidP="00CE66EE">
            <w:pPr>
              <w:rPr>
                <w:ins w:id="686" w:author="Greg Landry" w:date="2018-05-30T12:06:00Z"/>
              </w:rPr>
            </w:pPr>
            <w:ins w:id="687" w:author="Greg Landry" w:date="2018-05-30T12:06:00Z">
              <w:r w:rsidRPr="002C57C8">
                <w:t>GATT_ATTRIBUTE_REQUEST_EVT</w:t>
              </w:r>
            </w:ins>
          </w:p>
        </w:tc>
        <w:tc>
          <w:tcPr>
            <w:tcW w:w="4945" w:type="dxa"/>
          </w:tcPr>
          <w:p w14:paraId="67A46ECE" w14:textId="77777777" w:rsidR="00823D40" w:rsidRDefault="00823D40" w:rsidP="00CE66EE">
            <w:pPr>
              <w:rPr>
                <w:ins w:id="688" w:author="Greg Landry" w:date="2018-05-30T12:06:00Z"/>
              </w:rPr>
            </w:pPr>
            <w:ins w:id="689" w:author="Greg Landry" w:date="2018-05-30T12:06:00Z">
              <w:r>
                <w:t xml:space="preserve">When a GATT </w:t>
              </w:r>
              <w:proofErr w:type="gramStart"/>
              <w:r>
                <w:t>Read</w:t>
              </w:r>
              <w:proofErr w:type="gramEnd"/>
              <w:r>
                <w:t xml:space="preserve"> or Write occurs. The event parameter tells you </w:t>
              </w:r>
              <w:r w:rsidRPr="00C11933">
                <w:t>GATTS_REQ_TYPE_READ</w:t>
              </w:r>
              <w:r>
                <w:t xml:space="preserve"> or GATTS_REQ_TYPE_WRITE.</w:t>
              </w:r>
            </w:ins>
          </w:p>
        </w:tc>
      </w:tr>
    </w:tbl>
    <w:p w14:paraId="0004915A" w14:textId="77777777" w:rsidR="00A94306" w:rsidRDefault="00A94306" w:rsidP="00A94306">
      <w:pPr>
        <w:rPr>
          <w:ins w:id="690" w:author="Greg Landry" w:date="2018-05-30T12:10:00Z"/>
        </w:rPr>
      </w:pPr>
    </w:p>
    <w:p w14:paraId="01B4A5B6" w14:textId="1B28FC92" w:rsidR="006730B8" w:rsidRDefault="00A94306" w:rsidP="00A94306">
      <w:pPr>
        <w:rPr>
          <w:ins w:id="691" w:author="Greg Landry" w:date="2018-05-30T12:10:00Z"/>
        </w:rPr>
      </w:pPr>
      <w:ins w:id="692" w:author="Greg Landry" w:date="2018-05-30T12:10:00Z">
        <w:r>
          <w:t>WICED Bluetooth designer create</w:t>
        </w:r>
      </w:ins>
      <w:ins w:id="693" w:author="Greg Landry" w:date="2018-05-30T12:11:00Z">
        <w:r>
          <w:t>s</w:t>
        </w:r>
      </w:ins>
      <w:ins w:id="694" w:author="Greg Landry" w:date="2018-05-30T12:10:00Z">
        <w:r>
          <w:t xml:space="preserve"> a</w:t>
        </w:r>
      </w:ins>
      <w:ins w:id="695" w:author="Greg Landry" w:date="2018-05-30T12:11:00Z">
        <w:r>
          <w:t>nd registers a</w:t>
        </w:r>
      </w:ins>
      <w:ins w:id="696" w:author="Greg Landry" w:date="2018-05-30T12:10:00Z">
        <w:r>
          <w:t xml:space="preserve"> function called &lt;</w:t>
        </w:r>
        <w:proofErr w:type="spellStart"/>
        <w:r>
          <w:t>appname</w:t>
        </w:r>
        <w:proofErr w:type="spellEnd"/>
        <w:r>
          <w:t>&gt;_</w:t>
        </w:r>
      </w:ins>
      <w:proofErr w:type="spellStart"/>
      <w:ins w:id="697" w:author="Greg Landry" w:date="2018-05-30T12:11:00Z">
        <w:r>
          <w:t>event_handler</w:t>
        </w:r>
      </w:ins>
      <w:proofErr w:type="spellEnd"/>
      <w:ins w:id="698" w:author="Greg Landry" w:date="2018-05-30T12:10:00Z">
        <w:r>
          <w:t xml:space="preserve"> to handle </w:t>
        </w:r>
      </w:ins>
      <w:ins w:id="699" w:author="Greg Landry" w:date="2018-05-30T12:11:00Z">
        <w:r>
          <w:t>GATT</w:t>
        </w:r>
      </w:ins>
      <w:ins w:id="700" w:author="Greg Landry" w:date="2018-05-30T12:10:00Z">
        <w:r>
          <w:t xml:space="preserve"> events.</w:t>
        </w:r>
      </w:ins>
    </w:p>
    <w:p w14:paraId="501BC3D6" w14:textId="28250C54" w:rsidR="00823D40" w:rsidRDefault="00823D40" w:rsidP="007F01ED">
      <w:pPr>
        <w:pStyle w:val="Heading2"/>
        <w:rPr>
          <w:ins w:id="701" w:author="Greg Landry" w:date="2018-05-30T12:06:00Z"/>
        </w:rPr>
      </w:pPr>
      <w:bookmarkStart w:id="702" w:name="_Toc515795197"/>
      <w:ins w:id="703" w:author="Greg Landry" w:date="2018-05-30T12:06:00Z">
        <w:r>
          <w:lastRenderedPageBreak/>
          <w:t xml:space="preserve">Essential GATT </w:t>
        </w:r>
      </w:ins>
      <w:ins w:id="704" w:author="Greg Landry" w:date="2018-05-30T12:11:00Z">
        <w:r w:rsidR="006730B8">
          <w:t>Sub-</w:t>
        </w:r>
      </w:ins>
      <w:ins w:id="705" w:author="Greg Landry" w:date="2018-05-30T12:06:00Z">
        <w:r>
          <w:t>Events</w:t>
        </w:r>
        <w:bookmarkEnd w:id="702"/>
      </w:ins>
    </w:p>
    <w:p w14:paraId="720F5670" w14:textId="1FAC0C48" w:rsidR="006730B8" w:rsidRDefault="006730B8" w:rsidP="002E422E">
      <w:pPr>
        <w:keepNext/>
        <w:keepLines/>
        <w:rPr>
          <w:ins w:id="706" w:author="Greg Landry" w:date="2018-05-30T12:11:00Z"/>
        </w:rPr>
      </w:pPr>
      <w:ins w:id="707" w:author="Greg Landry" w:date="2018-05-30T12:11:00Z">
        <w:r>
          <w:t>In addition to the GATT events described above, there are sub-events associated with each of the main events</w:t>
        </w:r>
      </w:ins>
      <w:ins w:id="708" w:author="Greg Landry" w:date="2018-05-30T12:12:00Z">
        <w:r>
          <w:t xml:space="preserve"> which are handled in WICED Bluetooth Designer with separate function calls</w:t>
        </w:r>
      </w:ins>
      <w:ins w:id="709" w:author="Greg Landry" w:date="2018-05-30T12:11:00Z">
        <w:r>
          <w:t>.</w:t>
        </w:r>
      </w:ins>
    </w:p>
    <w:p w14:paraId="682E2D8C" w14:textId="03FB8A0C" w:rsidR="006730B8" w:rsidRDefault="006730B8" w:rsidP="002E422E">
      <w:pPr>
        <w:pStyle w:val="Heading3"/>
        <w:rPr>
          <w:ins w:id="710" w:author="Greg Landry" w:date="2018-05-30T12:13:00Z"/>
        </w:rPr>
      </w:pPr>
      <w:ins w:id="711" w:author="Greg Landry" w:date="2018-05-30T12:14:00Z">
        <w:r>
          <w:t>GATT_CONNECTION_STATUS_EVT</w:t>
        </w:r>
      </w:ins>
    </w:p>
    <w:p w14:paraId="1E659691" w14:textId="77777777" w:rsidR="006730B8" w:rsidRDefault="006730B8" w:rsidP="002E422E">
      <w:pPr>
        <w:keepNext/>
        <w:keepLines/>
        <w:rPr>
          <w:ins w:id="712" w:author="Greg Landry" w:date="2018-05-30T12:16:00Z"/>
        </w:rPr>
      </w:pPr>
      <w:ins w:id="713" w:author="Greg Landry" w:date="2018-05-30T12:16:00Z">
        <w:r>
          <w:t>For this example, there are two sub-events for a Connection Status Event that we care about. Namely:</w:t>
        </w:r>
      </w:ins>
    </w:p>
    <w:tbl>
      <w:tblPr>
        <w:tblStyle w:val="TableGrid"/>
        <w:tblW w:w="0" w:type="auto"/>
        <w:tblLook w:val="04A0" w:firstRow="1" w:lastRow="0" w:firstColumn="1" w:lastColumn="0" w:noHBand="0" w:noVBand="1"/>
      </w:tblPr>
      <w:tblGrid>
        <w:gridCol w:w="4405"/>
        <w:gridCol w:w="4945"/>
      </w:tblGrid>
      <w:tr w:rsidR="006730B8" w14:paraId="3A86EAFC" w14:textId="77777777" w:rsidTr="00CE66EE">
        <w:trPr>
          <w:ins w:id="714" w:author="Greg Landry" w:date="2018-05-30T12:16:00Z"/>
        </w:trPr>
        <w:tc>
          <w:tcPr>
            <w:tcW w:w="4405" w:type="dxa"/>
            <w:shd w:val="clear" w:color="auto" w:fill="D9D9D9" w:themeFill="background1" w:themeFillShade="D9"/>
          </w:tcPr>
          <w:p w14:paraId="172114F1" w14:textId="77777777" w:rsidR="006730B8" w:rsidRPr="0023656C" w:rsidRDefault="006730B8" w:rsidP="00CE66EE">
            <w:pPr>
              <w:rPr>
                <w:ins w:id="715" w:author="Greg Landry" w:date="2018-05-30T12:16:00Z"/>
                <w:b/>
              </w:rPr>
            </w:pPr>
            <w:ins w:id="716" w:author="Greg Landry" w:date="2018-05-30T12:16:00Z">
              <w:r w:rsidRPr="0023656C">
                <w:rPr>
                  <w:b/>
                </w:rPr>
                <w:t>Event</w:t>
              </w:r>
            </w:ins>
          </w:p>
        </w:tc>
        <w:tc>
          <w:tcPr>
            <w:tcW w:w="4945" w:type="dxa"/>
            <w:shd w:val="clear" w:color="auto" w:fill="D9D9D9" w:themeFill="background1" w:themeFillShade="D9"/>
          </w:tcPr>
          <w:p w14:paraId="6B2D0E35" w14:textId="77777777" w:rsidR="006730B8" w:rsidRPr="0023656C" w:rsidRDefault="006730B8" w:rsidP="00CE66EE">
            <w:pPr>
              <w:rPr>
                <w:ins w:id="717" w:author="Greg Landry" w:date="2018-05-30T12:16:00Z"/>
                <w:b/>
              </w:rPr>
            </w:pPr>
            <w:ins w:id="718" w:author="Greg Landry" w:date="2018-05-30T12:16:00Z">
              <w:r w:rsidRPr="0023656C">
                <w:rPr>
                  <w:b/>
                </w:rPr>
                <w:t>Description</w:t>
              </w:r>
            </w:ins>
          </w:p>
        </w:tc>
      </w:tr>
      <w:tr w:rsidR="006730B8" w14:paraId="231225BA" w14:textId="77777777" w:rsidTr="00CE66EE">
        <w:trPr>
          <w:ins w:id="719" w:author="Greg Landry" w:date="2018-05-30T12:16:00Z"/>
        </w:trPr>
        <w:tc>
          <w:tcPr>
            <w:tcW w:w="4405" w:type="dxa"/>
          </w:tcPr>
          <w:p w14:paraId="64F19664" w14:textId="2C85773D" w:rsidR="006730B8" w:rsidRDefault="000C3C13" w:rsidP="00CE66EE">
            <w:pPr>
              <w:rPr>
                <w:ins w:id="720" w:author="Greg Landry" w:date="2018-05-30T12:16:00Z"/>
              </w:rPr>
            </w:pPr>
            <w:ins w:id="721" w:author="Greg Landry" w:date="2018-05-30T12:19:00Z">
              <w:r>
                <w:t>c</w:t>
              </w:r>
            </w:ins>
            <w:ins w:id="722" w:author="Greg Landry" w:date="2018-05-30T12:18:00Z">
              <w:r>
                <w:t>onnected</w:t>
              </w:r>
            </w:ins>
            <w:ins w:id="723" w:author="Greg Landry" w:date="2018-05-30T12:19:00Z">
              <w:r>
                <w:t xml:space="preserve"> ==</w:t>
              </w:r>
              <w:r w:rsidR="001E15E8">
                <w:t xml:space="preserve"> WICED_TRUE</w:t>
              </w:r>
            </w:ins>
          </w:p>
        </w:tc>
        <w:tc>
          <w:tcPr>
            <w:tcW w:w="4945" w:type="dxa"/>
          </w:tcPr>
          <w:p w14:paraId="23237A28" w14:textId="15AEB7F1" w:rsidR="006730B8" w:rsidRDefault="006730B8" w:rsidP="00CE66EE">
            <w:pPr>
              <w:rPr>
                <w:ins w:id="724" w:author="Greg Landry" w:date="2018-05-30T12:16:00Z"/>
              </w:rPr>
            </w:pPr>
            <w:ins w:id="725" w:author="Greg Landry" w:date="2018-05-30T12:16:00Z">
              <w:r>
                <w:t xml:space="preserve">A GATT </w:t>
              </w:r>
            </w:ins>
            <w:ins w:id="726" w:author="Greg Landry" w:date="2018-05-30T12:19:00Z">
              <w:r w:rsidR="00C22C8B">
                <w:t>connection has been established.</w:t>
              </w:r>
            </w:ins>
          </w:p>
        </w:tc>
      </w:tr>
      <w:tr w:rsidR="006730B8" w14:paraId="4A73DAE2" w14:textId="77777777" w:rsidTr="00CE66EE">
        <w:trPr>
          <w:ins w:id="727" w:author="Greg Landry" w:date="2018-05-30T12:16:00Z"/>
        </w:trPr>
        <w:tc>
          <w:tcPr>
            <w:tcW w:w="4405" w:type="dxa"/>
          </w:tcPr>
          <w:p w14:paraId="0A3E1835" w14:textId="785C0F50" w:rsidR="006730B8" w:rsidRDefault="000C3C13" w:rsidP="00CE66EE">
            <w:pPr>
              <w:rPr>
                <w:ins w:id="728" w:author="Greg Landry" w:date="2018-05-30T12:16:00Z"/>
              </w:rPr>
            </w:pPr>
            <w:proofErr w:type="gramStart"/>
            <w:ins w:id="729" w:author="Greg Landry" w:date="2018-05-30T12:19:00Z">
              <w:r>
                <w:t xml:space="preserve">connected </w:t>
              </w:r>
              <w:r w:rsidR="001E15E8">
                <w:t>!</w:t>
              </w:r>
              <w:proofErr w:type="gramEnd"/>
              <w:r w:rsidR="001E15E8">
                <w:t>= WICED_TRUE</w:t>
              </w:r>
            </w:ins>
          </w:p>
        </w:tc>
        <w:tc>
          <w:tcPr>
            <w:tcW w:w="4945" w:type="dxa"/>
          </w:tcPr>
          <w:p w14:paraId="0B334F3F" w14:textId="379C57CB" w:rsidR="006730B8" w:rsidRDefault="006730B8" w:rsidP="00CE66EE">
            <w:pPr>
              <w:rPr>
                <w:ins w:id="730" w:author="Greg Landry" w:date="2018-05-30T12:16:00Z"/>
              </w:rPr>
            </w:pPr>
            <w:ins w:id="731" w:author="Greg Landry" w:date="2018-05-30T12:16:00Z">
              <w:r>
                <w:t xml:space="preserve">A GATT </w:t>
              </w:r>
            </w:ins>
            <w:ins w:id="732" w:author="Greg Landry" w:date="2018-05-30T12:19:00Z">
              <w:r w:rsidR="00C22C8B">
                <w:t xml:space="preserve">connection has been </w:t>
              </w:r>
            </w:ins>
            <w:ins w:id="733" w:author="Greg Landry" w:date="2018-05-30T12:20:00Z">
              <w:r w:rsidR="00C22C8B">
                <w:t>broken</w:t>
              </w:r>
            </w:ins>
            <w:ins w:id="734" w:author="Greg Landry" w:date="2018-05-30T12:19:00Z">
              <w:r w:rsidR="00C22C8B">
                <w:t>.</w:t>
              </w:r>
            </w:ins>
          </w:p>
        </w:tc>
      </w:tr>
    </w:tbl>
    <w:p w14:paraId="3B4D14BB" w14:textId="77777777" w:rsidR="006730B8" w:rsidRDefault="006730B8" w:rsidP="00823D40">
      <w:pPr>
        <w:rPr>
          <w:ins w:id="735" w:author="Greg Landry" w:date="2018-05-30T12:16:00Z"/>
        </w:rPr>
      </w:pPr>
    </w:p>
    <w:p w14:paraId="0B7AA14A" w14:textId="16A8F3DC" w:rsidR="006730B8" w:rsidRDefault="006730B8" w:rsidP="00823D40">
      <w:pPr>
        <w:rPr>
          <w:ins w:id="736" w:author="Greg Landry" w:date="2018-05-30T12:14:00Z"/>
        </w:rPr>
      </w:pPr>
      <w:ins w:id="737" w:author="Greg Landry" w:date="2018-05-30T12:16:00Z">
        <w:r>
          <w:t xml:space="preserve">WICED Bluetooth designer creates a function called </w:t>
        </w:r>
      </w:ins>
      <w:ins w:id="738" w:author="Greg Landry" w:date="2018-05-30T12:12:00Z">
        <w:r>
          <w:t>&lt;</w:t>
        </w:r>
        <w:proofErr w:type="spellStart"/>
        <w:r>
          <w:t>appname</w:t>
        </w:r>
        <w:proofErr w:type="spellEnd"/>
        <w:r>
          <w:t>&gt;_</w:t>
        </w:r>
        <w:proofErr w:type="spellStart"/>
        <w:r>
          <w:t>connect_callback</w:t>
        </w:r>
      </w:ins>
      <w:proofErr w:type="spellEnd"/>
      <w:ins w:id="739" w:author="Greg Landry" w:date="2018-05-30T12:16:00Z">
        <w:r>
          <w:t xml:space="preserve"> to handle these events. This function is called by the </w:t>
        </w:r>
      </w:ins>
      <w:ins w:id="740" w:author="Greg Landry" w:date="2018-05-30T12:17:00Z">
        <w:r>
          <w:t>&lt;</w:t>
        </w:r>
        <w:proofErr w:type="spellStart"/>
        <w:r>
          <w:t>appname</w:t>
        </w:r>
        <w:proofErr w:type="spellEnd"/>
        <w:r>
          <w:t>&gt;_</w:t>
        </w:r>
        <w:proofErr w:type="spellStart"/>
        <w:r>
          <w:t>event_handler</w:t>
        </w:r>
        <w:proofErr w:type="spellEnd"/>
        <w:r>
          <w:t xml:space="preserve"> function for connection events.</w:t>
        </w:r>
      </w:ins>
    </w:p>
    <w:p w14:paraId="0C4E6906" w14:textId="6C443FE4" w:rsidR="006730B8" w:rsidRDefault="006730B8" w:rsidP="002E422E">
      <w:pPr>
        <w:pStyle w:val="Heading3"/>
        <w:rPr>
          <w:ins w:id="741" w:author="Greg Landry" w:date="2018-05-30T12:11:00Z"/>
        </w:rPr>
      </w:pPr>
      <w:ins w:id="742" w:author="Greg Landry" w:date="2018-05-30T12:14:00Z">
        <w:r>
          <w:t>GATT_ATTRIBUTE_REQUEST_EVT</w:t>
        </w:r>
      </w:ins>
    </w:p>
    <w:p w14:paraId="5434C79A" w14:textId="53BBB632" w:rsidR="00823D40" w:rsidRPr="00310A71" w:rsidRDefault="006730B8" w:rsidP="00823D40">
      <w:pPr>
        <w:rPr>
          <w:ins w:id="743" w:author="Greg Landry" w:date="2018-05-30T12:06:00Z"/>
        </w:rPr>
      </w:pPr>
      <w:ins w:id="744" w:author="Greg Landry" w:date="2018-05-30T12:15:00Z">
        <w:r>
          <w:t>For this example, there</w:t>
        </w:r>
      </w:ins>
      <w:ins w:id="745" w:author="Greg Landry" w:date="2018-05-30T12:14:00Z">
        <w:r>
          <w:t xml:space="preserve"> are two sub-events for an Attribute Request Event that we care about. Namely:</w:t>
        </w:r>
      </w:ins>
    </w:p>
    <w:tbl>
      <w:tblPr>
        <w:tblStyle w:val="TableGrid"/>
        <w:tblW w:w="0" w:type="auto"/>
        <w:tblLook w:val="04A0" w:firstRow="1" w:lastRow="0" w:firstColumn="1" w:lastColumn="0" w:noHBand="0" w:noVBand="1"/>
      </w:tblPr>
      <w:tblGrid>
        <w:gridCol w:w="4405"/>
        <w:gridCol w:w="4945"/>
      </w:tblGrid>
      <w:tr w:rsidR="00823D40" w14:paraId="6D016E18" w14:textId="77777777" w:rsidTr="00CE66EE">
        <w:trPr>
          <w:ins w:id="746" w:author="Greg Landry" w:date="2018-05-30T12:06:00Z"/>
        </w:trPr>
        <w:tc>
          <w:tcPr>
            <w:tcW w:w="4405" w:type="dxa"/>
            <w:shd w:val="clear" w:color="auto" w:fill="D9D9D9" w:themeFill="background1" w:themeFillShade="D9"/>
          </w:tcPr>
          <w:p w14:paraId="07DA3724" w14:textId="77777777" w:rsidR="00823D40" w:rsidRPr="0023656C" w:rsidRDefault="00823D40" w:rsidP="00CE66EE">
            <w:pPr>
              <w:rPr>
                <w:ins w:id="747" w:author="Greg Landry" w:date="2018-05-30T12:06:00Z"/>
                <w:b/>
              </w:rPr>
            </w:pPr>
            <w:ins w:id="748" w:author="Greg Landry" w:date="2018-05-30T12:06:00Z">
              <w:r w:rsidRPr="0023656C">
                <w:rPr>
                  <w:b/>
                </w:rPr>
                <w:t>Event</w:t>
              </w:r>
            </w:ins>
          </w:p>
        </w:tc>
        <w:tc>
          <w:tcPr>
            <w:tcW w:w="4945" w:type="dxa"/>
            <w:shd w:val="clear" w:color="auto" w:fill="D9D9D9" w:themeFill="background1" w:themeFillShade="D9"/>
          </w:tcPr>
          <w:p w14:paraId="59820B89" w14:textId="77777777" w:rsidR="00823D40" w:rsidRPr="0023656C" w:rsidRDefault="00823D40" w:rsidP="00CE66EE">
            <w:pPr>
              <w:rPr>
                <w:ins w:id="749" w:author="Greg Landry" w:date="2018-05-30T12:06:00Z"/>
                <w:b/>
              </w:rPr>
            </w:pPr>
            <w:ins w:id="750" w:author="Greg Landry" w:date="2018-05-30T12:06:00Z">
              <w:r w:rsidRPr="0023656C">
                <w:rPr>
                  <w:b/>
                </w:rPr>
                <w:t>Description</w:t>
              </w:r>
            </w:ins>
          </w:p>
        </w:tc>
      </w:tr>
      <w:tr w:rsidR="00823D40" w14:paraId="4CF022F6" w14:textId="77777777" w:rsidTr="00CE66EE">
        <w:trPr>
          <w:ins w:id="751" w:author="Greg Landry" w:date="2018-05-30T12:06:00Z"/>
        </w:trPr>
        <w:tc>
          <w:tcPr>
            <w:tcW w:w="4405" w:type="dxa"/>
          </w:tcPr>
          <w:p w14:paraId="6AE97B10" w14:textId="77777777" w:rsidR="00823D40" w:rsidRDefault="00823D40" w:rsidP="00CE66EE">
            <w:pPr>
              <w:rPr>
                <w:ins w:id="752" w:author="Greg Landry" w:date="2018-05-30T12:06:00Z"/>
              </w:rPr>
            </w:pPr>
            <w:ins w:id="753" w:author="Greg Landry" w:date="2018-05-30T12:06:00Z">
              <w:r w:rsidRPr="002C2FE4">
                <w:t>GATTS_REQ_TYPE_READ</w:t>
              </w:r>
            </w:ins>
          </w:p>
        </w:tc>
        <w:tc>
          <w:tcPr>
            <w:tcW w:w="4945" w:type="dxa"/>
          </w:tcPr>
          <w:p w14:paraId="1A2307D4" w14:textId="77777777" w:rsidR="00823D40" w:rsidRDefault="00823D40" w:rsidP="00CE66EE">
            <w:pPr>
              <w:rPr>
                <w:ins w:id="754" w:author="Greg Landry" w:date="2018-05-30T12:06:00Z"/>
              </w:rPr>
            </w:pPr>
            <w:ins w:id="755" w:author="Greg Landry" w:date="2018-05-30T12:06:00Z">
              <w:r>
                <w:t>A GATT Attribute Read has occurred. The event parameter tells you the request handle and where to save the data.</w:t>
              </w:r>
            </w:ins>
          </w:p>
        </w:tc>
      </w:tr>
      <w:tr w:rsidR="00823D40" w14:paraId="0BA5523A" w14:textId="77777777" w:rsidTr="00CE66EE">
        <w:trPr>
          <w:ins w:id="756" w:author="Greg Landry" w:date="2018-05-30T12:06:00Z"/>
        </w:trPr>
        <w:tc>
          <w:tcPr>
            <w:tcW w:w="4405" w:type="dxa"/>
          </w:tcPr>
          <w:p w14:paraId="337A1421" w14:textId="77777777" w:rsidR="00823D40" w:rsidRDefault="00823D40" w:rsidP="00CE66EE">
            <w:pPr>
              <w:rPr>
                <w:ins w:id="757" w:author="Greg Landry" w:date="2018-05-30T12:06:00Z"/>
              </w:rPr>
            </w:pPr>
            <w:ins w:id="758" w:author="Greg Landry" w:date="2018-05-30T12:06:00Z">
              <w:r w:rsidRPr="002C2FE4">
                <w:t>GATTS_REQ_TYPE_WRITE</w:t>
              </w:r>
            </w:ins>
          </w:p>
        </w:tc>
        <w:tc>
          <w:tcPr>
            <w:tcW w:w="4945" w:type="dxa"/>
          </w:tcPr>
          <w:p w14:paraId="6D630AE1" w14:textId="77777777" w:rsidR="00823D40" w:rsidRDefault="00823D40" w:rsidP="00CE66EE">
            <w:pPr>
              <w:rPr>
                <w:ins w:id="759" w:author="Greg Landry" w:date="2018-05-30T12:06:00Z"/>
              </w:rPr>
            </w:pPr>
            <w:ins w:id="760" w:author="Greg Landry" w:date="2018-05-30T12:06:00Z">
              <w:r>
                <w:t>A GATT Attribute Write has occurred. The event parameter tells you the handle, a pointer to the data and the length of the data.</w:t>
              </w:r>
            </w:ins>
          </w:p>
        </w:tc>
      </w:tr>
    </w:tbl>
    <w:p w14:paraId="4830564B" w14:textId="77777777" w:rsidR="006730B8" w:rsidRDefault="006730B8" w:rsidP="006730B8">
      <w:pPr>
        <w:rPr>
          <w:ins w:id="761" w:author="Greg Landry" w:date="2018-05-30T12:15:00Z"/>
        </w:rPr>
      </w:pPr>
    </w:p>
    <w:p w14:paraId="5EEEF2F2" w14:textId="0797BC3F" w:rsidR="006730B8" w:rsidRDefault="006730B8" w:rsidP="006730B8">
      <w:pPr>
        <w:rPr>
          <w:ins w:id="762" w:author="Greg Landry" w:date="2018-05-30T12:15:00Z"/>
        </w:rPr>
      </w:pPr>
      <w:ins w:id="763" w:author="Greg Landry" w:date="2018-05-30T12:15:00Z">
        <w:r>
          <w:t>WICED Bluetooth designer creates a function called &lt;</w:t>
        </w:r>
        <w:proofErr w:type="spellStart"/>
        <w:r>
          <w:t>appname</w:t>
        </w:r>
        <w:proofErr w:type="spellEnd"/>
        <w:r>
          <w:t>&gt;_</w:t>
        </w:r>
        <w:proofErr w:type="spellStart"/>
        <w:r>
          <w:t>server_callback</w:t>
        </w:r>
        <w:proofErr w:type="spellEnd"/>
        <w:r>
          <w:t xml:space="preserve"> to handle </w:t>
        </w:r>
      </w:ins>
      <w:ins w:id="764" w:author="Greg Landry" w:date="2018-05-30T12:16:00Z">
        <w:r>
          <w:t xml:space="preserve">these </w:t>
        </w:r>
      </w:ins>
      <w:ins w:id="765" w:author="Greg Landry" w:date="2018-05-30T12:15:00Z">
        <w:r>
          <w:t>events.</w:t>
        </w:r>
      </w:ins>
      <w:ins w:id="766" w:author="Greg Landry" w:date="2018-05-30T12:17:00Z">
        <w:r>
          <w:t xml:space="preserve"> This function is called by the &lt;</w:t>
        </w:r>
        <w:proofErr w:type="spellStart"/>
        <w:r>
          <w:t>appname</w:t>
        </w:r>
        <w:proofErr w:type="spellEnd"/>
        <w:r>
          <w:t>&gt;_</w:t>
        </w:r>
        <w:proofErr w:type="spellStart"/>
        <w:r>
          <w:t>event_handler</w:t>
        </w:r>
        <w:proofErr w:type="spellEnd"/>
        <w:r>
          <w:t xml:space="preserve"> function for attribute request events.</w:t>
        </w:r>
      </w:ins>
      <w:ins w:id="767" w:author="Mark Saunders" w:date="2018-06-01T17:31:00Z">
        <w:r w:rsidR="00B34B0D">
          <w:t xml:space="preserve"> In our </w:t>
        </w:r>
        <w:proofErr w:type="gramStart"/>
        <w:r w:rsidR="00B34B0D">
          <w:t>application</w:t>
        </w:r>
        <w:proofErr w:type="gramEnd"/>
        <w:r w:rsidR="00B34B0D">
          <w:t xml:space="preserve"> the </w:t>
        </w:r>
      </w:ins>
      <w:proofErr w:type="spellStart"/>
      <w:ins w:id="768" w:author="Mark Saunders" w:date="2018-06-01T17:35:00Z">
        <w:r w:rsidR="00B34B0D">
          <w:t>wicedled_</w:t>
        </w:r>
      </w:ins>
      <w:ins w:id="769" w:author="Mark Saunders" w:date="2018-06-01T17:31:00Z">
        <w:r w:rsidR="00B34B0D">
          <w:t>server_callback</w:t>
        </w:r>
        <w:proofErr w:type="spellEnd"/>
        <w:r w:rsidR="00B34B0D">
          <w:t xml:space="preserve"> function</w:t>
        </w:r>
      </w:ins>
      <w:ins w:id="770" w:author="Mark Saunders" w:date="2018-06-01T17:32:00Z">
        <w:r w:rsidR="00B34B0D">
          <w:t xml:space="preserve"> calls </w:t>
        </w:r>
      </w:ins>
      <w:proofErr w:type="spellStart"/>
      <w:ins w:id="771" w:author="Mark Saunders" w:date="2018-06-01T17:35:00Z">
        <w:r w:rsidR="00B34B0D">
          <w:t>wicedled</w:t>
        </w:r>
      </w:ins>
      <w:ins w:id="772" w:author="Mark Saunders" w:date="2018-06-01T17:32:00Z">
        <w:r w:rsidR="00B34B0D">
          <w:t>_write_handler</w:t>
        </w:r>
      </w:ins>
      <w:proofErr w:type="spellEnd"/>
      <w:ins w:id="773" w:author="Mark Saunders" w:date="2018-06-01T17:33:00Z">
        <w:r w:rsidR="00B34B0D">
          <w:t xml:space="preserve"> for </w:t>
        </w:r>
        <w:r w:rsidR="00B34B0D" w:rsidRPr="002C2FE4">
          <w:t>GATTS_REQ_TYPE_WRITE</w:t>
        </w:r>
        <w:r w:rsidR="00B34B0D">
          <w:t xml:space="preserve"> events and that function calls </w:t>
        </w:r>
      </w:ins>
      <w:proofErr w:type="spellStart"/>
      <w:ins w:id="774" w:author="Mark Saunders" w:date="2018-06-01T17:35:00Z">
        <w:r w:rsidR="00B34B0D">
          <w:t>wicedled</w:t>
        </w:r>
      </w:ins>
      <w:ins w:id="775" w:author="Mark Saunders" w:date="2018-06-01T17:33:00Z">
        <w:r w:rsidR="00B34B0D">
          <w:t>_set_value</w:t>
        </w:r>
      </w:ins>
      <w:proofErr w:type="spellEnd"/>
      <w:ins w:id="776" w:author="Mark Saunders" w:date="2018-06-01T17:35:00Z">
        <w:r w:rsidR="00B34B0D">
          <w:t xml:space="preserve">, where we wrote the </w:t>
        </w:r>
      </w:ins>
      <w:ins w:id="777" w:author="Mark Saunders" w:date="2018-06-01T17:36:00Z">
        <w:r w:rsidR="00B34B0D">
          <w:t>code to change the state of the LED</w:t>
        </w:r>
      </w:ins>
      <w:ins w:id="778" w:author="Mark Saunders" w:date="2018-06-01T17:33:00Z">
        <w:r w:rsidR="00B34B0D">
          <w:t xml:space="preserve"> (it </w:t>
        </w:r>
      </w:ins>
      <w:ins w:id="779" w:author="Mark Saunders" w:date="2018-06-01T17:36:00Z">
        <w:r w:rsidR="00B34B0D">
          <w:t xml:space="preserve">does </w:t>
        </w:r>
      </w:ins>
      <w:ins w:id="780" w:author="Mark Saunders" w:date="2018-06-01T17:33:00Z">
        <w:r w:rsidR="00B34B0D">
          <w:t>predictably the similar thing</w:t>
        </w:r>
      </w:ins>
      <w:ins w:id="781" w:author="Mark Saunders" w:date="2018-06-01T17:36:00Z">
        <w:r w:rsidR="00B34B0D">
          <w:t>s</w:t>
        </w:r>
      </w:ins>
      <w:ins w:id="782" w:author="Mark Saunders" w:date="2018-06-01T17:33:00Z">
        <w:r w:rsidR="00B34B0D">
          <w:t xml:space="preserve"> for READ events).</w:t>
        </w:r>
      </w:ins>
    </w:p>
    <w:p w14:paraId="05AAB964" w14:textId="77777777" w:rsidR="006730B8" w:rsidRDefault="006730B8">
      <w:pPr>
        <w:rPr>
          <w:ins w:id="783" w:author="Greg Landry" w:date="2018-05-30T12:17:00Z"/>
          <w:rFonts w:eastAsia="Times New Roman"/>
          <w:b/>
          <w:bCs/>
          <w:color w:val="1F4E79" w:themeColor="accent1" w:themeShade="80"/>
          <w:sz w:val="28"/>
          <w:szCs w:val="28"/>
        </w:rPr>
      </w:pPr>
      <w:ins w:id="784" w:author="Greg Landry" w:date="2018-05-30T12:17:00Z">
        <w:r>
          <w:br w:type="page"/>
        </w:r>
      </w:ins>
    </w:p>
    <w:p w14:paraId="512950DB" w14:textId="2870AD07" w:rsidR="00635B89" w:rsidRDefault="00635B89" w:rsidP="000A3A5A">
      <w:pPr>
        <w:pStyle w:val="Heading1"/>
      </w:pPr>
      <w:bookmarkStart w:id="785" w:name="_Toc515795198"/>
      <w:r>
        <w:lastRenderedPageBreak/>
        <w:t>WICED Bluetooth Firmware Architecture</w:t>
      </w:r>
      <w:bookmarkEnd w:id="785"/>
    </w:p>
    <w:p w14:paraId="3C445A4B" w14:textId="2C19D752" w:rsidR="00BB1E8D" w:rsidRDefault="00BB1E8D" w:rsidP="00BB1E8D">
      <w:r>
        <w:t>At the very beginning of this chapter I told you that there are four steps to make a basic WICED BLE Peripheral</w:t>
      </w:r>
      <w:ins w:id="786" w:author="Greg Landry" w:date="2018-05-29T11:53:00Z">
        <w:r w:rsidR="009B6290">
          <w:t>:</w:t>
        </w:r>
      </w:ins>
      <w:del w:id="787" w:author="Greg Landry" w:date="2018-05-29T11:53:00Z">
        <w:r w:rsidDel="009B6290">
          <w:delText>.</w:delText>
        </w:r>
      </w:del>
    </w:p>
    <w:p w14:paraId="765F6B41" w14:textId="0020937C" w:rsidR="00BB1E8D" w:rsidRDefault="00BB1E8D" w:rsidP="00BB1E8D">
      <w:pPr>
        <w:pStyle w:val="ListParagraph"/>
        <w:numPr>
          <w:ilvl w:val="0"/>
          <w:numId w:val="5"/>
        </w:numPr>
      </w:pPr>
      <w:r>
        <w:t xml:space="preserve">Turn on the </w:t>
      </w:r>
      <w:del w:id="788" w:author="Greg Landry" w:date="2018-05-30T11:52:00Z">
        <w:r w:rsidDel="004577CE">
          <w:delText xml:space="preserve">WICED Bluetooth </w:delText>
        </w:r>
      </w:del>
      <w:r>
        <w:t>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ins w:id="789" w:author="Greg Landry" w:date="2018-05-29T11:53:00Z">
        <w:r w:rsidR="009B6290">
          <w:t>.</w:t>
        </w:r>
      </w:ins>
    </w:p>
    <w:p w14:paraId="332207E0" w14:textId="7CC69CF0" w:rsidR="00846754" w:rsidRDefault="006B5651" w:rsidP="007F01ED">
      <w:pPr>
        <w:pStyle w:val="Heading2"/>
      </w:pPr>
      <w:bookmarkStart w:id="790" w:name="_Toc515795199"/>
      <w:r>
        <w:t xml:space="preserve">Turning on the </w:t>
      </w:r>
      <w:del w:id="791" w:author="Greg Landry" w:date="2018-05-30T11:52:00Z">
        <w:r w:rsidDel="004577CE">
          <w:delText xml:space="preserve">WICED Bluetooth </w:delText>
        </w:r>
      </w:del>
      <w:r>
        <w:t>Stack</w:t>
      </w:r>
      <w:bookmarkEnd w:id="790"/>
    </w:p>
    <w:p w14:paraId="178A1BD1" w14:textId="6A7FA4EC" w:rsidR="009C2A1F" w:rsidRDefault="009C2A1F" w:rsidP="009C2A1F">
      <w:pPr>
        <w:rPr>
          <w:ins w:id="792" w:author="Greg Landry" w:date="2018-05-29T11:55:00Z"/>
        </w:rPr>
      </w:pPr>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w:t>
      </w:r>
      <w:del w:id="793" w:author="Greg Landry" w:date="2018-05-30T11:52:00Z">
        <w:r w:rsidDel="004577CE">
          <w:delText xml:space="preserve">WICED Bluetooth </w:delText>
        </w:r>
      </w:del>
      <w:r>
        <w:t xml:space="preserve">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w:t>
      </w:r>
      <w:del w:id="794" w:author="Greg Landry" w:date="2018-05-29T12:00:00Z">
        <w:r w:rsidDel="0080114D">
          <w:delText>It is your job to write the management callback function which processes events</w:delText>
        </w:r>
      </w:del>
    </w:p>
    <w:p w14:paraId="1B54D2F0" w14:textId="0F842181" w:rsidR="001019F1" w:rsidRDefault="001019F1" w:rsidP="009C2A1F">
      <w:ins w:id="795" w:author="Greg Landry" w:date="2018-05-29T11:55:00Z">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ins>
      <w:ins w:id="796" w:author="Greg Landry" w:date="2018-05-29T12:00:00Z">
        <w:r w:rsidR="0080114D">
          <w:t xml:space="preserve"> It is your job to fill in what the firmware does to processes various events</w:t>
        </w:r>
      </w:ins>
      <w:ins w:id="797" w:author="Greg Landry" w:date="2018-05-29T12:01:00Z">
        <w:r w:rsidR="006F3F6B">
          <w:t xml:space="preserve">. This is </w:t>
        </w:r>
      </w:ins>
      <w:ins w:id="798" w:author="Greg Landry" w:date="2018-05-29T12:00:00Z">
        <w:r w:rsidR="0080114D">
          <w:t>implemented as a switch statement in the callback function</w:t>
        </w:r>
      </w:ins>
      <w:ins w:id="799" w:author="Greg Landry" w:date="2018-05-29T12:02:00Z">
        <w:r w:rsidR="006F3F6B">
          <w:t xml:space="preserve"> where the cases are the Stack events</w:t>
        </w:r>
      </w:ins>
      <w:ins w:id="800" w:author="Greg Landry" w:date="2018-05-29T12:00:00Z">
        <w:r w:rsidR="0080114D">
          <w:t>.</w:t>
        </w:r>
      </w:ins>
      <w:ins w:id="801" w:author="Greg Landry" w:date="2018-05-29T12:01:00Z">
        <w:r w:rsidR="006F3F6B">
          <w:t xml:space="preserve"> Some of the necessary actions are provided </w:t>
        </w:r>
      </w:ins>
      <w:ins w:id="802" w:author="Greg Landry" w:date="2018-05-29T12:02:00Z">
        <w:r w:rsidR="006F3F6B">
          <w:t xml:space="preserve">automatically </w:t>
        </w:r>
      </w:ins>
      <w:ins w:id="803" w:author="Greg Landry" w:date="2018-05-29T12:01:00Z">
        <w:r w:rsidR="006F3F6B">
          <w:t>and others will need to be written by you.</w:t>
        </w:r>
      </w:ins>
    </w:p>
    <w:p w14:paraId="12D7294E" w14:textId="7B3D3290" w:rsidR="008F6465" w:rsidRDefault="001019F1" w:rsidP="00C9117C">
      <w:ins w:id="804" w:author="Greg Landry" w:date="2018-05-29T11:55:00Z">
        <w:r>
          <w:t xml:space="preserve">When you start the Stack, </w:t>
        </w:r>
      </w:ins>
      <w:del w:id="805" w:author="Greg Landry" w:date="2018-05-29T11:56:00Z">
        <w:r w:rsidR="008F6465" w:rsidDel="001019F1">
          <w:delText>The WICED Bluetooth Stack</w:delText>
        </w:r>
      </w:del>
      <w:ins w:id="806" w:author="Greg Landry" w:date="2018-05-29T11:56:00Z">
        <w:r>
          <w:t>it</w:t>
        </w:r>
      </w:ins>
      <w:r w:rsidR="008F6465">
        <w:t xml:space="preserve"> generates the </w:t>
      </w:r>
      <w:del w:id="807" w:author="Greg Landry" w:date="2018-05-29T11:58:00Z">
        <w:r w:rsidR="008F6465" w:rsidDel="007F6647">
          <w:delText xml:space="preserve">event </w:delText>
        </w:r>
      </w:del>
      <w:r w:rsidR="008F6465" w:rsidRPr="008F6465">
        <w:t>BTM_ENABLED_EVT</w:t>
      </w:r>
      <w:ins w:id="808" w:author="Greg Landry" w:date="2018-05-29T11:56:00Z">
        <w:r>
          <w:t xml:space="preserve"> </w:t>
        </w:r>
      </w:ins>
      <w:ins w:id="809" w:author="Greg Landry" w:date="2018-05-29T11:58:00Z">
        <w:r w:rsidR="007F6647">
          <w:t xml:space="preserve">event and calls </w:t>
        </w:r>
        <w:proofErr w:type="gramStart"/>
        <w:r w:rsidR="007F6647">
          <w:t xml:space="preserve">the </w:t>
        </w:r>
      </w:ins>
      <w:ins w:id="810" w:author="Greg Landry" w:date="2018-05-29T11:56:00Z">
        <w:r>
          <w:t xml:space="preserve"> &lt;</w:t>
        </w:r>
        <w:proofErr w:type="spellStart"/>
        <w:proofErr w:type="gramEnd"/>
        <w:r>
          <w:t>appname</w:t>
        </w:r>
        <w:proofErr w:type="spellEnd"/>
        <w:r>
          <w:t>&gt;_</w:t>
        </w:r>
        <w:proofErr w:type="spellStart"/>
        <w:r>
          <w:t>management_callback</w:t>
        </w:r>
        <w:proofErr w:type="spellEnd"/>
        <w:r>
          <w:t xml:space="preserve"> function</w:t>
        </w:r>
      </w:ins>
      <w:ins w:id="811" w:author="Greg Landry" w:date="2018-05-29T11:58:00Z">
        <w:r w:rsidR="007F6647">
          <w:t xml:space="preserve"> which then processes that event</w:t>
        </w:r>
      </w:ins>
      <w:ins w:id="812" w:author="Greg Landry" w:date="2018-05-29T11:56:00Z">
        <w:r>
          <w:t>.</w:t>
        </w:r>
      </w:ins>
      <w:del w:id="813" w:author="Greg Landry" w:date="2018-05-29T11:56:00Z">
        <w:r w:rsidR="008F6465" w:rsidDel="001019F1">
          <w:delText xml:space="preserve"> which is processed by the function _management_callback</w:delText>
        </w:r>
        <w:r w:rsidR="0090567B" w:rsidDel="001019F1">
          <w:delText xml:space="preserve">. </w:delText>
        </w:r>
      </w:del>
    </w:p>
    <w:p w14:paraId="1832B1B3" w14:textId="77777777" w:rsidR="006B1DBF" w:rsidRDefault="0090567B" w:rsidP="00C9117C">
      <w:pPr>
        <w:rPr>
          <w:ins w:id="814" w:author="Greg Landry" w:date="2018-05-29T12:33:00Z"/>
        </w:rPr>
      </w:pPr>
      <w:del w:id="815" w:author="Greg Landry" w:date="2018-05-29T12:03:00Z">
        <w:r w:rsidDel="006F3F6B">
          <w:delText xml:space="preserve">The </w:delText>
        </w:r>
      </w:del>
      <w:ins w:id="816" w:author="Greg Landry" w:date="2018-05-29T12:04:00Z">
        <w:r w:rsidR="00883D67">
          <w:t>The &lt;</w:t>
        </w:r>
        <w:proofErr w:type="spellStart"/>
        <w:r w:rsidR="00883D67">
          <w:t>appname</w:t>
        </w:r>
        <w:proofErr w:type="spellEnd"/>
        <w:r w:rsidR="00883D67">
          <w:t>&gt;_</w:t>
        </w:r>
        <w:proofErr w:type="spellStart"/>
        <w:r w:rsidR="00883D67">
          <w:t>management_callback</w:t>
        </w:r>
        <w:proofErr w:type="spellEnd"/>
        <w:r w:rsidR="00883D67">
          <w:t xml:space="preserve"> case for </w:t>
        </w:r>
      </w:ins>
      <w:ins w:id="817" w:author="Greg Landry" w:date="2018-05-29T12:03:00Z">
        <w:r w:rsidR="006F3F6B" w:rsidRPr="008F6465">
          <w:t>BTM_ENABLED_EVT</w:t>
        </w:r>
        <w:r w:rsidR="006F3F6B">
          <w:t xml:space="preserve"> event</w:t>
        </w:r>
      </w:ins>
      <w:del w:id="818" w:author="Greg Landry" w:date="2018-05-29T12:03:00Z">
        <w:r w:rsidDel="006F3F6B">
          <w:delText>function</w:delText>
        </w:r>
      </w:del>
      <w:ins w:id="819" w:author="Greg Landry" w:date="2018-05-29T12:03:00Z">
        <w:r w:rsidR="00883D67">
          <w:t xml:space="preserve"> calls </w:t>
        </w:r>
        <w:r w:rsidR="006F3F6B">
          <w:t>the function</w:t>
        </w:r>
      </w:ins>
      <w:r>
        <w:t xml:space="preserve"> </w:t>
      </w:r>
      <w:ins w:id="820" w:author="Greg Landry" w:date="2018-05-29T11:54:00Z">
        <w:r w:rsidR="009B6290">
          <w:t>&lt;</w:t>
        </w:r>
        <w:proofErr w:type="spellStart"/>
        <w:r w:rsidR="009B6290">
          <w:t>appname</w:t>
        </w:r>
        <w:proofErr w:type="spellEnd"/>
        <w:r w:rsidR="009B6290">
          <w:t>&gt;</w:t>
        </w:r>
      </w:ins>
      <w:r>
        <w:t>_</w:t>
      </w:r>
      <w:proofErr w:type="spellStart"/>
      <w:r>
        <w:t>app_init</w:t>
      </w:r>
      <w:proofErr w:type="spellEnd"/>
      <w:del w:id="821" w:author="Greg Landry" w:date="2018-05-29T12:04:00Z">
        <w:r w:rsidDel="00883D67">
          <w:delText xml:space="preserve"> is called</w:delText>
        </w:r>
      </w:del>
      <w:del w:id="822" w:author="Greg Landry" w:date="2018-05-29T12:03:00Z">
        <w:r w:rsidDel="006F3F6B">
          <w:delText xml:space="preserve"> </w:delText>
        </w:r>
      </w:del>
      <w:del w:id="823" w:author="Greg Landry" w:date="2018-05-29T11:56:00Z">
        <w:r w:rsidDel="001019F1">
          <w:delText>by the _management_callback function</w:delText>
        </w:r>
      </w:del>
      <w:r>
        <w:t>.  It initializes the system</w:t>
      </w:r>
      <w:ins w:id="824" w:author="Greg Landry" w:date="2018-05-29T12:31:00Z">
        <w:r w:rsidR="006B1DBF">
          <w:t xml:space="preserve"> including initialization of the GATT database and </w:t>
        </w:r>
      </w:ins>
      <w:del w:id="825" w:author="Greg Landry" w:date="2018-05-29T12:31:00Z">
        <w:r w:rsidDel="006B1DBF">
          <w:delText xml:space="preserve"> </w:delText>
        </w:r>
      </w:del>
      <w:ins w:id="826" w:author="Greg Landry" w:date="2018-05-29T12:31:00Z">
        <w:r w:rsidR="006B1DBF">
          <w:t xml:space="preserve">registering a callback function for GATT database events. </w:t>
        </w:r>
      </w:ins>
      <w:ins w:id="827" w:author="Greg Landry" w:date="2018-05-29T12:32:00Z">
        <w:r w:rsidR="006B1DBF">
          <w:t xml:space="preserve">The name of the GATT callback created by </w:t>
        </w:r>
      </w:ins>
      <w:ins w:id="828" w:author="Greg Landry" w:date="2018-05-29T12:33:00Z">
        <w:r w:rsidR="006B1DBF">
          <w:t xml:space="preserve">WICED </w:t>
        </w:r>
      </w:ins>
      <w:ins w:id="829" w:author="Greg Landry" w:date="2018-05-29T12:32:00Z">
        <w:r w:rsidR="006B1DBF">
          <w:t>Bluetooth Designer is &lt;</w:t>
        </w:r>
        <w:proofErr w:type="spellStart"/>
        <w:r w:rsidR="006B1DBF">
          <w:t>appname</w:t>
        </w:r>
        <w:proofErr w:type="spellEnd"/>
        <w:r w:rsidR="006B1DBF">
          <w:t>&gt;_</w:t>
        </w:r>
        <w:proofErr w:type="spellStart"/>
        <w:r w:rsidR="006B1DBF">
          <w:t>event_handler</w:t>
        </w:r>
        <w:proofErr w:type="spellEnd"/>
        <w:r w:rsidR="006B1DBF">
          <w:t xml:space="preserve">. </w:t>
        </w:r>
      </w:ins>
    </w:p>
    <w:p w14:paraId="6401EABF" w14:textId="00174806" w:rsidR="0090567B" w:rsidRDefault="006B1DBF" w:rsidP="00C9117C">
      <w:ins w:id="830" w:author="Greg Landry" w:date="2018-05-29T12:31:00Z">
        <w:r>
          <w:t xml:space="preserve">The </w:t>
        </w:r>
      </w:ins>
      <w:ins w:id="831" w:author="Greg Landry" w:date="2018-05-29T12:32:00Z">
        <w:r>
          <w:t>&lt;</w:t>
        </w:r>
        <w:proofErr w:type="spellStart"/>
        <w:r>
          <w:t>appname</w:t>
        </w:r>
        <w:proofErr w:type="spellEnd"/>
        <w:r>
          <w:t>&gt;_</w:t>
        </w:r>
        <w:proofErr w:type="spellStart"/>
        <w:r>
          <w:t>app_init</w:t>
        </w:r>
        <w:proofErr w:type="spellEnd"/>
        <w:r>
          <w:t xml:space="preserve"> </w:t>
        </w:r>
      </w:ins>
      <w:ins w:id="832" w:author="Greg Landry" w:date="2018-05-29T12:31:00Z">
        <w:r>
          <w:t xml:space="preserve">function ends </w:t>
        </w:r>
      </w:ins>
      <w:del w:id="833" w:author="Greg Landry" w:date="2018-05-29T12:31:00Z">
        <w:r w:rsidR="0090567B" w:rsidDel="006B1DBF">
          <w:delText xml:space="preserve">and ends </w:delText>
        </w:r>
      </w:del>
      <w:r w:rsidR="0090567B">
        <w:t xml:space="preserve">by calling the </w:t>
      </w:r>
      <w:proofErr w:type="spellStart"/>
      <w:r w:rsidR="0090567B">
        <w:t>wiced_bt_start_advertising</w:t>
      </w:r>
      <w:proofErr w:type="spellEnd"/>
      <w:r w:rsidR="0090567B">
        <w:t xml:space="preserve"> function</w:t>
      </w:r>
      <w:ins w:id="834" w:author="Greg Landry" w:date="2018-05-29T11:56:00Z">
        <w:r w:rsidR="001019F1">
          <w:t>.</w:t>
        </w:r>
      </w:ins>
    </w:p>
    <w:p w14:paraId="2D86BD97" w14:textId="5BC6619D" w:rsidR="00870A88" w:rsidRDefault="00846754" w:rsidP="007F01ED">
      <w:pPr>
        <w:pStyle w:val="Heading2"/>
      </w:pPr>
      <w:bookmarkStart w:id="835" w:name="_Toc515795200"/>
      <w:r>
        <w:t>Start Advertising</w:t>
      </w:r>
      <w:bookmarkEnd w:id="835"/>
    </w:p>
    <w:p w14:paraId="40AB500E" w14:textId="3DE6DE4E" w:rsidR="0090567B" w:rsidRDefault="0090567B" w:rsidP="0090567B">
      <w:r>
        <w:t xml:space="preserve">The </w:t>
      </w:r>
      <w:del w:id="836" w:author="Greg Landry" w:date="2018-05-30T11:52:00Z">
        <w:r w:rsidDel="004577CE">
          <w:delText xml:space="preserve">Bluetooth </w:delText>
        </w:r>
      </w:del>
      <w:r>
        <w:t xml:space="preserve">Stack is triggered to start advertising by the last step of the Off </w:t>
      </w:r>
      <w:r>
        <w:sym w:font="Wingdings" w:char="F0E0"/>
      </w:r>
      <w:r>
        <w:t xml:space="preserve"> On process </w:t>
      </w:r>
      <w:ins w:id="837" w:author="Greg Landry" w:date="2018-05-29T11:57:00Z">
        <w:r w:rsidR="0080114D">
          <w:t>with the</w:t>
        </w:r>
        <w:r w:rsidR="00F54BB5">
          <w:t xml:space="preserve"> </w:t>
        </w:r>
      </w:ins>
      <w:r>
        <w:t xml:space="preserve">call </w:t>
      </w:r>
      <w:r w:rsidR="00C9117C">
        <w:t xml:space="preserve">to </w:t>
      </w:r>
      <w:proofErr w:type="spellStart"/>
      <w:r>
        <w:t>wiced_bt_start_advertising</w:t>
      </w:r>
      <w:proofErr w:type="spellEnd"/>
      <w:ins w:id="838" w:author="Greg Landry" w:date="2018-05-29T11:57:00Z">
        <w:r w:rsidR="00F54BB5">
          <w:t xml:space="preserve"> at the end of </w:t>
        </w:r>
      </w:ins>
      <w:ins w:id="839" w:author="Greg Landry" w:date="2018-05-29T11:58:00Z">
        <w:r w:rsidR="00F54BB5">
          <w:t>&lt;</w:t>
        </w:r>
        <w:proofErr w:type="spellStart"/>
        <w:r w:rsidR="00F54BB5">
          <w:t>appname</w:t>
        </w:r>
        <w:proofErr w:type="spellEnd"/>
        <w:r w:rsidR="00F54BB5">
          <w:t>&gt;_</w:t>
        </w:r>
        <w:proofErr w:type="spellStart"/>
        <w:r w:rsidR="00F54BB5">
          <w:t>app_init</w:t>
        </w:r>
        <w:proofErr w:type="spellEnd"/>
        <w:r w:rsidR="00F54BB5">
          <w:t>.</w:t>
        </w:r>
      </w:ins>
      <w:del w:id="840" w:author="Greg Landry" w:date="2018-05-29T11:57:00Z">
        <w:r w:rsidDel="00F54BB5">
          <w:delText>.</w:delText>
        </w:r>
      </w:del>
    </w:p>
    <w:p w14:paraId="09188B42" w14:textId="5CEB37BE" w:rsidR="0090567B" w:rsidRDefault="0090567B" w:rsidP="00C9117C">
      <w:r>
        <w:t xml:space="preserve">The </w:t>
      </w:r>
      <w:del w:id="841" w:author="Greg Landry" w:date="2018-05-30T11:52:00Z">
        <w:r w:rsidDel="004577CE">
          <w:delText xml:space="preserve">Bluetooth </w:delText>
        </w:r>
      </w:del>
      <w:r>
        <w:t>Stack</w:t>
      </w:r>
      <w:ins w:id="842" w:author="Greg Landry" w:date="2018-05-29T12:04:00Z">
        <w:r w:rsidR="00883D67">
          <w:t xml:space="preserve"> then</w:t>
        </w:r>
      </w:ins>
      <w:r>
        <w:t xml:space="preserve"> generates the </w:t>
      </w:r>
      <w:r w:rsidRPr="0090567B">
        <w:t>BTM_BLE_ADVERT_STATE_CHANGED_EVT</w:t>
      </w:r>
      <w:r>
        <w:t xml:space="preserve"> management event and calls the </w:t>
      </w:r>
      <w:ins w:id="843" w:author="Greg Landry" w:date="2018-05-29T11:54:00Z">
        <w:r w:rsidR="009B6290">
          <w:t>&lt;</w:t>
        </w:r>
        <w:proofErr w:type="spellStart"/>
        <w:r w:rsidR="009B6290">
          <w:t>appname</w:t>
        </w:r>
        <w:proofErr w:type="spellEnd"/>
        <w:r w:rsidR="009B6290">
          <w:t>&gt;</w:t>
        </w:r>
      </w:ins>
      <w:r>
        <w:t>_</w:t>
      </w:r>
      <w:proofErr w:type="spellStart"/>
      <w:r>
        <w:t>management_callback</w:t>
      </w:r>
      <w:proofErr w:type="spellEnd"/>
      <w:r>
        <w:t>.</w:t>
      </w:r>
    </w:p>
    <w:p w14:paraId="3D5D1F16" w14:textId="345AB29C" w:rsidR="0090567B" w:rsidRDefault="0090567B" w:rsidP="00C9117C">
      <w:r>
        <w:t xml:space="preserve">The </w:t>
      </w:r>
      <w:ins w:id="844" w:author="Greg Landry" w:date="2018-05-29T11:54:00Z">
        <w:r w:rsidR="009B6290">
          <w:t>&lt;</w:t>
        </w:r>
        <w:proofErr w:type="spellStart"/>
        <w:r w:rsidR="009B6290">
          <w:t>appname</w:t>
        </w:r>
        <w:proofErr w:type="spellEnd"/>
        <w:r w:rsidR="009B6290">
          <w:t>&gt;</w:t>
        </w:r>
      </w:ins>
      <w:r>
        <w:t>_</w:t>
      </w:r>
      <w:proofErr w:type="spellStart"/>
      <w:r>
        <w:t>management_callback</w:t>
      </w:r>
      <w:proofErr w:type="spellEnd"/>
      <w:r>
        <w:t xml:space="preserve"> </w:t>
      </w:r>
      <w:ins w:id="845" w:author="Greg Landry" w:date="2018-05-29T11:59:00Z">
        <w:r w:rsidR="0080114D">
          <w:t xml:space="preserve">case for </w:t>
        </w:r>
        <w:r w:rsidR="0080114D" w:rsidRPr="0090567B">
          <w:t>BTM_BLE_ADVERT_STATE_CHANGED_EVT</w:t>
        </w:r>
        <w:r w:rsidR="0080114D">
          <w:t xml:space="preserve"> </w:t>
        </w:r>
      </w:ins>
      <w:r>
        <w:t xml:space="preserve">looks at the event parameter to determine if it is a start or ending of advertising.  In the </w:t>
      </w:r>
      <w:r>
        <w:lastRenderedPageBreak/>
        <w:t xml:space="preserve">Bluetooth Designer generated </w:t>
      </w:r>
      <w:r w:rsidR="00C9117C">
        <w:t>code,</w:t>
      </w:r>
      <w:r>
        <w:t xml:space="preserve"> it does not do anything when advertising is started, but you could for instance turn on an LED to indicate the advertising state.</w:t>
      </w:r>
      <w:ins w:id="846" w:author="Greg Landry" w:date="2018-05-29T12:05:00Z">
        <w:r w:rsidR="007B3871">
          <w:t xml:space="preserve"> </w:t>
        </w:r>
      </w:ins>
    </w:p>
    <w:p w14:paraId="1682D168" w14:textId="60AC1768" w:rsidR="006541DB" w:rsidRPr="006541DB" w:rsidDel="00982456" w:rsidRDefault="006541DB" w:rsidP="00C9117C">
      <w:pPr>
        <w:rPr>
          <w:del w:id="847" w:author="Alan Hawse" w:date="2018-06-03T13:25:00Z"/>
          <w:color w:val="FF0000"/>
        </w:rPr>
      </w:pPr>
      <w:commentRangeStart w:id="848"/>
      <w:del w:id="849" w:author="Alan Hawse" w:date="2018-06-03T13:25:00Z">
        <w:r w:rsidRPr="006541DB" w:rsidDel="00982456">
          <w:rPr>
            <w:color w:val="FF0000"/>
          </w:rPr>
          <w:delText>GJL: I think we need to add details of the advertising packet, what it looks like, and how to modify it in the FW.</w:delText>
        </w:r>
        <w:r w:rsidDel="00982456">
          <w:rPr>
            <w:color w:val="FF0000"/>
          </w:rPr>
          <w:delText xml:space="preserve"> This will be needed for the 1</w:delText>
        </w:r>
        <w:r w:rsidRPr="006541DB" w:rsidDel="00982456">
          <w:rPr>
            <w:color w:val="FF0000"/>
            <w:vertAlign w:val="superscript"/>
          </w:rPr>
          <w:delText>st</w:delText>
        </w:r>
        <w:r w:rsidDel="00982456">
          <w:rPr>
            <w:color w:val="FF0000"/>
          </w:rPr>
          <w:delText xml:space="preserve"> exercise.</w:delText>
        </w:r>
        <w:r w:rsidR="006729CC" w:rsidDel="00982456">
          <w:rPr>
            <w:color w:val="FF0000"/>
          </w:rPr>
          <w:delText xml:space="preserve"> Perhaps some of that should even be</w:delText>
        </w:r>
        <w:r w:rsidR="003A173A" w:rsidDel="00982456">
          <w:rPr>
            <w:color w:val="FF0000"/>
          </w:rPr>
          <w:delText xml:space="preserve"> earlier on in this document (</w:delText>
        </w:r>
        <w:r w:rsidR="006729CC" w:rsidDel="00982456">
          <w:rPr>
            <w:color w:val="FF0000"/>
          </w:rPr>
          <w:delText>e.</w:delText>
        </w:r>
        <w:r w:rsidR="003A173A" w:rsidDel="00982456">
          <w:rPr>
            <w:color w:val="FF0000"/>
          </w:rPr>
          <w:delText>g.</w:delText>
        </w:r>
        <w:r w:rsidR="006729CC" w:rsidDel="00982456">
          <w:rPr>
            <w:color w:val="FF0000"/>
          </w:rPr>
          <w:delText xml:space="preserve"> just before </w:delText>
        </w:r>
        <w:r w:rsidR="003A173A" w:rsidDel="00982456">
          <w:rPr>
            <w:color w:val="FF0000"/>
          </w:rPr>
          <w:delText>section 4A.2).</w:delText>
        </w:r>
        <w:commentRangeEnd w:id="848"/>
        <w:r w:rsidR="00B34B0D" w:rsidDel="00982456">
          <w:rPr>
            <w:rStyle w:val="CommentReference"/>
          </w:rPr>
          <w:commentReference w:id="848"/>
        </w:r>
      </w:del>
    </w:p>
    <w:p w14:paraId="0305335D" w14:textId="3276F0AC" w:rsidR="00846754" w:rsidRDefault="006B5651" w:rsidP="007F01ED">
      <w:pPr>
        <w:pStyle w:val="Heading2"/>
      </w:pPr>
      <w:bookmarkStart w:id="850" w:name="_Toc515795201"/>
      <w:r>
        <w:t>Making a Connection</w:t>
      </w:r>
      <w:bookmarkEnd w:id="850"/>
    </w:p>
    <w:p w14:paraId="73717685" w14:textId="52901AA9" w:rsidR="00C9117C" w:rsidRDefault="00C9117C" w:rsidP="00C9117C">
      <w:r>
        <w:t xml:space="preserve">The getting connected process starts </w:t>
      </w:r>
      <w:del w:id="851" w:author="Greg Landry" w:date="2018-05-29T12:28:00Z">
        <w:r w:rsidDel="00651E8F">
          <w:delText xml:space="preserve">with </w:delText>
        </w:r>
      </w:del>
      <w:ins w:id="852" w:author="Greg Landry" w:date="2018-05-29T12:28:00Z">
        <w:r w:rsidR="00651E8F">
          <w:t xml:space="preserve">when </w:t>
        </w:r>
      </w:ins>
      <w:r>
        <w:t xml:space="preserve">a Central that is actively Scanning </w:t>
      </w:r>
      <w:del w:id="853" w:author="Greg Landry" w:date="2018-05-29T12:28:00Z">
        <w:r w:rsidR="00CD60DC" w:rsidDel="00651E8F">
          <w:delText>hearing</w:delText>
        </w:r>
        <w:r w:rsidDel="00651E8F">
          <w:delText xml:space="preserve"> </w:delText>
        </w:r>
      </w:del>
      <w:ins w:id="854" w:author="Greg Landry" w:date="2018-05-29T12:28:00Z">
        <w:r w:rsidR="00651E8F">
          <w:t xml:space="preserve">hears </w:t>
        </w:r>
      </w:ins>
      <w:r>
        <w:t>you</w:t>
      </w:r>
      <w:r w:rsidR="00CD60DC">
        <w:t>r</w:t>
      </w:r>
      <w:r>
        <w:t xml:space="preserve"> advertising packet and </w:t>
      </w:r>
      <w:del w:id="855" w:author="Greg Landry" w:date="2018-05-29T12:28:00Z">
        <w:r w:rsidR="00CD60DC" w:rsidDel="00651E8F">
          <w:delText>deciding</w:delText>
        </w:r>
        <w:r w:rsidDel="00651E8F">
          <w:delText xml:space="preserve"> </w:delText>
        </w:r>
      </w:del>
      <w:ins w:id="856" w:author="Greg Landry" w:date="2018-05-29T12:28:00Z">
        <w:r w:rsidR="00651E8F">
          <w:t xml:space="preserve">decides </w:t>
        </w:r>
      </w:ins>
      <w:r>
        <w:t>to connect.  It then sends you a connection request.</w:t>
      </w:r>
    </w:p>
    <w:p w14:paraId="56D9BC45" w14:textId="46C652F5" w:rsidR="00CD60DC" w:rsidRDefault="00CD60DC" w:rsidP="00C9117C">
      <w:r>
        <w:t xml:space="preserve">The </w:t>
      </w:r>
      <w:del w:id="857" w:author="Greg Landry" w:date="2018-05-30T11:53:00Z">
        <w:r w:rsidDel="004577CE">
          <w:delText xml:space="preserve">WICED Bluetooth </w:delText>
        </w:r>
      </w:del>
      <w:r>
        <w:t>Stack responds to the Central with a connection accepted message.</w:t>
      </w:r>
    </w:p>
    <w:p w14:paraId="04694A89" w14:textId="4169602A" w:rsidR="00CD60DC" w:rsidRDefault="00C9117C" w:rsidP="00C9117C">
      <w:r>
        <w:t xml:space="preserve">The </w:t>
      </w:r>
      <w:del w:id="858" w:author="Greg Landry" w:date="2018-05-30T11:53:00Z">
        <w:r w:rsidDel="004577CE">
          <w:delText xml:space="preserve">WICED Bluetooth </w:delText>
        </w:r>
      </w:del>
      <w:ins w:id="859" w:author="Greg Landry" w:date="2018-05-29T12:06:00Z">
        <w:r w:rsidR="00600AB1">
          <w:t xml:space="preserve">Stack then </w:t>
        </w:r>
      </w:ins>
      <w:r>
        <w:t xml:space="preserve">generates a </w:t>
      </w:r>
      <w:r w:rsidR="00CD60DC">
        <w:t>GATT</w:t>
      </w:r>
      <w:r>
        <w:t xml:space="preserve"> event called </w:t>
      </w:r>
      <w:r w:rsidR="00CD60DC" w:rsidRPr="00CD60DC">
        <w:t>GATT_CONNECTION_STATUS_EVT</w:t>
      </w:r>
      <w:r w:rsidR="00CD60DC">
        <w:t xml:space="preserve"> which is processed by the </w:t>
      </w:r>
      <w:ins w:id="860" w:author="Greg Landry" w:date="2018-05-29T12:29:00Z">
        <w:r w:rsidR="001639AE">
          <w:t>&lt;</w:t>
        </w:r>
        <w:proofErr w:type="spellStart"/>
        <w:r w:rsidR="001639AE">
          <w:t>appname</w:t>
        </w:r>
        <w:proofErr w:type="spellEnd"/>
        <w:r w:rsidR="001639AE">
          <w:t>&gt;</w:t>
        </w:r>
      </w:ins>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ins w:id="861" w:author="Greg Landry" w:date="2018-05-29T12:29:00Z">
        <w:r w:rsidR="001639AE">
          <w:t>&lt;</w:t>
        </w:r>
        <w:proofErr w:type="spellStart"/>
        <w:r w:rsidR="001639AE">
          <w:t>appname</w:t>
        </w:r>
        <w:proofErr w:type="spellEnd"/>
        <w:r w:rsidR="001639AE">
          <w:t>&gt;</w:t>
        </w:r>
      </w:ins>
      <w:r>
        <w:t>_</w:t>
      </w:r>
      <w:proofErr w:type="spellStart"/>
      <w:r>
        <w:t>event_handler</w:t>
      </w:r>
      <w:proofErr w:type="spellEnd"/>
      <w:r>
        <w:t xml:space="preserve"> calls the function </w:t>
      </w:r>
      <w:ins w:id="862" w:author="Greg Landry" w:date="2018-05-29T12:29:00Z">
        <w:r w:rsidR="001639AE">
          <w:t>&lt;</w:t>
        </w:r>
        <w:proofErr w:type="spellStart"/>
        <w:r w:rsidR="001639AE">
          <w:t>appname</w:t>
        </w:r>
        <w:proofErr w:type="spellEnd"/>
        <w:r w:rsidR="001639AE">
          <w:t>&gt;</w:t>
        </w:r>
      </w:ins>
      <w:r>
        <w:t>_</w:t>
      </w:r>
      <w:proofErr w:type="spellStart"/>
      <w:r>
        <w:t>connect_callback</w:t>
      </w:r>
      <w:proofErr w:type="spellEnd"/>
      <w:r w:rsidR="00C9117C">
        <w:t xml:space="preserve"> </w:t>
      </w:r>
      <w:r>
        <w:t>which uses the event parameter to determine if it is a connection or a disconnection.  It then prints a message</w:t>
      </w:r>
      <w:ins w:id="863" w:author="Greg Landry" w:date="2018-05-29T12:33:00Z">
        <w:r w:rsidR="002B1125">
          <w:t>.</w:t>
        </w:r>
      </w:ins>
    </w:p>
    <w:p w14:paraId="402367ED" w14:textId="029AF8F6" w:rsidR="00CD60DC" w:rsidRDefault="00CD60DC" w:rsidP="00CD60DC">
      <w:r>
        <w:t xml:space="preserve">The </w:t>
      </w:r>
      <w:del w:id="864" w:author="Greg Landry" w:date="2018-05-30T11:53:00Z">
        <w:r w:rsidDel="004577CE">
          <w:delText xml:space="preserve">Bluetooth </w:delText>
        </w:r>
      </w:del>
      <w:r>
        <w:t xml:space="preserve">Stack then stops the advertising and calls </w:t>
      </w:r>
      <w:del w:id="865" w:author="Greg Landry" w:date="2018-05-29T12:34:00Z">
        <w:r w:rsidDel="002B1125">
          <w:delText xml:space="preserve">the </w:delText>
        </w:r>
      </w:del>
      <w:ins w:id="866" w:author="Greg Landry" w:date="2018-05-29T12:29:00Z">
        <w:r w:rsidR="001639AE">
          <w:t>&lt;</w:t>
        </w:r>
        <w:proofErr w:type="spellStart"/>
        <w:r w:rsidR="001639AE">
          <w:t>appname</w:t>
        </w:r>
        <w:proofErr w:type="spellEnd"/>
        <w:r w:rsidR="001639AE">
          <w:t>&gt;</w:t>
        </w:r>
      </w:ins>
      <w:r>
        <w:t>_</w:t>
      </w:r>
      <w:proofErr w:type="spellStart"/>
      <w:r>
        <w:t>mangement_callback</w:t>
      </w:r>
      <w:proofErr w:type="spellEnd"/>
      <w:r>
        <w:t xml:space="preserve"> with a management event </w:t>
      </w:r>
      <w:r w:rsidRPr="00CD60DC">
        <w:t>BTM_BLE_ADVERT_STATE_CHANGED_EVT</w:t>
      </w:r>
      <w:ins w:id="867" w:author="Greg Landry" w:date="2018-05-29T12:34:00Z">
        <w:r w:rsidR="002B1125">
          <w:t>.</w:t>
        </w:r>
      </w:ins>
    </w:p>
    <w:p w14:paraId="0D8AB90C" w14:textId="79A58FF1" w:rsidR="00CD60DC" w:rsidRPr="00C9117C" w:rsidRDefault="00CD60DC" w:rsidP="00C9117C">
      <w:r>
        <w:t xml:space="preserve">The </w:t>
      </w:r>
      <w:ins w:id="868" w:author="Greg Landry" w:date="2018-05-29T12:29:00Z">
        <w:r w:rsidR="001639AE">
          <w:t>&lt;</w:t>
        </w:r>
        <w:proofErr w:type="spellStart"/>
        <w:r w:rsidR="001639AE">
          <w:t>appname</w:t>
        </w:r>
        <w:proofErr w:type="spellEnd"/>
        <w:r w:rsidR="001639AE">
          <w:t>&gt;</w:t>
        </w:r>
      </w:ins>
      <w:r>
        <w:t>_</w:t>
      </w:r>
      <w:proofErr w:type="spellStart"/>
      <w:r>
        <w:t>management_callback</w:t>
      </w:r>
      <w:proofErr w:type="spellEnd"/>
      <w:r>
        <w:t xml:space="preserve"> </w:t>
      </w:r>
      <w:del w:id="869" w:author="Greg Landry" w:date="2018-05-29T12:34:00Z">
        <w:r w:rsidDel="002B1125">
          <w:delText xml:space="preserve">looks </w:delText>
        </w:r>
      </w:del>
      <w:r>
        <w:t xml:space="preserve">determines that it is a stop of advertising, and then calls </w:t>
      </w:r>
      <w:ins w:id="870" w:author="Greg Landry" w:date="2018-05-29T12:29:00Z">
        <w:r w:rsidR="001639AE">
          <w:t>&lt;</w:t>
        </w:r>
        <w:proofErr w:type="spellStart"/>
        <w:r w:rsidR="001639AE">
          <w:t>appname</w:t>
        </w:r>
        <w:proofErr w:type="spellEnd"/>
        <w:r w:rsidR="001639AE">
          <w:t>&gt;</w:t>
        </w:r>
      </w:ins>
      <w:r>
        <w:t>_</w:t>
      </w:r>
      <w:proofErr w:type="spellStart"/>
      <w:r>
        <w:t>advertisement_stopped</w:t>
      </w:r>
      <w:proofErr w:type="spellEnd"/>
      <w:r>
        <w:t>, which just prints out a message</w:t>
      </w:r>
      <w:del w:id="871" w:author="Greg Landry" w:date="2018-05-29T12:35:00Z">
        <w:r w:rsidDel="00BA07E1">
          <w:delText>.</w:delText>
        </w:r>
      </w:del>
      <w:ins w:id="872" w:author="Greg Landry" w:date="2018-05-29T12:34:00Z">
        <w:r w:rsidR="00BA07E1">
          <w:t>. You could add your own code here to</w:t>
        </w:r>
      </w:ins>
      <w:ins w:id="873" w:author="Greg Landry" w:date="2018-05-29T12:35:00Z">
        <w:r w:rsidR="00BA07E1">
          <w:t>,</w:t>
        </w:r>
      </w:ins>
      <w:ins w:id="874" w:author="Greg Landry" w:date="2018-05-29T12:34:00Z">
        <w:r w:rsidR="00BA07E1">
          <w:t xml:space="preserve"> for instance</w:t>
        </w:r>
      </w:ins>
      <w:ins w:id="875" w:author="Greg Landry" w:date="2018-05-29T12:35:00Z">
        <w:r w:rsidR="00BA07E1">
          <w:t>,</w:t>
        </w:r>
      </w:ins>
      <w:ins w:id="876" w:author="Greg Landry" w:date="2018-05-29T12:34:00Z">
        <w:r w:rsidR="00BA07E1">
          <w:t xml:space="preserve"> turn off an LED or restart advertisements.</w:t>
        </w:r>
      </w:ins>
    </w:p>
    <w:p w14:paraId="0BE7D64B" w14:textId="4D291F8D" w:rsidR="00BB1E8D" w:rsidRDefault="00BB1E8D" w:rsidP="007F01ED">
      <w:pPr>
        <w:pStyle w:val="Heading2"/>
      </w:pPr>
      <w:bookmarkStart w:id="877" w:name="_Toc515795202"/>
      <w:r>
        <w:t xml:space="preserve">Exchange Data </w:t>
      </w:r>
      <w:r w:rsidR="00AF0943">
        <w:t>–</w:t>
      </w:r>
      <w:r>
        <w:t xml:space="preserve"> Read</w:t>
      </w:r>
      <w:r w:rsidR="00AF0943">
        <w:t xml:space="preserve"> (from the Central)</w:t>
      </w:r>
      <w:bookmarkEnd w:id="877"/>
    </w:p>
    <w:p w14:paraId="2FA61848" w14:textId="1648AFC1" w:rsidR="00D80627" w:rsidRDefault="00D80627" w:rsidP="00D80627">
      <w:r>
        <w:t>When the Central wants to read the value of a Characteristic, it sends a read request with the Handle of the Attribute that holds the value of the Characteristic.</w:t>
      </w:r>
      <w:ins w:id="878" w:author="Greg Landry" w:date="2018-05-30T11:28:00Z">
        <w:r w:rsidR="0005465C">
          <w:t xml:space="preserve"> We will talk about how handles are exchanged between the devices later.</w:t>
        </w:r>
      </w:ins>
    </w:p>
    <w:p w14:paraId="28CF16CA" w14:textId="16A73889" w:rsidR="002C57C8" w:rsidRDefault="002C57C8" w:rsidP="00D80627">
      <w:r>
        <w:t xml:space="preserve">The Stack generates a </w:t>
      </w:r>
      <w:r w:rsidRPr="002C57C8">
        <w:t>GATT_ATTRIBUTE_REQUEST_EVT</w:t>
      </w:r>
      <w:r>
        <w:t xml:space="preserve"> and calls </w:t>
      </w:r>
      <w:ins w:id="879" w:author="Greg Landry" w:date="2018-05-29T12:36:00Z">
        <w:r w:rsidR="00BE435A">
          <w:t>&lt;</w:t>
        </w:r>
        <w:proofErr w:type="spellStart"/>
        <w:r w:rsidR="00BE435A">
          <w:t>appname</w:t>
        </w:r>
        <w:proofErr w:type="spellEnd"/>
        <w:r w:rsidR="00BE435A">
          <w:t>&gt;</w:t>
        </w:r>
      </w:ins>
      <w:del w:id="880" w:author="Greg Landry" w:date="2018-05-29T12:36:00Z">
        <w:r w:rsidRPr="002C57C8" w:rsidDel="00BE435A">
          <w:delText>testwbt</w:delText>
        </w:r>
      </w:del>
      <w:r w:rsidRPr="002C57C8">
        <w:t>_</w:t>
      </w:r>
      <w:proofErr w:type="spellStart"/>
      <w:r w:rsidRPr="002C57C8">
        <w:t>event_handler</w:t>
      </w:r>
      <w:proofErr w:type="spellEnd"/>
      <w:r>
        <w:t>.</w:t>
      </w:r>
    </w:p>
    <w:p w14:paraId="6261F7E2" w14:textId="4AD081D5" w:rsidR="002C57C8" w:rsidRDefault="002C57C8" w:rsidP="00D80627">
      <w:r>
        <w:t xml:space="preserve">The </w:t>
      </w:r>
      <w:ins w:id="881" w:author="Greg Landry" w:date="2018-05-29T12:37:00Z">
        <w:r w:rsidR="00BE435A">
          <w:t>&lt;</w:t>
        </w:r>
        <w:proofErr w:type="spellStart"/>
        <w:r w:rsidR="00BE435A">
          <w:t>appname</w:t>
        </w:r>
        <w:proofErr w:type="spellEnd"/>
        <w:r w:rsidR="00BE435A">
          <w:t>&gt;</w:t>
        </w:r>
      </w:ins>
      <w:del w:id="882" w:author="Greg Landry" w:date="2018-05-29T12:37:00Z">
        <w:r w:rsidRPr="002C57C8" w:rsidDel="00BE435A">
          <w:delText>testwbt</w:delText>
        </w:r>
      </w:del>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ins w:id="883" w:author="Greg Landry" w:date="2018-05-29T12:29:00Z">
        <w:r w:rsidR="006B1DBF">
          <w:t>&lt;</w:t>
        </w:r>
        <w:proofErr w:type="spellStart"/>
        <w:r w:rsidR="006B1DBF">
          <w:t>appname</w:t>
        </w:r>
        <w:proofErr w:type="spellEnd"/>
        <w:r w:rsidR="006B1DBF">
          <w:t>&gt;</w:t>
        </w:r>
      </w:ins>
      <w:r>
        <w:t>_</w:t>
      </w:r>
      <w:proofErr w:type="spellStart"/>
      <w:r>
        <w:t>server_callback</w:t>
      </w:r>
      <w:proofErr w:type="spellEnd"/>
      <w:r>
        <w:t>.</w:t>
      </w:r>
    </w:p>
    <w:p w14:paraId="576374F1" w14:textId="385BE722" w:rsidR="004163AD" w:rsidRDefault="004163AD" w:rsidP="00D80627">
      <w:r>
        <w:t xml:space="preserve">The </w:t>
      </w:r>
      <w:ins w:id="884" w:author="Greg Landry" w:date="2018-05-29T12:29:00Z">
        <w:r w:rsidR="006B1DBF">
          <w:t>&lt;</w:t>
        </w:r>
        <w:proofErr w:type="spellStart"/>
        <w:r w:rsidR="006B1DBF">
          <w:t>appname</w:t>
        </w:r>
        <w:proofErr w:type="spellEnd"/>
        <w:r w:rsidR="006B1DBF">
          <w:t>&gt;</w:t>
        </w:r>
      </w:ins>
      <w:r>
        <w:t>_</w:t>
      </w:r>
      <w:proofErr w:type="spellStart"/>
      <w:r>
        <w:t>server_callback</w:t>
      </w:r>
      <w:proofErr w:type="spellEnd"/>
      <w:r>
        <w:t xml:space="preserve"> </w:t>
      </w:r>
      <w:ins w:id="885" w:author="Greg Landry" w:date="2018-05-29T12:39:00Z">
        <w:r w:rsidR="00451D4A">
          <w:t xml:space="preserve">function </w:t>
        </w:r>
      </w:ins>
      <w:r>
        <w:t>looks at the event param</w:t>
      </w:r>
      <w:r w:rsidR="002C57C8">
        <w:t xml:space="preserve">eter and determines that it is a </w:t>
      </w:r>
      <w:r w:rsidR="002C57C8" w:rsidRPr="002C57C8">
        <w:t>GATTS_REQ_TYPE_READ</w:t>
      </w:r>
      <w:r>
        <w:t xml:space="preserve">, </w:t>
      </w:r>
      <w:del w:id="886" w:author="Greg Landry" w:date="2018-05-29T12:39:00Z">
        <w:r w:rsidDel="00451D4A">
          <w:delText xml:space="preserve">it </w:delText>
        </w:r>
      </w:del>
      <w:r>
        <w:t xml:space="preserve">then calls the function </w:t>
      </w:r>
      <w:ins w:id="887" w:author="Greg Landry" w:date="2018-05-29T12:29:00Z">
        <w:r w:rsidR="006B1DBF">
          <w:t>&lt;</w:t>
        </w:r>
        <w:proofErr w:type="spellStart"/>
        <w:r w:rsidR="006B1DBF">
          <w:t>appname</w:t>
        </w:r>
        <w:proofErr w:type="spellEnd"/>
        <w:r w:rsidR="006B1DBF">
          <w:t>&gt;</w:t>
        </w:r>
      </w:ins>
      <w:r>
        <w:t>_</w:t>
      </w:r>
      <w:proofErr w:type="spellStart"/>
      <w:r>
        <w:t>read_handler</w:t>
      </w:r>
      <w:proofErr w:type="spellEnd"/>
      <w:ins w:id="888" w:author="Greg Landry" w:date="2018-05-29T12:39:00Z">
        <w:r w:rsidR="00451D4A">
          <w:t>.</w:t>
        </w:r>
      </w:ins>
    </w:p>
    <w:p w14:paraId="5D796427" w14:textId="53A3D375" w:rsidR="004163AD" w:rsidRDefault="004163AD" w:rsidP="00D80627">
      <w:r>
        <w:t xml:space="preserve">The </w:t>
      </w:r>
      <w:ins w:id="889" w:author="Greg Landry" w:date="2018-05-29T12:29:00Z">
        <w:r w:rsidR="006B1DBF">
          <w:t>&lt;</w:t>
        </w:r>
        <w:proofErr w:type="spellStart"/>
        <w:r w:rsidR="006B1DBF">
          <w:t>appname</w:t>
        </w:r>
        <w:proofErr w:type="spellEnd"/>
        <w:r w:rsidR="006B1DBF">
          <w:t>&gt;</w:t>
        </w:r>
      </w:ins>
      <w:r>
        <w:t>_</w:t>
      </w:r>
      <w:proofErr w:type="spellStart"/>
      <w:r>
        <w:t>read_handler</w:t>
      </w:r>
      <w:proofErr w:type="spellEnd"/>
      <w:r>
        <w:t xml:space="preserve"> calls the </w:t>
      </w:r>
      <w:del w:id="890" w:author="Greg Landry" w:date="2018-05-29T12:39:00Z">
        <w:r w:rsidDel="00451D4A">
          <w:delText xml:space="preserve">Gatt </w:delText>
        </w:r>
      </w:del>
      <w:ins w:id="891" w:author="Greg Landry" w:date="2018-05-29T12:39:00Z">
        <w:r w:rsidR="00451D4A">
          <w:t xml:space="preserve">GATT </w:t>
        </w:r>
      </w:ins>
      <w:r>
        <w:t xml:space="preserve">Database API </w:t>
      </w:r>
      <w:ins w:id="892" w:author="Greg Landry" w:date="2018-05-29T12:42:00Z">
        <w:r w:rsidR="00451D4A">
          <w:t>&lt;</w:t>
        </w:r>
        <w:proofErr w:type="spellStart"/>
        <w:r w:rsidR="00451D4A">
          <w:t>appname</w:t>
        </w:r>
        <w:proofErr w:type="spellEnd"/>
        <w:r w:rsidR="00451D4A">
          <w:t>&gt;_</w:t>
        </w:r>
      </w:ins>
      <w:proofErr w:type="spellStart"/>
      <w:r>
        <w:t>get_value</w:t>
      </w:r>
      <w:proofErr w:type="spellEnd"/>
      <w:r>
        <w:t xml:space="preserve"> to find the current value of the Characteristic.</w:t>
      </w:r>
    </w:p>
    <w:p w14:paraId="409E9D20" w14:textId="4495736C" w:rsidR="004163AD" w:rsidDel="00451D4A" w:rsidRDefault="004163AD" w:rsidP="00D80627">
      <w:pPr>
        <w:rPr>
          <w:del w:id="893" w:author="Greg Landry" w:date="2018-05-29T12:39:00Z"/>
        </w:rPr>
      </w:pPr>
      <w:r>
        <w:t xml:space="preserve">The </w:t>
      </w:r>
      <w:ins w:id="894" w:author="Greg Landry" w:date="2018-05-29T12:29:00Z">
        <w:r w:rsidR="006B1DBF">
          <w:t>&lt;</w:t>
        </w:r>
        <w:proofErr w:type="spellStart"/>
        <w:r w:rsidR="006B1DBF">
          <w:t>appname</w:t>
        </w:r>
        <w:proofErr w:type="spellEnd"/>
        <w:r w:rsidR="006B1DBF">
          <w:t>&gt;</w:t>
        </w:r>
      </w:ins>
      <w:r>
        <w:t>_</w:t>
      </w:r>
      <w:proofErr w:type="spellStart"/>
      <w:r>
        <w:t>get_value</w:t>
      </w:r>
      <w:proofErr w:type="spellEnd"/>
      <w:r>
        <w:t xml:space="preserve"> function looks through that GATT Database to find the Attribute that matches the Handle requested.</w:t>
      </w:r>
      <w:ins w:id="895" w:author="Greg Landry" w:date="2018-05-29T12:39:00Z">
        <w:r w:rsidR="00451D4A">
          <w:t xml:space="preserve"> It then </w:t>
        </w:r>
      </w:ins>
    </w:p>
    <w:p w14:paraId="3F187C6E" w14:textId="51EC6C9C" w:rsidR="004163AD" w:rsidDel="00451D4A" w:rsidRDefault="004163AD" w:rsidP="004C7000">
      <w:pPr>
        <w:rPr>
          <w:del w:id="896" w:author="Greg Landry" w:date="2018-05-29T12:40:00Z"/>
        </w:rPr>
      </w:pPr>
      <w:del w:id="897" w:author="Greg Landry" w:date="2018-05-29T12:39:00Z">
        <w:r w:rsidDel="00451D4A">
          <w:delText xml:space="preserve">The </w:delText>
        </w:r>
      </w:del>
      <w:del w:id="898" w:author="Greg Landry" w:date="2018-05-29T12:44:00Z">
        <w:r w:rsidDel="00ED0CD6">
          <w:delText xml:space="preserve">_get_value function </w:delText>
        </w:r>
      </w:del>
      <w:r>
        <w:t>copies the value</w:t>
      </w:r>
      <w:ins w:id="899" w:author="Greg Landry" w:date="2018-05-29T12:39:00Z">
        <w:r w:rsidR="00451D4A">
          <w:t>'s</w:t>
        </w:r>
      </w:ins>
      <w:r>
        <w:t xml:space="preserve"> bytes out of the GATT Database into the location requested by the stack.</w:t>
      </w:r>
      <w:ins w:id="900" w:author="Greg Landry" w:date="2018-05-29T12:40:00Z">
        <w:r w:rsidR="00451D4A">
          <w:t xml:space="preserve"> </w:t>
        </w:r>
      </w:ins>
    </w:p>
    <w:p w14:paraId="314757AA" w14:textId="13A26196" w:rsidR="004163AD" w:rsidRDefault="004163AD" w:rsidP="002379B4">
      <w:del w:id="901" w:author="Greg Landry" w:date="2018-05-29T12:40:00Z">
        <w:r w:rsidDel="00451D4A">
          <w:delText xml:space="preserve">The </w:delText>
        </w:r>
      </w:del>
      <w:ins w:id="902" w:author="Greg Landry" w:date="2018-05-29T12:40:00Z">
        <w:r w:rsidR="00451D4A">
          <w:t xml:space="preserve">Finally, it </w:t>
        </w:r>
      </w:ins>
      <w:del w:id="903" w:author="Greg Landry" w:date="2018-05-29T12:40:00Z">
        <w:r w:rsidDel="00451D4A">
          <w:delText xml:space="preserve">_get_value </w:delText>
        </w:r>
      </w:del>
      <w:r>
        <w:t xml:space="preserve">returns a WICED_BT_GATT_SUCESS, which is then returned by </w:t>
      </w:r>
      <w:del w:id="904" w:author="Greg Landry" w:date="2018-05-29T12:40:00Z">
        <w:r w:rsidDel="00451D4A">
          <w:delText xml:space="preserve">the </w:delText>
        </w:r>
      </w:del>
      <w:ins w:id="905" w:author="Greg Landry" w:date="2018-05-29T12:29:00Z">
        <w:r w:rsidR="006B1DBF">
          <w:t>&lt;</w:t>
        </w:r>
        <w:proofErr w:type="spellStart"/>
        <w:r w:rsidR="006B1DBF">
          <w:t>appname</w:t>
        </w:r>
        <w:proofErr w:type="spellEnd"/>
        <w:r w:rsidR="006B1DBF">
          <w:t>&gt;</w:t>
        </w:r>
      </w:ins>
      <w:r>
        <w:t>_</w:t>
      </w:r>
      <w:proofErr w:type="spellStart"/>
      <w:r>
        <w:t>read_handler</w:t>
      </w:r>
      <w:proofErr w:type="spellEnd"/>
      <w:r>
        <w:t xml:space="preserve"> to </w:t>
      </w:r>
      <w:del w:id="906" w:author="Greg Landry" w:date="2018-05-29T12:40:00Z">
        <w:r w:rsidDel="00451D4A">
          <w:delText xml:space="preserve">the </w:delText>
        </w:r>
      </w:del>
      <w:ins w:id="907" w:author="Greg Landry" w:date="2018-05-29T12:29:00Z">
        <w:r w:rsidR="006B1DBF">
          <w:t>&lt;</w:t>
        </w:r>
        <w:proofErr w:type="spellStart"/>
        <w:r w:rsidR="006B1DBF">
          <w:t>appname</w:t>
        </w:r>
        <w:proofErr w:type="spellEnd"/>
        <w:r w:rsidR="006B1DBF">
          <w:t>&gt;</w:t>
        </w:r>
      </w:ins>
      <w:r>
        <w:t>_</w:t>
      </w:r>
      <w:proofErr w:type="spellStart"/>
      <w:r>
        <w:t>server_callback</w:t>
      </w:r>
      <w:proofErr w:type="spellEnd"/>
      <w:r>
        <w:t>.</w:t>
      </w:r>
    </w:p>
    <w:p w14:paraId="5FD42E3C" w14:textId="5786795A" w:rsidR="004163AD" w:rsidRDefault="004163AD" w:rsidP="00D80627">
      <w:r>
        <w:t xml:space="preserve">If something bad has happened in the </w:t>
      </w:r>
      <w:ins w:id="908" w:author="Greg Landry" w:date="2018-05-29T12:29:00Z">
        <w:r w:rsidR="006B1DBF">
          <w:t>&lt;</w:t>
        </w:r>
        <w:proofErr w:type="spellStart"/>
        <w:r w:rsidR="006B1DBF">
          <w:t>appname</w:t>
        </w:r>
        <w:proofErr w:type="spellEnd"/>
        <w:r w:rsidR="006B1DBF">
          <w:t>&gt;</w:t>
        </w:r>
      </w:ins>
      <w:r>
        <w:t>_</w:t>
      </w:r>
      <w:proofErr w:type="spellStart"/>
      <w:r>
        <w:t>get_value</w:t>
      </w:r>
      <w:proofErr w:type="spellEnd"/>
      <w:r>
        <w:t xml:space="preserve"> function (like the requested Handle doesn’t exist) it returns the appropriate error code i.e. WICED_BT_GATT_INVALID_HANDLE</w:t>
      </w:r>
      <w:ins w:id="909" w:author="Greg Landry" w:date="2018-05-29T12:40:00Z">
        <w:r w:rsidR="00451D4A">
          <w:t>.</w:t>
        </w:r>
      </w:ins>
    </w:p>
    <w:p w14:paraId="56F5922C" w14:textId="0E4DB6B5" w:rsidR="004163AD" w:rsidDel="00ED0CD6" w:rsidRDefault="004163AD" w:rsidP="00D80627">
      <w:pPr>
        <w:rPr>
          <w:del w:id="910" w:author="Greg Landry" w:date="2018-05-29T12:44:00Z"/>
        </w:rPr>
      </w:pPr>
      <w:r>
        <w:lastRenderedPageBreak/>
        <w:t xml:space="preserve">The </w:t>
      </w:r>
      <w:ins w:id="911" w:author="Greg Landry" w:date="2018-05-29T12:29:00Z">
        <w:r w:rsidR="006B1DBF">
          <w:t>&lt;</w:t>
        </w:r>
        <w:proofErr w:type="spellStart"/>
        <w:r w:rsidR="006B1DBF">
          <w:t>appname</w:t>
        </w:r>
        <w:proofErr w:type="spellEnd"/>
        <w:r w:rsidR="006B1DBF">
          <w:t>&gt;</w:t>
        </w:r>
      </w:ins>
      <w:r>
        <w:t>_</w:t>
      </w:r>
      <w:proofErr w:type="spellStart"/>
      <w:r>
        <w:t>server_callback</w:t>
      </w:r>
      <w:proofErr w:type="spellEnd"/>
      <w:r>
        <w:t xml:space="preserve"> returns </w:t>
      </w:r>
      <w:ins w:id="912" w:author="Greg Landry" w:date="2018-05-29T12:40:00Z">
        <w:r w:rsidR="00451D4A">
          <w:t xml:space="preserve">the </w:t>
        </w:r>
      </w:ins>
      <w:r>
        <w:t xml:space="preserve">status code generated by the </w:t>
      </w:r>
      <w:ins w:id="913" w:author="Greg Landry" w:date="2018-05-29T12:29:00Z">
        <w:r w:rsidR="006B1DBF">
          <w:t>&lt;</w:t>
        </w:r>
        <w:proofErr w:type="spellStart"/>
        <w:r w:rsidR="006B1DBF">
          <w:t>appname</w:t>
        </w:r>
        <w:proofErr w:type="spellEnd"/>
        <w:r w:rsidR="006B1DBF">
          <w:t>&gt;</w:t>
        </w:r>
      </w:ins>
      <w:r>
        <w:t>_</w:t>
      </w:r>
      <w:proofErr w:type="spellStart"/>
      <w:r>
        <w:t>get_value</w:t>
      </w:r>
      <w:proofErr w:type="spellEnd"/>
      <w:r>
        <w:t xml:space="preserve"> function to the </w:t>
      </w:r>
      <w:del w:id="914" w:author="Greg Landry" w:date="2018-05-30T11:53:00Z">
        <w:r w:rsidDel="004577CE">
          <w:delText xml:space="preserve">Bluetooth </w:delText>
        </w:r>
      </w:del>
      <w:r>
        <w:t>Stack</w:t>
      </w:r>
      <w:ins w:id="915" w:author="Greg Landry" w:date="2018-05-29T12:40:00Z">
        <w:r w:rsidR="00451D4A">
          <w:t>.</w:t>
        </w:r>
      </w:ins>
      <w:ins w:id="916" w:author="Greg Landry" w:date="2018-05-29T12:44:00Z">
        <w:r w:rsidR="00ED0CD6">
          <w:t xml:space="preserve"> </w:t>
        </w:r>
      </w:ins>
    </w:p>
    <w:p w14:paraId="7A0AB005" w14:textId="1A5DC4C8" w:rsidR="004163AD" w:rsidRDefault="004163AD" w:rsidP="00D80627">
      <w:r>
        <w:t xml:space="preserve">The </w:t>
      </w:r>
      <w:del w:id="917" w:author="Greg Landry" w:date="2018-05-30T11:53:00Z">
        <w:r w:rsidDel="004577CE">
          <w:delText xml:space="preserve">Bluetooth </w:delText>
        </w:r>
      </w:del>
      <w:r>
        <w:t>Stack then either send</w:t>
      </w:r>
      <w:ins w:id="918" w:author="Greg Landry" w:date="2018-05-29T12:40:00Z">
        <w:r w:rsidR="00451D4A">
          <w:t>s</w:t>
        </w:r>
      </w:ins>
      <w:r>
        <w:t xml:space="preserve"> the error code, or it send</w:t>
      </w:r>
      <w:ins w:id="919" w:author="Greg Landry" w:date="2018-05-29T12:40:00Z">
        <w:r w:rsidR="00451D4A">
          <w:t>s</w:t>
        </w:r>
      </w:ins>
      <w:r>
        <w:t xml:space="preserve"> the data back to the Central. </w:t>
      </w:r>
    </w:p>
    <w:p w14:paraId="1A52E11C" w14:textId="794DC437" w:rsidR="002E422E" w:rsidRDefault="002E422E" w:rsidP="00D80627">
      <w:commentRangeStart w:id="920"/>
      <w:r>
        <w:t>To summarize, the function call hierarchy for a read is:</w:t>
      </w:r>
    </w:p>
    <w:p w14:paraId="376D764E" w14:textId="5E0D2058"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ins w:id="921" w:author="Greg Landry" w:date="2018-05-29T12:29:00Z">
        <w:r>
          <w:t>&lt;</w:t>
        </w:r>
        <w:proofErr w:type="spellStart"/>
        <w:r>
          <w:t>appname</w:t>
        </w:r>
        <w:proofErr w:type="spellEnd"/>
        <w:r>
          <w:t>&gt;</w:t>
        </w:r>
      </w:ins>
      <w:r>
        <w:t>_</w:t>
      </w:r>
      <w:proofErr w:type="spellStart"/>
      <w:r>
        <w:t>server_callback</w:t>
      </w:r>
      <w:proofErr w:type="spellEnd"/>
    </w:p>
    <w:p w14:paraId="4C592DA1" w14:textId="3087DA2D" w:rsidR="002E422E" w:rsidRDefault="002E422E" w:rsidP="002E422E">
      <w:pPr>
        <w:pStyle w:val="ListParagraph"/>
        <w:numPr>
          <w:ilvl w:val="2"/>
          <w:numId w:val="27"/>
        </w:numPr>
      </w:pPr>
      <w:ins w:id="922" w:author="Greg Landry" w:date="2018-05-29T12:29:00Z">
        <w:r>
          <w:t>&lt;</w:t>
        </w:r>
        <w:proofErr w:type="spellStart"/>
        <w:r>
          <w:t>appname</w:t>
        </w:r>
        <w:proofErr w:type="spellEnd"/>
        <w:r>
          <w:t>&gt;</w:t>
        </w:r>
      </w:ins>
      <w:r>
        <w:t>_</w:t>
      </w:r>
      <w:proofErr w:type="spellStart"/>
      <w:r>
        <w:t>read_handler</w:t>
      </w:r>
      <w:proofErr w:type="spellEnd"/>
    </w:p>
    <w:p w14:paraId="66C9CC48" w14:textId="3FFC7437" w:rsidR="002E422E" w:rsidRPr="00D80627" w:rsidRDefault="002E422E" w:rsidP="002E422E">
      <w:pPr>
        <w:pStyle w:val="ListParagraph"/>
        <w:numPr>
          <w:ilvl w:val="3"/>
          <w:numId w:val="27"/>
        </w:numPr>
      </w:pPr>
      <w:ins w:id="923" w:author="Greg Landry" w:date="2018-05-29T12:42:00Z">
        <w:r>
          <w:t>&lt;</w:t>
        </w:r>
        <w:proofErr w:type="spellStart"/>
        <w:r>
          <w:t>appname</w:t>
        </w:r>
        <w:proofErr w:type="spellEnd"/>
        <w:r>
          <w:t>&gt;_</w:t>
        </w:r>
      </w:ins>
      <w:proofErr w:type="spellStart"/>
      <w:r>
        <w:t>get_value</w:t>
      </w:r>
      <w:commentRangeEnd w:id="920"/>
      <w:proofErr w:type="spellEnd"/>
      <w:r w:rsidR="000B480D">
        <w:rPr>
          <w:rStyle w:val="CommentReference"/>
        </w:rPr>
        <w:commentReference w:id="920"/>
      </w:r>
    </w:p>
    <w:p w14:paraId="64AAFBCF" w14:textId="3D695CE6" w:rsidR="00BB1E8D" w:rsidRDefault="00BB1E8D" w:rsidP="007F01ED">
      <w:pPr>
        <w:pStyle w:val="Heading2"/>
      </w:pPr>
      <w:bookmarkStart w:id="924" w:name="_Toc515795203"/>
      <w:r>
        <w:t xml:space="preserve">Exchange Data </w:t>
      </w:r>
      <w:r w:rsidR="00AF0943">
        <w:t>–</w:t>
      </w:r>
      <w:r>
        <w:t xml:space="preserve"> Write</w:t>
      </w:r>
      <w:r w:rsidR="00AF0943">
        <w:t xml:space="preserve"> (from the Central)</w:t>
      </w:r>
      <w:bookmarkEnd w:id="924"/>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4DC9C40C" w:rsidR="00282822" w:rsidRDefault="00282822" w:rsidP="00282822">
      <w:r>
        <w:t xml:space="preserve">The </w:t>
      </w:r>
      <w:del w:id="925" w:author="Greg Landry" w:date="2018-05-30T11:53:00Z">
        <w:r w:rsidDel="004577CE">
          <w:delText xml:space="preserve">WICED Bluetooth </w:delText>
        </w:r>
      </w:del>
      <w:r>
        <w:t xml:space="preserve">Stack generates the GATT event </w:t>
      </w:r>
      <w:r w:rsidR="002C57C8" w:rsidRPr="002C57C8">
        <w:t>GATT_ATTRIBUTE_REQUEST_EVT</w:t>
      </w:r>
      <w:r w:rsidR="002C57C8">
        <w:t xml:space="preserve"> </w:t>
      </w:r>
      <w:r>
        <w:t xml:space="preserve">and calls the function </w:t>
      </w:r>
      <w:ins w:id="926" w:author="Greg Landry" w:date="2018-05-29T12:30:00Z">
        <w:r w:rsidR="006B1DBF">
          <w:t>&lt;</w:t>
        </w:r>
        <w:proofErr w:type="spellStart"/>
        <w:r w:rsidR="006B1DBF">
          <w:t>appname</w:t>
        </w:r>
        <w:proofErr w:type="spellEnd"/>
        <w:r w:rsidR="006B1DBF">
          <w:t>&gt;</w:t>
        </w:r>
      </w:ins>
      <w:r>
        <w:t>_</w:t>
      </w:r>
      <w:proofErr w:type="spellStart"/>
      <w:r w:rsidR="002E422E">
        <w:t>event_handler</w:t>
      </w:r>
      <w:proofErr w:type="spellEnd"/>
      <w:r>
        <w:t xml:space="preserve">. </w:t>
      </w:r>
    </w:p>
    <w:p w14:paraId="5F0FDC54" w14:textId="74F7A243" w:rsidR="002E422E" w:rsidRDefault="002E422E" w:rsidP="00282822">
      <w:r>
        <w:t xml:space="preserve">The </w:t>
      </w:r>
      <w:ins w:id="927" w:author="Greg Landry" w:date="2018-05-29T12:37:00Z">
        <w:r>
          <w:t>&lt;</w:t>
        </w:r>
        <w:proofErr w:type="spellStart"/>
        <w:r>
          <w:t>appname</w:t>
        </w:r>
        <w:proofErr w:type="spellEnd"/>
        <w:r>
          <w:t>&gt;</w:t>
        </w:r>
      </w:ins>
      <w:del w:id="928" w:author="Greg Landry" w:date="2018-05-29T12:37:00Z">
        <w:r w:rsidRPr="002C57C8" w:rsidDel="00BE435A">
          <w:delText>testwbt</w:delText>
        </w:r>
      </w:del>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ins w:id="929" w:author="Greg Landry" w:date="2018-05-29T12:29:00Z">
        <w:r>
          <w:t>&lt;</w:t>
        </w:r>
        <w:proofErr w:type="spellStart"/>
        <w:r>
          <w:t>appname</w:t>
        </w:r>
        <w:proofErr w:type="spellEnd"/>
        <w:r>
          <w:t>&gt;</w:t>
        </w:r>
      </w:ins>
      <w:r>
        <w:t>_</w:t>
      </w:r>
      <w:proofErr w:type="spellStart"/>
      <w:r>
        <w:t>server_callback</w:t>
      </w:r>
      <w:proofErr w:type="spellEnd"/>
      <w:r>
        <w:t>.</w:t>
      </w:r>
    </w:p>
    <w:p w14:paraId="68D2310E" w14:textId="642D6723" w:rsidR="00282822" w:rsidRDefault="00282822" w:rsidP="00282822">
      <w:r>
        <w:t xml:space="preserve">The </w:t>
      </w:r>
      <w:ins w:id="930" w:author="Greg Landry" w:date="2018-05-29T12:30:00Z">
        <w:r w:rsidR="006B1DBF">
          <w:t>&lt;</w:t>
        </w:r>
        <w:proofErr w:type="spellStart"/>
        <w:r w:rsidR="006B1DBF">
          <w:t>appname</w:t>
        </w:r>
        <w:proofErr w:type="spellEnd"/>
        <w:r w:rsidR="006B1DBF">
          <w:t>&gt;</w:t>
        </w:r>
      </w:ins>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w:t>
      </w:r>
      <w:del w:id="931" w:author="Greg Landry" w:date="2018-05-29T12:43:00Z">
        <w:r w:rsidDel="00ED0CD6">
          <w:delText xml:space="preserve">it </w:delText>
        </w:r>
      </w:del>
      <w:r>
        <w:t xml:space="preserve">then calls the function </w:t>
      </w:r>
      <w:ins w:id="932" w:author="Greg Landry" w:date="2018-05-29T12:30:00Z">
        <w:r w:rsidR="006B1DBF">
          <w:t>&lt;</w:t>
        </w:r>
        <w:proofErr w:type="spellStart"/>
        <w:r w:rsidR="006B1DBF">
          <w:t>appname</w:t>
        </w:r>
        <w:proofErr w:type="spellEnd"/>
        <w:r w:rsidR="006B1DBF">
          <w:t>&gt;</w:t>
        </w:r>
      </w:ins>
      <w:r>
        <w:t>_</w:t>
      </w:r>
      <w:proofErr w:type="spellStart"/>
      <w:r>
        <w:t>write_handler</w:t>
      </w:r>
      <w:proofErr w:type="spellEnd"/>
    </w:p>
    <w:p w14:paraId="62B0E516" w14:textId="1E81F3B3" w:rsidR="00282822" w:rsidRDefault="00282822" w:rsidP="00282822">
      <w:r>
        <w:t xml:space="preserve">The </w:t>
      </w:r>
      <w:ins w:id="933" w:author="Greg Landry" w:date="2018-05-29T12:30:00Z">
        <w:r w:rsidR="006B1DBF">
          <w:t>&lt;</w:t>
        </w:r>
        <w:proofErr w:type="spellStart"/>
        <w:r w:rsidR="006B1DBF">
          <w:t>appname</w:t>
        </w:r>
        <w:proofErr w:type="spellEnd"/>
        <w:r w:rsidR="006B1DBF">
          <w:t>&gt;</w:t>
        </w:r>
      </w:ins>
      <w:r>
        <w:t>_</w:t>
      </w:r>
      <w:proofErr w:type="spellStart"/>
      <w:r>
        <w:t>write_handler</w:t>
      </w:r>
      <w:proofErr w:type="spellEnd"/>
      <w:r>
        <w:t xml:space="preserve"> calls the </w:t>
      </w:r>
      <w:del w:id="934" w:author="Greg Landry" w:date="2018-05-29T12:43:00Z">
        <w:r w:rsidDel="00ED0CD6">
          <w:delText xml:space="preserve">Gatt </w:delText>
        </w:r>
      </w:del>
      <w:ins w:id="935" w:author="Greg Landry" w:date="2018-05-29T12:43:00Z">
        <w:r w:rsidR="00ED0CD6">
          <w:t xml:space="preserve">GATT </w:t>
        </w:r>
      </w:ins>
      <w:r>
        <w:t xml:space="preserve">Database API </w:t>
      </w:r>
      <w:ins w:id="936" w:author="Greg Landry" w:date="2018-05-29T12:43:00Z">
        <w:r w:rsidR="00ED0CD6">
          <w:t>&lt;</w:t>
        </w:r>
        <w:proofErr w:type="spellStart"/>
        <w:r w:rsidR="00ED0CD6">
          <w:t>appname</w:t>
        </w:r>
        <w:proofErr w:type="spellEnd"/>
        <w:r w:rsidR="00ED0CD6">
          <w:t>&gt;_</w:t>
        </w:r>
      </w:ins>
      <w:proofErr w:type="spellStart"/>
      <w:r>
        <w:t>set_value</w:t>
      </w:r>
      <w:proofErr w:type="spellEnd"/>
      <w:r>
        <w:t xml:space="preserve"> to update the current value of the Characteristic.</w:t>
      </w:r>
    </w:p>
    <w:p w14:paraId="375178A0" w14:textId="1BCB6667" w:rsidR="00282822" w:rsidDel="00ED0CD6" w:rsidRDefault="00282822" w:rsidP="00282822">
      <w:pPr>
        <w:rPr>
          <w:del w:id="937" w:author="Greg Landry" w:date="2018-05-29T12:43:00Z"/>
        </w:rPr>
      </w:pPr>
      <w:r>
        <w:t xml:space="preserve">The </w:t>
      </w:r>
      <w:ins w:id="938" w:author="Greg Landry" w:date="2018-05-29T12:30:00Z">
        <w:r w:rsidR="006B1DBF">
          <w:t>&lt;</w:t>
        </w:r>
        <w:proofErr w:type="spellStart"/>
        <w:r w:rsidR="006B1DBF">
          <w:t>appname</w:t>
        </w:r>
        <w:proofErr w:type="spellEnd"/>
        <w:r w:rsidR="006B1DBF">
          <w:t>&gt;</w:t>
        </w:r>
      </w:ins>
      <w:r>
        <w:t>_</w:t>
      </w:r>
      <w:proofErr w:type="spellStart"/>
      <w:r>
        <w:t>set_value</w:t>
      </w:r>
      <w:proofErr w:type="spellEnd"/>
      <w:r>
        <w:t xml:space="preserve"> function looks through that GATT Database to find the Attribute that matches the Handle requested.</w:t>
      </w:r>
      <w:ins w:id="939" w:author="Greg Landry" w:date="2018-05-29T12:43:00Z">
        <w:r w:rsidR="00ED0CD6">
          <w:t xml:space="preserve"> It then</w:t>
        </w:r>
      </w:ins>
    </w:p>
    <w:p w14:paraId="4B8D60B9" w14:textId="12E27A13" w:rsidR="00282822" w:rsidDel="00ED0CD6" w:rsidRDefault="00282822" w:rsidP="004C7000">
      <w:pPr>
        <w:rPr>
          <w:del w:id="940" w:author="Greg Landry" w:date="2018-05-29T12:44:00Z"/>
        </w:rPr>
      </w:pPr>
      <w:del w:id="941" w:author="Greg Landry" w:date="2018-05-29T12:43:00Z">
        <w:r w:rsidDel="00ED0CD6">
          <w:delText xml:space="preserve">The </w:delText>
        </w:r>
      </w:del>
      <w:ins w:id="942" w:author="Greg Landry" w:date="2018-05-29T12:43:00Z">
        <w:r w:rsidR="00ED0CD6">
          <w:t xml:space="preserve"> </w:t>
        </w:r>
      </w:ins>
      <w:del w:id="943" w:author="Greg Landry" w:date="2018-05-29T12:43:00Z">
        <w:r w:rsidDel="00ED0CD6">
          <w:delText xml:space="preserve">_set_value function </w:delText>
        </w:r>
      </w:del>
      <w:r>
        <w:t>copies the value bytes from the Stack generated request into the GATT Database.</w:t>
      </w:r>
      <w:ins w:id="944" w:author="Greg Landry" w:date="2018-05-29T12:44:00Z">
        <w:r w:rsidR="00ED0CD6">
          <w:t xml:space="preserve"> Finally, it </w:t>
        </w:r>
      </w:ins>
    </w:p>
    <w:p w14:paraId="09C487CE" w14:textId="121A63AF" w:rsidR="00282822" w:rsidRDefault="00282822" w:rsidP="00282822">
      <w:del w:id="945" w:author="Greg Landry" w:date="2018-05-29T12:44:00Z">
        <w:r w:rsidDel="00ED0CD6">
          <w:delText xml:space="preserve">The _set_value </w:delText>
        </w:r>
      </w:del>
      <w:r>
        <w:t xml:space="preserve">returns a WICED_BT_GATT_SUCESS, which is then returned by the </w:t>
      </w:r>
      <w:ins w:id="946" w:author="Greg Landry" w:date="2018-05-29T12:30:00Z">
        <w:r w:rsidR="006B1DBF">
          <w:t>&lt;</w:t>
        </w:r>
        <w:proofErr w:type="spellStart"/>
        <w:r w:rsidR="006B1DBF">
          <w:t>appname</w:t>
        </w:r>
        <w:proofErr w:type="spellEnd"/>
        <w:r w:rsidR="006B1DBF">
          <w:t>&gt;</w:t>
        </w:r>
      </w:ins>
      <w:r>
        <w:t>_</w:t>
      </w:r>
      <w:proofErr w:type="spellStart"/>
      <w:r>
        <w:t>read_handler</w:t>
      </w:r>
      <w:proofErr w:type="spellEnd"/>
      <w:r>
        <w:t xml:space="preserve"> to the </w:t>
      </w:r>
      <w:ins w:id="947" w:author="Greg Landry" w:date="2018-05-29T12:30:00Z">
        <w:r w:rsidR="006B1DBF">
          <w:t>&lt;</w:t>
        </w:r>
        <w:proofErr w:type="spellStart"/>
        <w:r w:rsidR="006B1DBF">
          <w:t>appname</w:t>
        </w:r>
        <w:proofErr w:type="spellEnd"/>
        <w:r w:rsidR="006B1DBF">
          <w:t>&gt;</w:t>
        </w:r>
      </w:ins>
      <w:r>
        <w:t>_</w:t>
      </w:r>
      <w:proofErr w:type="spellStart"/>
      <w:r>
        <w:t>server_callback</w:t>
      </w:r>
      <w:proofErr w:type="spellEnd"/>
      <w:r>
        <w:t>.</w:t>
      </w:r>
    </w:p>
    <w:p w14:paraId="539AA135" w14:textId="1571E174" w:rsidR="00282822" w:rsidRDefault="00282822" w:rsidP="00282822">
      <w:r>
        <w:t xml:space="preserve">If something bad has happened in the </w:t>
      </w:r>
      <w:ins w:id="948" w:author="Greg Landry" w:date="2018-05-29T12:30:00Z">
        <w:r w:rsidR="006B1DBF">
          <w:t>&lt;</w:t>
        </w:r>
        <w:proofErr w:type="spellStart"/>
        <w:r w:rsidR="006B1DBF">
          <w:t>appname</w:t>
        </w:r>
        <w:proofErr w:type="spellEnd"/>
        <w:r w:rsidR="006B1DBF">
          <w:t>&gt;</w:t>
        </w:r>
      </w:ins>
      <w:r>
        <w:t>_</w:t>
      </w:r>
      <w:proofErr w:type="spellStart"/>
      <w:r>
        <w:t>set_value</w:t>
      </w:r>
      <w:proofErr w:type="spellEnd"/>
      <w:r>
        <w:t xml:space="preserve"> function (like the requested Handle doesn’t exist) it returns the appropriate error code i.e. WICED_BT_GATT_INVALID_HANDLE</w:t>
      </w:r>
      <w:ins w:id="949" w:author="Greg Landry" w:date="2018-05-29T12:44:00Z">
        <w:r w:rsidR="00ED0CD6">
          <w:t>.</w:t>
        </w:r>
      </w:ins>
    </w:p>
    <w:p w14:paraId="6E275102" w14:textId="793AB5A0" w:rsidR="00282822" w:rsidDel="00ED0CD6" w:rsidRDefault="00282822" w:rsidP="00282822">
      <w:pPr>
        <w:rPr>
          <w:del w:id="950" w:author="Greg Landry" w:date="2018-05-29T12:44:00Z"/>
        </w:rPr>
      </w:pPr>
      <w:r>
        <w:t xml:space="preserve">The </w:t>
      </w:r>
      <w:ins w:id="951" w:author="Greg Landry" w:date="2018-05-29T12:30:00Z">
        <w:r w:rsidR="006B1DBF">
          <w:t>&lt;</w:t>
        </w:r>
        <w:proofErr w:type="spellStart"/>
        <w:r w:rsidR="006B1DBF">
          <w:t>appname</w:t>
        </w:r>
        <w:proofErr w:type="spellEnd"/>
        <w:r w:rsidR="006B1DBF">
          <w:t>&gt;</w:t>
        </w:r>
      </w:ins>
      <w:r>
        <w:t>_</w:t>
      </w:r>
      <w:proofErr w:type="spellStart"/>
      <w:r>
        <w:t>server_callback</w:t>
      </w:r>
      <w:proofErr w:type="spellEnd"/>
      <w:r>
        <w:t xml:space="preserve"> returns status code generated by the </w:t>
      </w:r>
      <w:ins w:id="952" w:author="Greg Landry" w:date="2018-05-29T12:30:00Z">
        <w:r w:rsidR="006B1DBF">
          <w:t>&lt;</w:t>
        </w:r>
        <w:proofErr w:type="spellStart"/>
        <w:r w:rsidR="006B1DBF">
          <w:t>appname</w:t>
        </w:r>
        <w:proofErr w:type="spellEnd"/>
        <w:r w:rsidR="006B1DBF">
          <w:t>&gt;</w:t>
        </w:r>
      </w:ins>
      <w:r>
        <w:t>_</w:t>
      </w:r>
      <w:proofErr w:type="spellStart"/>
      <w:r>
        <w:t>set_value</w:t>
      </w:r>
      <w:proofErr w:type="spellEnd"/>
      <w:r>
        <w:t xml:space="preserve"> function to the </w:t>
      </w:r>
      <w:del w:id="953" w:author="Greg Landry" w:date="2018-05-30T11:53:00Z">
        <w:r w:rsidDel="004577CE">
          <w:delText xml:space="preserve">Bluetooth </w:delText>
        </w:r>
      </w:del>
      <w:r>
        <w:t>Stack</w:t>
      </w:r>
      <w:ins w:id="954" w:author="Greg Landry" w:date="2018-05-29T12:44:00Z">
        <w:r w:rsidR="00ED0CD6">
          <w:t xml:space="preserve">. </w:t>
        </w:r>
      </w:ins>
    </w:p>
    <w:p w14:paraId="3D5050C8" w14:textId="5D8FC8D1" w:rsidR="00162F9B" w:rsidRDefault="00282822" w:rsidP="00162F9B">
      <w:r>
        <w:t xml:space="preserve">The </w:t>
      </w:r>
      <w:del w:id="955" w:author="Greg Landry" w:date="2018-05-30T11:53:00Z">
        <w:r w:rsidDel="004577CE">
          <w:delText xml:space="preserve">Bluetooth </w:delText>
        </w:r>
      </w:del>
      <w:r>
        <w:t>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ins w:id="956" w:author="Greg Landry" w:date="2018-05-29T12:29:00Z">
        <w:r>
          <w:t>&lt;</w:t>
        </w:r>
        <w:proofErr w:type="spellStart"/>
        <w:r>
          <w:t>appname</w:t>
        </w:r>
        <w:proofErr w:type="spellEnd"/>
        <w:r>
          <w:t>&gt;</w:t>
        </w:r>
      </w:ins>
      <w:r>
        <w:t>_</w:t>
      </w:r>
      <w:proofErr w:type="spellStart"/>
      <w:r>
        <w:t>server_callback</w:t>
      </w:r>
      <w:proofErr w:type="spellEnd"/>
    </w:p>
    <w:p w14:paraId="7C8AEB0D" w14:textId="12A200BD" w:rsidR="002E422E" w:rsidRDefault="002E422E" w:rsidP="002E422E">
      <w:pPr>
        <w:pStyle w:val="ListParagraph"/>
        <w:numPr>
          <w:ilvl w:val="2"/>
          <w:numId w:val="27"/>
        </w:numPr>
      </w:pPr>
      <w:ins w:id="957" w:author="Greg Landry" w:date="2018-05-29T12:29:00Z">
        <w:r>
          <w:t>&lt;</w:t>
        </w:r>
        <w:proofErr w:type="spellStart"/>
        <w:r>
          <w:t>appname</w:t>
        </w:r>
        <w:proofErr w:type="spellEnd"/>
        <w:r>
          <w:t>&gt;</w:t>
        </w:r>
      </w:ins>
      <w:r>
        <w:t>_</w:t>
      </w:r>
      <w:proofErr w:type="spellStart"/>
      <w:r>
        <w:t>write_handler</w:t>
      </w:r>
      <w:proofErr w:type="spellEnd"/>
    </w:p>
    <w:p w14:paraId="55A7D50A" w14:textId="2D35C42A" w:rsidR="002E422E" w:rsidRPr="00C14341" w:rsidDel="0094390B" w:rsidRDefault="002E422E" w:rsidP="00162F9B">
      <w:pPr>
        <w:pStyle w:val="ListParagraph"/>
        <w:numPr>
          <w:ilvl w:val="3"/>
          <w:numId w:val="27"/>
        </w:numPr>
        <w:rPr>
          <w:del w:id="958" w:author="Greg Landry" w:date="2018-05-30T14:28:00Z"/>
        </w:rPr>
      </w:pPr>
      <w:ins w:id="959" w:author="Greg Landry" w:date="2018-05-29T12:42:00Z">
        <w:r>
          <w:t>&lt;</w:t>
        </w:r>
        <w:proofErr w:type="spellStart"/>
        <w:r>
          <w:t>appname</w:t>
        </w:r>
        <w:proofErr w:type="spellEnd"/>
        <w:r>
          <w:t>&gt;_</w:t>
        </w:r>
      </w:ins>
      <w:proofErr w:type="spellStart"/>
      <w:r>
        <w:t>set_value</w:t>
      </w:r>
      <w:proofErr w:type="spellEnd"/>
    </w:p>
    <w:p w14:paraId="5D15A93F" w14:textId="77777777" w:rsidR="001D2A04" w:rsidRPr="0094390B" w:rsidRDefault="001D2A04">
      <w:pPr>
        <w:pStyle w:val="ListParagraph"/>
        <w:numPr>
          <w:ilvl w:val="3"/>
          <w:numId w:val="27"/>
        </w:numPr>
        <w:rPr>
          <w:ins w:id="960" w:author="Greg Landry" w:date="2018-05-29T12:44:00Z"/>
          <w:rFonts w:eastAsia="Times New Roman"/>
          <w:b/>
          <w:bCs/>
          <w:color w:val="1F4E79" w:themeColor="accent1" w:themeShade="80"/>
          <w:sz w:val="28"/>
          <w:szCs w:val="28"/>
        </w:rPr>
        <w:pPrChange w:id="961" w:author="Greg Landry" w:date="2018-05-30T14:28:00Z">
          <w:pPr/>
        </w:pPrChange>
      </w:pPr>
      <w:ins w:id="962" w:author="Greg Landry" w:date="2018-05-29T12:44:00Z">
        <w:r>
          <w:br w:type="page"/>
        </w:r>
      </w:ins>
    </w:p>
    <w:p w14:paraId="1615FBB1" w14:textId="242290B1" w:rsidR="00635B89" w:rsidRDefault="00635B89" w:rsidP="000A3A5A">
      <w:pPr>
        <w:pStyle w:val="Heading1"/>
      </w:pPr>
      <w:bookmarkStart w:id="963" w:name="_Toc515795204"/>
      <w:r>
        <w:lastRenderedPageBreak/>
        <w:t>WICED GATT Database Implementation</w:t>
      </w:r>
      <w:bookmarkEnd w:id="963"/>
    </w:p>
    <w:p w14:paraId="70A34AA0" w14:textId="1E8235E0" w:rsidR="00C453EA" w:rsidRDefault="002934EB" w:rsidP="002934EB">
      <w:pPr>
        <w:rPr>
          <w:ins w:id="964" w:author="Greg Landry" w:date="2018-05-29T12:48:00Z"/>
        </w:rPr>
      </w:pPr>
      <w:del w:id="965" w:author="Greg Landry" w:date="2018-05-29T12:45:00Z">
        <w:r w:rsidDel="001D2A04">
          <w:delText xml:space="preserve">The </w:delText>
        </w:r>
      </w:del>
      <w:r w:rsidR="004A0F55">
        <w:t xml:space="preserve">WICED Bluetooth Designer automatically creates a </w:t>
      </w:r>
      <w:r w:rsidR="0091240A">
        <w:t xml:space="preserve">template </w:t>
      </w:r>
      <w:r w:rsidR="004A0F55">
        <w:t xml:space="preserve">GATT Database implementation to serve as a starting </w:t>
      </w:r>
      <w:r w:rsidR="0091240A">
        <w:t>point.</w:t>
      </w:r>
      <w:ins w:id="966" w:author="Greg Landry" w:date="2018-05-29T12:48:00Z">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ins>
      <w:proofErr w:type="spellEnd"/>
      <w:ins w:id="967" w:author="Greg Landry" w:date="2018-05-29T12:51:00Z">
        <w:r w:rsidR="000611CE">
          <w:t xml:space="preserve">, and </w:t>
        </w:r>
      </w:ins>
      <w:del w:id="968" w:author="Greg Landry" w:date="2018-05-29T12:48:00Z">
        <w:r w:rsidR="0091240A" w:rsidDel="00C453EA">
          <w:delText xml:space="preserve">  </w:delText>
        </w:r>
      </w:del>
      <w:ins w:id="969" w:author="Greg Landry" w:date="2018-05-29T12:49:00Z">
        <w:r w:rsidR="00C453EA">
          <w:t>&lt;</w:t>
        </w:r>
        <w:proofErr w:type="spellStart"/>
        <w:r w:rsidR="00C453EA">
          <w:t>appname</w:t>
        </w:r>
        <w:proofErr w:type="spellEnd"/>
        <w:proofErr w:type="gramStart"/>
        <w:r w:rsidR="00C453EA">
          <w:t>&gt;.c.</w:t>
        </w:r>
      </w:ins>
      <w:proofErr w:type="gramEnd"/>
    </w:p>
    <w:p w14:paraId="036721AF" w14:textId="35D600DC" w:rsidR="004A0F55" w:rsidRDefault="0091240A" w:rsidP="002934EB">
      <w:r>
        <w:t>The implementation is generic and will work for most situations</w:t>
      </w:r>
      <w:ins w:id="970" w:author="Greg Landry" w:date="2018-05-29T12:45:00Z">
        <w:r w:rsidR="001D2A04">
          <w:t>,</w:t>
        </w:r>
      </w:ins>
      <w:r>
        <w:t xml:space="preserve"> however</w:t>
      </w:r>
      <w:del w:id="971" w:author="Greg Landry" w:date="2018-05-29T12:45:00Z">
        <w:r w:rsidDel="001D2A04">
          <w:delText>,</w:delText>
        </w:r>
      </w:del>
      <w:r>
        <w:t xml:space="preserve"> you can make changes to handle custom situations.  When you start the </w:t>
      </w:r>
      <w:del w:id="972" w:author="Greg Landry" w:date="2018-05-30T11:53:00Z">
        <w:r w:rsidDel="004577CE">
          <w:delText xml:space="preserve">WICED BT </w:delText>
        </w:r>
      </w:del>
      <w:r>
        <w:t xml:space="preserve">Stack by calling </w:t>
      </w:r>
      <w:proofErr w:type="spellStart"/>
      <w:r>
        <w:t>wiced_bt_stack_init</w:t>
      </w:r>
      <w:proofErr w:type="spellEnd"/>
      <w:r>
        <w:t xml:space="preserve"> one of the parameters is a pointer to the GATT DB, meaning that the </w:t>
      </w:r>
      <w:del w:id="973" w:author="Greg Landry" w:date="2018-05-30T11:53:00Z">
        <w:r w:rsidDel="004577CE">
          <w:delText xml:space="preserve">WICED BT </w:delText>
        </w:r>
      </w:del>
      <w:r>
        <w:t>Stack will directly access your GATT DB for some purposes.</w:t>
      </w:r>
    </w:p>
    <w:p w14:paraId="78156B9F" w14:textId="033C1E87" w:rsidR="0091240A" w:rsidRDefault="004A0F55" w:rsidP="0091240A">
      <w:r>
        <w:t xml:space="preserve">The GATT DB is used by both the </w:t>
      </w:r>
      <w:del w:id="974" w:author="Greg Landry" w:date="2018-05-30T11:53:00Z">
        <w:r w:rsidDel="004577CE">
          <w:delText xml:space="preserve">WICED Bluetooth </w:delText>
        </w:r>
      </w:del>
      <w:r>
        <w:t xml:space="preserve">Stack and by your Application firmware.  The </w:t>
      </w:r>
      <w:del w:id="975" w:author="Greg Landry" w:date="2018-05-30T11:53:00Z">
        <w:r w:rsidDel="004577CE">
          <w:delText xml:space="preserve">WICED Bluetooth </w:delText>
        </w:r>
      </w:del>
      <w:r>
        <w:t xml:space="preserve">Stack will directly access the Handles, UUIDs and Permissions of the Attributes to </w:t>
      </w:r>
      <w:r w:rsidR="0091240A">
        <w:t xml:space="preserve">process some of the Bluetooth Events.  Mainly the </w:t>
      </w:r>
      <w:del w:id="976" w:author="Greg Landry" w:date="2018-05-30T11:54:00Z">
        <w:r w:rsidR="0091240A" w:rsidDel="004577CE">
          <w:delText xml:space="preserve">WICED BT </w:delText>
        </w:r>
      </w:del>
      <w:r w:rsidR="0091240A">
        <w:t>Stack will verify that a Handle exists and that the Client has Permission to Access it before it gives your application a callback.</w:t>
      </w:r>
    </w:p>
    <w:p w14:paraId="40236734" w14:textId="594D6DB3" w:rsidR="0091240A" w:rsidRDefault="004A0F55" w:rsidP="004A0F55">
      <w:del w:id="977" w:author="Greg Landry" w:date="2018-05-29T12:46:00Z">
        <w:r w:rsidDel="001D2A04">
          <w:delText xml:space="preserve">And </w:delText>
        </w:r>
      </w:del>
      <w:ins w:id="978" w:author="Greg Landry" w:date="2018-05-29T12:46:00Z">
        <w:r w:rsidR="001D2A04">
          <w:t>Y</w:t>
        </w:r>
      </w:ins>
      <w:del w:id="979" w:author="Greg Landry" w:date="2018-05-29T12:46:00Z">
        <w:r w:rsidDel="001D2A04">
          <w:delText>y</w:delText>
        </w:r>
      </w:del>
      <w:r>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ins w:id="980" w:author="Greg Landry" w:date="2018-05-29T12:46:00Z">
        <w:r w:rsidR="001D2A04">
          <w:t>:</w:t>
        </w:r>
      </w:ins>
    </w:p>
    <w:p w14:paraId="574F9482" w14:textId="77777777" w:rsidR="001E15E8" w:rsidRDefault="004A0F55" w:rsidP="004579C7">
      <w:pPr>
        <w:pStyle w:val="ListParagraph"/>
        <w:numPr>
          <w:ilvl w:val="0"/>
          <w:numId w:val="11"/>
        </w:numPr>
        <w:rPr>
          <w:ins w:id="981" w:author="Greg Landry" w:date="2018-05-30T12:21:00Z"/>
        </w:r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ins w:id="982" w:author="Greg Landry" w:date="2018-05-29T12:47:00Z">
        <w:r w:rsidR="00C453EA">
          <w:t>H</w:t>
        </w:r>
      </w:ins>
      <w:del w:id="983" w:author="Greg Landry" w:date="2018-05-29T12:47:00Z">
        <w:r w:rsidR="002934EB" w:rsidDel="00C453EA">
          <w:delText>h</w:delText>
        </w:r>
      </w:del>
      <w:r w:rsidR="002934EB">
        <w:t>andles, Types and Permissions</w:t>
      </w:r>
      <w:ins w:id="984" w:author="Greg Landry" w:date="2018-05-29T12:52:00Z">
        <w:r w:rsidR="001E15E8">
          <w:t>.</w:t>
        </w:r>
      </w:ins>
      <w:ins w:id="985" w:author="Greg Landry" w:date="2018-05-30T12:21:00Z">
        <w:r w:rsidR="001E15E8">
          <w:t xml:space="preserve"> </w:t>
        </w:r>
      </w:ins>
    </w:p>
    <w:p w14:paraId="00C37D77" w14:textId="0FFC2622" w:rsidR="0091240A" w:rsidRDefault="000B7089" w:rsidP="00E8012A">
      <w:pPr>
        <w:pStyle w:val="ListParagraph"/>
        <w:numPr>
          <w:ilvl w:val="1"/>
          <w:numId w:val="11"/>
        </w:numPr>
      </w:pPr>
      <w:del w:id="986" w:author="Greg Landry" w:date="2018-05-29T12:52:00Z">
        <w:r w:rsidDel="000611CE">
          <w:delText>.</w:delText>
        </w:r>
      </w:del>
      <w:ins w:id="987" w:author="Greg Landry" w:date="2018-05-29T12:52:00Z">
        <w:r w:rsidR="001E15E8">
          <w:t>In &lt;</w:t>
        </w:r>
        <w:proofErr w:type="spellStart"/>
        <w:r w:rsidR="001E15E8">
          <w:t>appname</w:t>
        </w:r>
        <w:proofErr w:type="spellEnd"/>
        <w:r w:rsidR="001E15E8">
          <w:t>&gt;_</w:t>
        </w:r>
        <w:proofErr w:type="spellStart"/>
        <w:r w:rsidR="001E15E8">
          <w:t>db.c</w:t>
        </w:r>
      </w:ins>
      <w:proofErr w:type="spellEnd"/>
    </w:p>
    <w:p w14:paraId="0A7A9E59" w14:textId="77777777" w:rsidR="001E15E8" w:rsidRDefault="0091240A" w:rsidP="0091240A">
      <w:pPr>
        <w:pStyle w:val="ListParagraph"/>
        <w:numPr>
          <w:ilvl w:val="0"/>
          <w:numId w:val="11"/>
        </w:numPr>
        <w:rPr>
          <w:ins w:id="988" w:author="Greg Landry" w:date="2018-05-30T12:21:00Z"/>
        </w:rPr>
      </w:pPr>
      <w:r>
        <w:t xml:space="preserve">An Array of </w:t>
      </w:r>
      <w:proofErr w:type="spellStart"/>
      <w:r w:rsidR="002934EB">
        <w:t>Struct</w:t>
      </w:r>
      <w:r>
        <w:t>s</w:t>
      </w:r>
      <w:proofErr w:type="spellEnd"/>
      <w:r w:rsidR="002934EB">
        <w:t xml:space="preserve"> which holds Handle</w:t>
      </w:r>
      <w:r>
        <w:t>s</w:t>
      </w:r>
      <w:r w:rsidR="002934EB">
        <w:t xml:space="preserve">, </w:t>
      </w:r>
      <w:del w:id="989" w:author="Greg Landry" w:date="2018-05-29T12:47:00Z">
        <w:r w:rsidR="002934EB" w:rsidDel="00C453EA">
          <w:delText xml:space="preserve">A </w:delText>
        </w:r>
      </w:del>
      <w:ins w:id="990" w:author="Greg Landry" w:date="2018-05-29T12:47:00Z">
        <w:r w:rsidR="00C453EA">
          <w:t xml:space="preserve">a </w:t>
        </w:r>
      </w:ins>
      <w:r w:rsidR="002934EB">
        <w:t>Maximum and Current L</w:t>
      </w:r>
      <w:r w:rsidR="000B7089">
        <w:t>ength and a Pointer to the actual Value</w:t>
      </w:r>
      <w:ins w:id="991" w:author="Greg Landry" w:date="2018-05-30T12:21:00Z">
        <w:r w:rsidR="001E15E8">
          <w:t>.</w:t>
        </w:r>
      </w:ins>
    </w:p>
    <w:p w14:paraId="6B052F7B" w14:textId="44526EA3" w:rsidR="0091240A" w:rsidRDefault="001E15E8" w:rsidP="00E8012A">
      <w:pPr>
        <w:pStyle w:val="ListParagraph"/>
        <w:numPr>
          <w:ilvl w:val="1"/>
          <w:numId w:val="11"/>
        </w:numPr>
      </w:pPr>
      <w:ins w:id="992" w:author="Greg Landry" w:date="2018-05-29T12:52:00Z">
        <w:r>
          <w:t xml:space="preserve"> I</w:t>
        </w:r>
        <w:r w:rsidR="000611CE">
          <w:t xml:space="preserve">n </w:t>
        </w:r>
      </w:ins>
      <w:ins w:id="993" w:author="Greg Landry" w:date="2018-05-29T12:53:00Z">
        <w:r w:rsidR="000611CE">
          <w:t>&lt;</w:t>
        </w:r>
        <w:proofErr w:type="spellStart"/>
        <w:r w:rsidR="000611CE">
          <w:t>appname</w:t>
        </w:r>
        <w:proofErr w:type="spellEnd"/>
        <w:r w:rsidR="000611CE">
          <w:t>&gt;_</w:t>
        </w:r>
        <w:proofErr w:type="spellStart"/>
        <w:r w:rsidR="000611CE">
          <w:t>db.h</w:t>
        </w:r>
        <w:proofErr w:type="spellEnd"/>
        <w:r w:rsidR="000611CE">
          <w:t xml:space="preserve"> and </w:t>
        </w:r>
      </w:ins>
      <w:ins w:id="994" w:author="Greg Landry" w:date="2018-05-29T12:52:00Z">
        <w:r>
          <w:t>&lt;</w:t>
        </w:r>
        <w:proofErr w:type="spellStart"/>
        <w:r>
          <w:t>appname</w:t>
        </w:r>
        <w:proofErr w:type="spellEnd"/>
        <w:r>
          <w:t>&gt;.c</w:t>
        </w:r>
      </w:ins>
    </w:p>
    <w:p w14:paraId="4E17CC9F" w14:textId="77777777" w:rsidR="001E15E8" w:rsidRDefault="0091240A" w:rsidP="0091240A">
      <w:pPr>
        <w:pStyle w:val="ListParagraph"/>
        <w:numPr>
          <w:ilvl w:val="0"/>
          <w:numId w:val="11"/>
        </w:numPr>
        <w:rPr>
          <w:ins w:id="995" w:author="Greg Landry" w:date="2018-05-29T12:47:00Z"/>
        </w:rPr>
      </w:pPr>
      <w:r>
        <w:t xml:space="preserve">The </w:t>
      </w:r>
      <w:del w:id="996" w:author="Greg Landry" w:date="2018-05-29T12:47:00Z">
        <w:r w:rsidDel="00C453EA">
          <w:delText xml:space="preserve">Actual </w:delText>
        </w:r>
      </w:del>
      <w:ins w:id="997" w:author="Greg Landry" w:date="2018-05-29T12:47:00Z">
        <w:r w:rsidR="00C453EA">
          <w:t>V</w:t>
        </w:r>
      </w:ins>
      <w:del w:id="998" w:author="Greg Landry" w:date="2018-05-29T12:47:00Z">
        <w:r w:rsidDel="00C453EA">
          <w:delText>v</w:delText>
        </w:r>
      </w:del>
      <w:r>
        <w:t>alues</w:t>
      </w:r>
      <w:r w:rsidR="00C8154B">
        <w:t xml:space="preserve"> as arrays of unint8_t bytes</w:t>
      </w:r>
      <w:ins w:id="999" w:author="Greg Landry" w:date="2018-05-29T12:47:00Z">
        <w:r w:rsidR="001E15E8">
          <w:t>.</w:t>
        </w:r>
      </w:ins>
    </w:p>
    <w:p w14:paraId="24D3B5C0" w14:textId="5D598F95" w:rsidR="0091240A" w:rsidRDefault="001E15E8" w:rsidP="00E8012A">
      <w:pPr>
        <w:pStyle w:val="ListParagraph"/>
        <w:numPr>
          <w:ilvl w:val="1"/>
          <w:numId w:val="11"/>
        </w:numPr>
      </w:pPr>
      <w:ins w:id="1000" w:author="Greg Landry" w:date="2018-05-29T12:53:00Z">
        <w:r>
          <w:t>I</w:t>
        </w:r>
        <w:r w:rsidR="000611CE">
          <w:t>n &lt;</w:t>
        </w:r>
        <w:proofErr w:type="spellStart"/>
        <w:r w:rsidR="000611CE">
          <w:t>appname</w:t>
        </w:r>
        <w:proofErr w:type="spellEnd"/>
        <w:r w:rsidR="000611CE">
          <w:t>&gt;.c</w:t>
        </w:r>
      </w:ins>
    </w:p>
    <w:p w14:paraId="5F7B3A52" w14:textId="77777777" w:rsidR="00170CF9" w:rsidRDefault="00C8154B" w:rsidP="0091240A">
      <w:pPr>
        <w:pStyle w:val="ListParagraph"/>
        <w:numPr>
          <w:ilvl w:val="0"/>
          <w:numId w:val="11"/>
        </w:numPr>
        <w:rPr>
          <w:ins w:id="1001" w:author="Greg Landry" w:date="2018-05-30T12:22:00Z"/>
        </w:r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ins w:id="1002" w:author="Greg Landry" w:date="2018-05-29T12:53:00Z">
        <w:r>
          <w:t xml:space="preserve"> In &lt;</w:t>
        </w:r>
        <w:proofErr w:type="spellStart"/>
        <w:r>
          <w:t>appname</w:t>
        </w:r>
        <w:proofErr w:type="spellEnd"/>
        <w:r>
          <w:t>&gt;.c</w:t>
        </w:r>
      </w:ins>
    </w:p>
    <w:p w14:paraId="3CCBA649" w14:textId="370CDF14" w:rsidR="00E1174B" w:rsidRDefault="000D2558" w:rsidP="007F01ED">
      <w:pPr>
        <w:pStyle w:val="Heading2"/>
      </w:pPr>
      <w:bookmarkStart w:id="1003" w:name="_Toc515795205"/>
      <w:proofErr w:type="spellStart"/>
      <w:r>
        <w:t>g</w:t>
      </w:r>
      <w:r w:rsidR="00E1174B">
        <w:t>att_</w:t>
      </w:r>
      <w:proofErr w:type="gramStart"/>
      <w:r w:rsidR="00E1174B">
        <w:t>database</w:t>
      </w:r>
      <w:proofErr w:type="spellEnd"/>
      <w:r w:rsidR="00E1174B">
        <w:t>[</w:t>
      </w:r>
      <w:proofErr w:type="gramEnd"/>
      <w:r w:rsidR="00E1174B">
        <w:t>]</w:t>
      </w:r>
      <w:bookmarkEnd w:id="1003"/>
    </w:p>
    <w:p w14:paraId="1BE2374B" w14:textId="6F1118A1"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ins w:id="1004" w:author="Greg Landry" w:date="2018-05-29T12:55:00Z">
        <w:r w:rsidR="00E154AF">
          <w:t>C</w:t>
        </w:r>
      </w:ins>
      <w:del w:id="1005" w:author="Greg Landry" w:date="2018-05-29T12:55:00Z">
        <w:r w:rsidDel="00E154AF">
          <w:delText>c</w:delText>
        </w:r>
      </w:del>
      <w:r w:rsidR="001E12E8">
        <w:t>-</w:t>
      </w:r>
      <w:r>
        <w:t>p</w:t>
      </w:r>
      <w:r w:rsidR="001E12E8">
        <w:t>re</w:t>
      </w:r>
      <w:r>
        <w:t>p</w:t>
      </w:r>
      <w:r w:rsidR="001E12E8">
        <w:t>rocessor</w:t>
      </w:r>
      <w:r>
        <w:t xml:space="preserve"> macros that </w:t>
      </w:r>
      <w:ins w:id="1006" w:author="Greg Landry" w:date="2018-05-29T12:55:00Z">
        <w:r w:rsidR="00E154AF">
          <w:t>"</w:t>
        </w:r>
      </w:ins>
      <w:r>
        <w:t>do the right thing</w:t>
      </w:r>
      <w:ins w:id="1007" w:author="Greg Landry" w:date="2018-05-29T12:55:00Z">
        <w:r w:rsidR="00E154AF">
          <w:t>"</w:t>
        </w:r>
      </w:ins>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16A0710A" w14:textId="7F0652C3" w:rsidR="003C27D6" w:rsidRDefault="003C27D6" w:rsidP="003C27D6">
      <w:r>
        <w:lastRenderedPageBreak/>
        <w:t xml:space="preserve">The handle parameter is just the actual Attribute Handle, a 16-bit number.  </w:t>
      </w:r>
      <w:del w:id="1008" w:author="Greg Landry" w:date="2018-05-29T12:56:00Z">
        <w:r w:rsidDel="00662ED5">
          <w:delText xml:space="preserve">The </w:delText>
        </w:r>
      </w:del>
      <w:r>
        <w:t xml:space="preserve">WICED Bluetooth Designer will automatically create Handles for you that will end up in the </w:t>
      </w:r>
      <w:ins w:id="1009" w:author="Greg Landry" w:date="2018-05-29T12:56:00Z">
        <w:r w:rsidR="00662ED5">
          <w:t>&lt;</w:t>
        </w:r>
        <w:proofErr w:type="spellStart"/>
        <w:r w:rsidR="00662ED5">
          <w:t>appname</w:t>
        </w:r>
        <w:proofErr w:type="spellEnd"/>
        <w:r w:rsidR="00662ED5">
          <w:t>&gt;</w:t>
        </w:r>
      </w:ins>
      <w:r>
        <w:t>_</w:t>
      </w:r>
      <w:proofErr w:type="spellStart"/>
      <w:r>
        <w:t>db.h</w:t>
      </w:r>
      <w:proofErr w:type="spellEnd"/>
      <w:r>
        <w:t xml:space="preserve"> file.</w:t>
      </w:r>
      <w:r w:rsidR="00040A94">
        <w:t xml:space="preserve">  For example:</w:t>
      </w:r>
    </w:p>
    <w:p w14:paraId="686EDC8F" w14:textId="0943D52A" w:rsidR="003C27D6" w:rsidRDefault="003C27D6" w:rsidP="003C27D6">
      <w:r w:rsidRPr="003C27D6">
        <w:rPr>
          <w:noProof/>
        </w:rPr>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041400"/>
                    </a:xfrm>
                    <a:prstGeom prst="rect">
                      <a:avLst/>
                    </a:prstGeom>
                  </pic:spPr>
                </pic:pic>
              </a:graphicData>
            </a:graphic>
          </wp:inline>
        </w:drawing>
      </w:r>
    </w:p>
    <w:p w14:paraId="25282E5D" w14:textId="745E5179" w:rsidR="003C27D6" w:rsidRDefault="003C27D6" w:rsidP="003C27D6">
      <w:r>
        <w:t xml:space="preserve">The Service parameter is the UUID of the service, just an array of bytes.  </w:t>
      </w:r>
      <w:del w:id="1010" w:author="Greg Landry" w:date="2018-05-29T12:56:00Z">
        <w:r w:rsidDel="00662ED5">
          <w:delText xml:space="preserve">The </w:delText>
        </w:r>
      </w:del>
      <w:r>
        <w:t>WICED Bluetooth Designer will create them for you in _</w:t>
      </w:r>
      <w:proofErr w:type="spellStart"/>
      <w:r>
        <w:t>db.h</w:t>
      </w:r>
      <w:proofErr w:type="spellEnd"/>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 xml:space="preserve">In addition, there are a bunch of predefined UUIDs in </w:t>
      </w:r>
      <w:proofErr w:type="spellStart"/>
      <w:r>
        <w:t>wiced_bt_uuid.h</w:t>
      </w:r>
      <w:proofErr w:type="spellEnd"/>
      <w:ins w:id="1011" w:author="Greg Landry" w:date="2018-05-29T12:56:00Z">
        <w:r w:rsidR="00662ED5">
          <w:t>.</w:t>
        </w:r>
      </w:ins>
    </w:p>
    <w:p w14:paraId="0FD59CC0" w14:textId="6B5F94C1" w:rsidR="003C27D6" w:rsidRDefault="003C27D6" w:rsidP="003C27D6">
      <w:r>
        <w:t xml:space="preserve">To create </w:t>
      </w:r>
      <w:r w:rsidR="00906923">
        <w:t>Characteristics,</w:t>
      </w:r>
      <w:r w:rsidR="005E4566">
        <w:t xml:space="preserve"> use the following </w:t>
      </w:r>
      <w:ins w:id="1012" w:author="Greg Landry" w:date="2018-05-29T12:56:00Z">
        <w:r w:rsidR="00662ED5">
          <w:t>C</w:t>
        </w:r>
      </w:ins>
      <w:del w:id="1013" w:author="Greg Landry" w:date="2018-05-29T12:56:00Z">
        <w:r w:rsidR="00906923" w:rsidDel="00662ED5">
          <w:delText>c</w:delText>
        </w:r>
      </w:del>
      <w:ins w:id="1014" w:author="Greg Landry" w:date="2018-05-29T12:56:00Z">
        <w:r w:rsidR="00662ED5">
          <w:t>-</w:t>
        </w:r>
      </w:ins>
      <w:del w:id="1015" w:author="Greg Landry" w:date="2018-05-29T12:56:00Z">
        <w:r w:rsidR="00906923" w:rsidDel="00662ED5">
          <w:delText xml:space="preserve"> </w:delText>
        </w:r>
      </w:del>
      <w:r w:rsidR="00906923">
        <w:t>preprocessor</w:t>
      </w:r>
      <w:r w:rsidR="005E4566">
        <w:t xml:space="preserve"> macros which are defined in </w:t>
      </w:r>
      <w:proofErr w:type="spellStart"/>
      <w:r w:rsidR="005E4566">
        <w:t>wiced_bt_gatt.h</w:t>
      </w:r>
      <w:proofErr w:type="spellEnd"/>
      <w:ins w:id="1016" w:author="Greg Landry" w:date="2018-05-29T12:56:00Z">
        <w:r w:rsidR="00662ED5">
          <w:t>:</w:t>
        </w:r>
      </w:ins>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CHARACTERISTIC_UUID128_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A038A92" w14:textId="1FD45E26" w:rsidR="00C849C4" w:rsidRDefault="00C849C4" w:rsidP="00C849C4">
      <w:r>
        <w:t>As before the handle parameter is just the 16-bit number</w:t>
      </w:r>
      <w:del w:id="1017" w:author="Greg Landry" w:date="2018-05-29T12:57:00Z">
        <w:r w:rsidDel="00662ED5">
          <w:delText>.  And as before the</w:delText>
        </w:r>
      </w:del>
      <w:ins w:id="1018" w:author="Greg Landry" w:date="2018-05-29T12:57:00Z">
        <w:r w:rsidR="00662ED5">
          <w:t xml:space="preserve"> that</w:t>
        </w:r>
      </w:ins>
      <w:r>
        <w:t xml:space="preserve"> WICED Bluetooth Designer creates </w:t>
      </w:r>
      <w:del w:id="1019" w:author="Greg Landry" w:date="2018-05-29T12:57:00Z">
        <w:r w:rsidDel="00662ED5">
          <w:delText xml:space="preserve">handles </w:delText>
        </w:r>
      </w:del>
      <w:r>
        <w:t>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685800"/>
                    </a:xfrm>
                    <a:prstGeom prst="rect">
                      <a:avLst/>
                    </a:prstGeom>
                  </pic:spPr>
                </pic:pic>
              </a:graphicData>
            </a:graphic>
          </wp:inline>
        </w:drawing>
      </w:r>
    </w:p>
    <w:p w14:paraId="748C76AC" w14:textId="2654430C" w:rsidR="003C27D6" w:rsidRDefault="00C849C4" w:rsidP="005E4566">
      <w:r>
        <w:t xml:space="preserve">The </w:t>
      </w:r>
      <w:proofErr w:type="spellStart"/>
      <w:r>
        <w:t>handle_value</w:t>
      </w:r>
      <w:proofErr w:type="spellEnd"/>
      <w:r>
        <w:t xml:space="preserve"> parameter is the </w:t>
      </w:r>
      <w:del w:id="1020" w:author="Greg Landry" w:date="2018-05-29T12:58:00Z">
        <w:r w:rsidDel="00543146">
          <w:delText xml:space="preserve">Attribute </w:delText>
        </w:r>
      </w:del>
      <w:ins w:id="1021" w:author="Greg Landry" w:date="2018-05-29T12:58:00Z">
        <w:r w:rsidR="00543146">
          <w:t>H</w:t>
        </w:r>
      </w:ins>
      <w:del w:id="1022" w:author="Greg Landry" w:date="2018-05-29T12:58:00Z">
        <w:r w:rsidDel="00543146">
          <w:delText>h</w:delText>
        </w:r>
      </w:del>
      <w:r>
        <w:t xml:space="preserve">andle of the </w:t>
      </w:r>
      <w:del w:id="1023" w:author="Greg Landry" w:date="2018-05-29T12:58:00Z">
        <w:r w:rsidDel="00662ED5">
          <w:delText>value Characteristic</w:delText>
        </w:r>
      </w:del>
      <w:r>
        <w:t xml:space="preserve"> Attribute</w:t>
      </w:r>
      <w:ins w:id="1024" w:author="Greg Landry" w:date="2018-05-29T12:58:00Z">
        <w:r w:rsidR="00662ED5">
          <w:t xml:space="preserve"> that will hold the Characteristic's Value</w:t>
        </w:r>
      </w:ins>
      <w:r>
        <w:t>.</w:t>
      </w:r>
    </w:p>
    <w:p w14:paraId="3E8FFEC1" w14:textId="0482BB28" w:rsidR="00C849C4" w:rsidRDefault="00C849C4" w:rsidP="005E4566">
      <w:r>
        <w:t>The UUID is a 16 or 128 bit UUID in an array of bytes.</w:t>
      </w:r>
      <w:r w:rsidR="000267EC">
        <w:t xml:space="preserve">  WICED BT Designer will create #defines for the UUIDs</w:t>
      </w:r>
      <w:ins w:id="1025" w:author="Greg Landry" w:date="2018-05-29T12:58:00Z">
        <w:r w:rsidR="00543146">
          <w:t xml:space="preserve"> in the file &lt;</w:t>
        </w:r>
        <w:proofErr w:type="spellStart"/>
        <w:r w:rsidR="00543146">
          <w:t>appname</w:t>
        </w:r>
        <w:proofErr w:type="spellEnd"/>
        <w:r w:rsidR="00543146">
          <w:t>&gt;_</w:t>
        </w:r>
        <w:proofErr w:type="spellStart"/>
        <w:r w:rsidR="00543146">
          <w:t>db.h</w:t>
        </w:r>
      </w:ins>
      <w:proofErr w:type="spellEnd"/>
      <w:ins w:id="1026" w:author="Greg Landry" w:date="2018-05-29T12:59:00Z">
        <w:r w:rsidR="00543146">
          <w:t>.</w:t>
        </w:r>
      </w:ins>
      <w:del w:id="1027" w:author="Greg Landry" w:date="2018-05-29T12:58:00Z">
        <w:r w:rsidR="000267EC" w:rsidDel="00543146">
          <w:delText>.</w:delText>
        </w:r>
      </w:del>
    </w:p>
    <w:p w14:paraId="1B58954A" w14:textId="3D80CDC8" w:rsidR="004C3828" w:rsidRDefault="004C3828" w:rsidP="005E4566">
      <w:r>
        <w:t xml:space="preserve">Properties is a bit mask which sets the properties (i.e. </w:t>
      </w:r>
      <w:ins w:id="1028" w:author="Greg Landry" w:date="2018-05-29T12:59:00Z">
        <w:r w:rsidR="00543146">
          <w:t>R</w:t>
        </w:r>
      </w:ins>
      <w:del w:id="1029" w:author="Greg Landry" w:date="2018-05-29T12:59:00Z">
        <w:r w:rsidDel="00543146">
          <w:delText>r</w:delText>
        </w:r>
      </w:del>
      <w:r>
        <w:t>ead</w:t>
      </w:r>
      <w:ins w:id="1030" w:author="Greg Landry" w:date="2018-05-29T12:59:00Z">
        <w:r w:rsidR="00543146">
          <w:t>,</w:t>
        </w:r>
      </w:ins>
      <w:r>
        <w:t xml:space="preserve"> </w:t>
      </w:r>
      <w:ins w:id="1031" w:author="Greg Landry" w:date="2018-05-29T12:59:00Z">
        <w:r w:rsidR="00543146">
          <w:t>W</w:t>
        </w:r>
      </w:ins>
      <w:del w:id="1032" w:author="Greg Landry" w:date="2018-05-29T12:59:00Z">
        <w:r w:rsidDel="00543146">
          <w:delText>w</w:delText>
        </w:r>
      </w:del>
      <w:r>
        <w:t xml:space="preserve">rite etc.)  The bit mask is defined in </w:t>
      </w:r>
      <w:proofErr w:type="spellStart"/>
      <w:r>
        <w:t>wiced_bt_gatt.h</w:t>
      </w:r>
      <w:proofErr w:type="spellEnd"/>
      <w:ins w:id="1033" w:author="Greg Landry" w:date="2018-05-29T12:59:00Z">
        <w:r w:rsidR="00543146">
          <w:t>.</w:t>
        </w:r>
      </w:ins>
    </w:p>
    <w:p w14:paraId="59C5E779" w14:textId="1B95184E" w:rsidR="004C3828" w:rsidRDefault="004C3828" w:rsidP="005E4566">
      <w:r w:rsidRPr="004C3828">
        <w:rPr>
          <w:noProof/>
        </w:rPr>
        <w:lastRenderedPageBreak/>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2800" cy="1790700"/>
                    </a:xfrm>
                    <a:prstGeom prst="rect">
                      <a:avLst/>
                    </a:prstGeom>
                  </pic:spPr>
                </pic:pic>
              </a:graphicData>
            </a:graphic>
          </wp:inline>
        </w:drawing>
      </w:r>
    </w:p>
    <w:p w14:paraId="3CDF50AF" w14:textId="11E2FD7B" w:rsidR="00906923" w:rsidRDefault="004C3828" w:rsidP="005E4566">
      <w:r>
        <w:t xml:space="preserve">The Permission </w:t>
      </w:r>
      <w:del w:id="1034" w:author="Greg Landry" w:date="2018-05-29T12:59:00Z">
        <w:r w:rsidDel="005418A1">
          <w:delText xml:space="preserve">are </w:delText>
        </w:r>
      </w:del>
      <w:ins w:id="1035" w:author="Greg Landry" w:date="2018-05-29T12:59:00Z">
        <w:r w:rsidR="005418A1">
          <w:t xml:space="preserve">field is </w:t>
        </w:r>
      </w:ins>
      <w:r>
        <w:t>just a bit mask that sets the Permission of an Attribute (remember Permission</w:t>
      </w:r>
      <w:ins w:id="1036" w:author="Greg Landry" w:date="2018-05-29T13:00:00Z">
        <w:r w:rsidR="00AE1B31">
          <w:t>s</w:t>
        </w:r>
      </w:ins>
      <w:r>
        <w:t xml:space="preserve"> are on a per Attribute basis and Properties are on a per Characteristic basis).  They are also defined in </w:t>
      </w:r>
      <w:proofErr w:type="spellStart"/>
      <w:r>
        <w:t>wiced_bt_gatt.h</w:t>
      </w:r>
      <w:proofErr w:type="spellEnd"/>
      <w:ins w:id="1037" w:author="Greg Landry" w:date="2018-05-29T13:00:00Z">
        <w:r w:rsidR="00B52D71">
          <w:t>.</w:t>
        </w:r>
      </w:ins>
    </w:p>
    <w:p w14:paraId="1D821FC7" w14:textId="41649118" w:rsidR="004C3828" w:rsidDel="00B52D71" w:rsidRDefault="004C3828" w:rsidP="005E4566">
      <w:pPr>
        <w:rPr>
          <w:del w:id="1038" w:author="Greg Landry" w:date="2018-05-29T13:00:00Z"/>
        </w:rPr>
      </w:pPr>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7F01ED">
      <w:pPr>
        <w:pStyle w:val="Heading2"/>
      </w:pPr>
      <w:bookmarkStart w:id="1039" w:name="_Toc515795206"/>
      <w:proofErr w:type="spellStart"/>
      <w:r w:rsidRPr="00E1174B">
        <w:t>gatt_db_ext_attr_tbl</w:t>
      </w:r>
      <w:bookmarkEnd w:id="1039"/>
      <w:proofErr w:type="spellEnd"/>
    </w:p>
    <w:p w14:paraId="311023C1" w14:textId="31308974" w:rsidR="000D0E8E" w:rsidRDefault="000D0E8E" w:rsidP="000D0E8E">
      <w:r>
        <w:t xml:space="preserve">The </w:t>
      </w:r>
      <w:proofErr w:type="spellStart"/>
      <w:r>
        <w:t>gatt_database</w:t>
      </w:r>
      <w:proofErr w:type="spellEnd"/>
      <w:r>
        <w:t xml:space="preserve"> array does not contain the actual value</w:t>
      </w:r>
      <w:ins w:id="1040" w:author="Greg Landry" w:date="2018-05-29T13:02:00Z">
        <w:r w:rsidR="00B62EA6">
          <w:t>s</w:t>
        </w:r>
      </w:ins>
      <w:r>
        <w:t xml:space="preserve"> of Attributes.  To find the </w:t>
      </w:r>
      <w:del w:id="1041" w:author="Greg Landry" w:date="2018-05-29T13:02:00Z">
        <w:r w:rsidDel="00B62EA6">
          <w:delText xml:space="preserve">actual </w:delText>
        </w:r>
      </w:del>
      <w:r>
        <w:t xml:space="preserve">values there is an array of structures of type </w:t>
      </w:r>
      <w:proofErr w:type="spellStart"/>
      <w:r w:rsidRPr="000D0E8E">
        <w:t>gatt_db_lookup_table</w:t>
      </w:r>
      <w:proofErr w:type="spellEnd"/>
      <w:r>
        <w:t xml:space="preserve">.  Each structure contains a handle, a max </w:t>
      </w:r>
      <w:ins w:id="1042" w:author="Greg Landry" w:date="2018-05-29T13:03:00Z">
        <w:r w:rsidR="00B62EA6">
          <w:t xml:space="preserve">length, </w:t>
        </w:r>
      </w:ins>
      <w:del w:id="1043" w:author="Greg Landry" w:date="2018-05-29T13:03:00Z">
        <w:r w:rsidDel="00B62EA6">
          <w:delText xml:space="preserve">and </w:delText>
        </w:r>
      </w:del>
      <w:r>
        <w:t>actual length and a pointer to the</w:t>
      </w:r>
      <w:del w:id="1044" w:author="Greg Landry" w:date="2018-05-29T13:03:00Z">
        <w:r w:rsidDel="00B62EA6">
          <w:delText xml:space="preserve"> actual</w:delText>
        </w:r>
      </w:del>
      <w:r>
        <w:t xml:space="preserv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1638300"/>
                    </a:xfrm>
                    <a:prstGeom prst="rect">
                      <a:avLst/>
                    </a:prstGeom>
                  </pic:spPr>
                </pic:pic>
              </a:graphicData>
            </a:graphic>
          </wp:inline>
        </w:drawing>
      </w:r>
    </w:p>
    <w:p w14:paraId="4958D7E8" w14:textId="40B68D16" w:rsidR="00813E3C" w:rsidRDefault="000D0E8E" w:rsidP="000D0E8E">
      <w:del w:id="1045" w:author="Greg Landry" w:date="2018-05-29T13:03:00Z">
        <w:r w:rsidDel="00B62EA6">
          <w:delText xml:space="preserve">The </w:delText>
        </w:r>
      </w:del>
      <w:r>
        <w:t>WICED Bluetooth Designer will create this array for you automatically</w:t>
      </w:r>
      <w:ins w:id="1046" w:author="Greg Landry" w:date="2018-05-29T13:03:00Z">
        <w:r w:rsidR="00B62EA6">
          <w:t xml:space="preserve"> in &lt;</w:t>
        </w:r>
        <w:proofErr w:type="spellStart"/>
        <w:r w:rsidR="00B62EA6">
          <w:t>ap</w:t>
        </w:r>
      </w:ins>
      <w:ins w:id="1047" w:author="Mark Saunders" w:date="2018-06-01T18:19:00Z">
        <w:r w:rsidR="00E27890">
          <w:t>p</w:t>
        </w:r>
      </w:ins>
      <w:ins w:id="1048" w:author="Greg Landry" w:date="2018-05-29T13:03:00Z">
        <w:r w:rsidR="00B62EA6">
          <w:t>name</w:t>
        </w:r>
        <w:proofErr w:type="spellEnd"/>
        <w:proofErr w:type="gramStart"/>
        <w:r w:rsidR="00B62EA6">
          <w:t>&gt;.c</w:t>
        </w:r>
      </w:ins>
      <w:r>
        <w:t>.</w:t>
      </w:r>
      <w:proofErr w:type="gramEnd"/>
    </w:p>
    <w:p w14:paraId="7C4E09EB" w14:textId="33DFF04C" w:rsidR="000D0E8E" w:rsidRDefault="00813E3C" w:rsidP="000D0E8E">
      <w:r w:rsidRPr="00813E3C">
        <w:rPr>
          <w:noProof/>
        </w:rPr>
        <w:lastRenderedPageBreak/>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05535"/>
                    </a:xfrm>
                    <a:prstGeom prst="rect">
                      <a:avLst/>
                    </a:prstGeom>
                  </pic:spPr>
                </pic:pic>
              </a:graphicData>
            </a:graphic>
          </wp:inline>
        </w:drawing>
      </w:r>
      <w:r w:rsidR="000D0E8E">
        <w:t xml:space="preserve"> </w:t>
      </w:r>
    </w:p>
    <w:p w14:paraId="1B089B50" w14:textId="43EFB4B3" w:rsidR="00AD5BD4" w:rsidRPr="000D0E8E" w:rsidRDefault="00813E3C" w:rsidP="000D0E8E">
      <w:commentRangeStart w:id="1049"/>
      <w:del w:id="1050" w:author="Greg Landry" w:date="2018-05-29T13:03:00Z">
        <w:r w:rsidDel="006216FD">
          <w:delText xml:space="preserve">The </w:delText>
        </w:r>
      </w:del>
      <w:r>
        <w:t xml:space="preserve">API functions will </w:t>
      </w:r>
      <w:ins w:id="1051" w:author="Greg Landry" w:date="2018-05-29T13:03:00Z">
        <w:r w:rsidR="006216FD">
          <w:t xml:space="preserve">be created by WICED Bluetooth Designer to </w:t>
        </w:r>
      </w:ins>
      <w:r>
        <w:t xml:space="preserve">help you search through this array to find </w:t>
      </w:r>
      <w:ins w:id="1052" w:author="Greg Landry" w:date="2018-05-29T13:03:00Z">
        <w:r w:rsidR="006216FD">
          <w:t>the</w:t>
        </w:r>
      </w:ins>
      <w:del w:id="1053" w:author="Greg Landry" w:date="2018-05-29T13:03:00Z">
        <w:r w:rsidDel="006216FD">
          <w:delText>a</w:delText>
        </w:r>
      </w:del>
      <w:r>
        <w:t xml:space="preserve"> pointer to the </w:t>
      </w:r>
      <w:del w:id="1054" w:author="Greg Landry" w:date="2018-05-29T13:03:00Z">
        <w:r w:rsidDel="006216FD">
          <w:delText xml:space="preserve">actual </w:delText>
        </w:r>
      </w:del>
      <w:r>
        <w:t>value.</w:t>
      </w:r>
      <w:commentRangeEnd w:id="1049"/>
      <w:r w:rsidR="00E27890">
        <w:rPr>
          <w:rStyle w:val="CommentReference"/>
        </w:rPr>
        <w:commentReference w:id="1049"/>
      </w:r>
    </w:p>
    <w:p w14:paraId="6EEC9A5A" w14:textId="75822D6E" w:rsidR="00E1174B" w:rsidRDefault="00E1174B" w:rsidP="007F01ED">
      <w:pPr>
        <w:pStyle w:val="Heading2"/>
      </w:pPr>
      <w:bookmarkStart w:id="1055" w:name="_Toc515795207"/>
      <w:r>
        <w:t xml:space="preserve">uint8_t </w:t>
      </w:r>
      <w:r w:rsidR="002877DF">
        <w:t>A</w:t>
      </w:r>
      <w:r>
        <w:t xml:space="preserve">rrays for the </w:t>
      </w:r>
      <w:r w:rsidR="002877DF">
        <w:t>V</w:t>
      </w:r>
      <w:r>
        <w:t>alues</w:t>
      </w:r>
      <w:bookmarkEnd w:id="1055"/>
    </w:p>
    <w:p w14:paraId="620F9629" w14:textId="7D13E77B" w:rsidR="002877DF" w:rsidRDefault="002877DF" w:rsidP="002877DF">
      <w:del w:id="1056" w:author="Greg Landry" w:date="2018-05-29T13:04:00Z">
        <w:r w:rsidDel="00F27A97">
          <w:delText xml:space="preserve">The </w:delText>
        </w:r>
      </w:del>
      <w:r>
        <w:t xml:space="preserve">WICED Bluetooth Designer will generate </w:t>
      </w:r>
      <w:r w:rsidR="000D0E8E">
        <w:t>one</w:t>
      </w:r>
      <w:r>
        <w:t xml:space="preserve"> array of uint8_t to hold the value of writable/readable Attributes.  You will find these values in a section of the code </w:t>
      </w:r>
      <w:ins w:id="1057" w:author="Greg Landry" w:date="2018-05-29T13:04:00Z">
        <w:r w:rsidR="00F27A97">
          <w:t>in &lt;</w:t>
        </w:r>
        <w:proofErr w:type="spellStart"/>
        <w:r w:rsidR="00F27A97">
          <w:t>appname</w:t>
        </w:r>
        <w:proofErr w:type="spellEnd"/>
        <w:r w:rsidR="00F27A97">
          <w:t xml:space="preserve">&gt;.c </w:t>
        </w:r>
      </w:ins>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826040" w:rsidP="00E8012A">
      <w:pPr>
        <w:autoSpaceDE w:val="0"/>
        <w:autoSpaceDN w:val="0"/>
        <w:adjustRightInd w:val="0"/>
        <w:spacing w:after="0"/>
        <w:ind w:left="720"/>
        <w:rPr>
          <w:rFonts w:ascii="Courier New" w:hAnsi="Courier New" w:cs="Courier New"/>
          <w:sz w:val="20"/>
          <w:szCs w:val="20"/>
        </w:rPr>
      </w:pPr>
      <w:r>
        <w:rPr>
          <w:rStyle w:val="CommentReference"/>
        </w:rPr>
        <w:commentReference w:id="1058"/>
      </w:r>
      <w:r w:rsidR="00E8012A"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t>
      </w:r>
      <w:proofErr w:type="spellStart"/>
      <w:r w:rsidRPr="0081521A">
        <w:rPr>
          <w:rFonts w:ascii="Courier New" w:hAnsi="Courier New" w:cs="Courier New"/>
          <w:color w:val="000000"/>
          <w:sz w:val="20"/>
          <w:szCs w:val="20"/>
        </w:rPr>
        <w:t>wicedled_generic_access_device_</w:t>
      </w:r>
      <w:proofErr w:type="gramStart"/>
      <w:r w:rsidRPr="0081521A">
        <w:rPr>
          <w:rFonts w:ascii="Courier New" w:hAnsi="Courier New" w:cs="Courier New"/>
          <w:color w:val="000000"/>
          <w:sz w:val="20"/>
          <w:szCs w:val="20"/>
        </w:rPr>
        <w:t>name</w:t>
      </w:r>
      <w:proofErr w:type="spellEnd"/>
      <w:r w:rsidRPr="0081521A">
        <w:rPr>
          <w:rFonts w:ascii="Courier New" w:hAnsi="Courier New" w:cs="Courier New"/>
          <w:color w:val="000000"/>
          <w:sz w:val="20"/>
          <w:szCs w:val="20"/>
        </w:rPr>
        <w:t>[</w:t>
      </w:r>
      <w:proofErr w:type="gramEnd"/>
      <w:r w:rsidRPr="0081521A">
        <w:rPr>
          <w:rFonts w:ascii="Courier New" w:hAnsi="Courier New" w:cs="Courier New"/>
          <w:color w:val="000000"/>
          <w:sz w:val="20"/>
          <w:szCs w:val="20"/>
        </w:rPr>
        <w:t>]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w:t>
      </w:r>
      <w:proofErr w:type="spellStart"/>
      <w:r w:rsidRPr="0081521A">
        <w:rPr>
          <w:rFonts w:ascii="Courier New" w:hAnsi="Courier New" w:cs="Courier New"/>
          <w:color w:val="2A00FF"/>
          <w:sz w:val="20"/>
          <w:szCs w:val="20"/>
        </w:rPr>
        <w:t>i</w:t>
      </w:r>
      <w:proofErr w:type="spellEnd"/>
      <w:r w:rsidRPr="0081521A">
        <w:rPr>
          <w:rFonts w:ascii="Courier New" w:hAnsi="Courier New" w:cs="Courier New"/>
          <w:color w:val="2A00FF"/>
          <w:sz w:val="20"/>
          <w:szCs w:val="20"/>
        </w:rPr>
        <w:t>'</w:t>
      </w:r>
      <w:r w:rsidRPr="0081521A">
        <w:rPr>
          <w:rFonts w:ascii="Courier New" w:hAnsi="Courier New" w:cs="Courier New"/>
          <w:color w:val="000000"/>
          <w:sz w:val="20"/>
          <w:szCs w:val="20"/>
        </w:rPr>
        <w:t>,</w:t>
      </w:r>
      <w:r w:rsidRPr="0081521A">
        <w:rPr>
          <w:rFonts w:ascii="Courier New" w:hAnsi="Courier New" w:cs="Courier New"/>
          <w:color w:val="2A00FF"/>
          <w:sz w:val="20"/>
          <w:szCs w:val="20"/>
        </w:rPr>
        <w:t>'</w:t>
      </w:r>
      <w:proofErr w:type="spellStart"/>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proofErr w:type="spellEnd"/>
      <w:r w:rsidRPr="0081521A">
        <w:rPr>
          <w:rFonts w:ascii="Courier New" w:hAnsi="Courier New" w:cs="Courier New"/>
          <w:color w:val="2A00FF"/>
          <w:sz w:val="20"/>
          <w:szCs w:val="20"/>
        </w:rPr>
        <w:t>'</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t>
      </w:r>
      <w:proofErr w:type="spellStart"/>
      <w:r w:rsidRPr="0081521A">
        <w:rPr>
          <w:rFonts w:ascii="Courier New" w:hAnsi="Courier New" w:cs="Courier New"/>
          <w:color w:val="000000"/>
          <w:sz w:val="20"/>
          <w:szCs w:val="20"/>
        </w:rPr>
        <w:t>wicedled_generic_access_</w:t>
      </w:r>
      <w:proofErr w:type="gramStart"/>
      <w:r w:rsidRPr="0081521A">
        <w:rPr>
          <w:rFonts w:ascii="Courier New" w:hAnsi="Courier New" w:cs="Courier New"/>
          <w:color w:val="000000"/>
          <w:sz w:val="20"/>
          <w:szCs w:val="20"/>
        </w:rPr>
        <w:t>appearance</w:t>
      </w:r>
      <w:proofErr w:type="spellEnd"/>
      <w:r w:rsidRPr="0081521A">
        <w:rPr>
          <w:rFonts w:ascii="Courier New" w:hAnsi="Courier New" w:cs="Courier New"/>
          <w:color w:val="000000"/>
          <w:sz w:val="20"/>
          <w:szCs w:val="20"/>
        </w:rPr>
        <w:t>[</w:t>
      </w:r>
      <w:proofErr w:type="gramEnd"/>
      <w:r w:rsidRPr="0081521A">
        <w:rPr>
          <w:rFonts w:ascii="Courier New" w:hAnsi="Courier New" w:cs="Courier New"/>
          <w:color w:val="000000"/>
          <w:sz w:val="20"/>
          <w:szCs w:val="20"/>
        </w:rPr>
        <w:t>]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w:t>
      </w:r>
      <w:proofErr w:type="gramStart"/>
      <w:r w:rsidRPr="0081521A">
        <w:rPr>
          <w:rFonts w:ascii="Courier New" w:hAnsi="Courier New" w:cs="Courier New"/>
          <w:color w:val="000000"/>
          <w:sz w:val="20"/>
          <w:szCs w:val="20"/>
        </w:rPr>
        <w:t xml:space="preserve">[]   </w:t>
      </w:r>
      <w:proofErr w:type="gramEnd"/>
      <w:r w:rsidRPr="0081521A">
        <w:rPr>
          <w:rFonts w:ascii="Courier New" w:hAnsi="Courier New" w:cs="Courier New"/>
          <w:color w:val="000000"/>
          <w:sz w:val="20"/>
          <w:szCs w:val="20"/>
        </w:rPr>
        <w:t xml:space="preserve">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1059" w:name="_Toc515795208"/>
      <w:r>
        <w:t xml:space="preserve">The </w:t>
      </w:r>
      <w:r w:rsidR="0092241E">
        <w:t>Application Programming Interface</w:t>
      </w:r>
      <w:bookmarkEnd w:id="1059"/>
    </w:p>
    <w:p w14:paraId="744801CD" w14:textId="382794F8" w:rsidR="000E404D" w:rsidRDefault="000E404D" w:rsidP="000E404D">
      <w:r>
        <w:t xml:space="preserve">There are two functions which make up the interface to </w:t>
      </w:r>
      <w:del w:id="1060" w:author="Greg Landry" w:date="2018-05-29T13:05:00Z">
        <w:r w:rsidDel="00313869">
          <w:delText xml:space="preserve">your </w:delText>
        </w:r>
      </w:del>
      <w:ins w:id="1061" w:author="Greg Landry" w:date="2018-05-29T13:05:00Z">
        <w:r w:rsidR="00313869">
          <w:t xml:space="preserve">the </w:t>
        </w:r>
      </w:ins>
      <w:r>
        <w:t xml:space="preserve">GATT Database, </w:t>
      </w:r>
      <w:ins w:id="1062" w:author="Greg Landry" w:date="2018-05-29T13:05:00Z">
        <w:r w:rsidR="00313869">
          <w:t>&lt;</w:t>
        </w:r>
        <w:proofErr w:type="spellStart"/>
        <w:r w:rsidR="00313869">
          <w:t>appname</w:t>
        </w:r>
        <w:proofErr w:type="spellEnd"/>
        <w:r w:rsidR="00313869">
          <w:t>&gt;</w:t>
        </w:r>
      </w:ins>
      <w:r w:rsidR="00D91F32">
        <w:t>_</w:t>
      </w:r>
      <w:proofErr w:type="spellStart"/>
      <w:r>
        <w:t>get_value</w:t>
      </w:r>
      <w:proofErr w:type="spellEnd"/>
      <w:r>
        <w:t xml:space="preserve"> and </w:t>
      </w:r>
      <w:ins w:id="1063" w:author="Greg Landry" w:date="2018-05-29T13:05:00Z">
        <w:r w:rsidR="00313869">
          <w:t>&lt;</w:t>
        </w:r>
        <w:proofErr w:type="spellStart"/>
        <w:r w:rsidR="00313869">
          <w:t>appname</w:t>
        </w:r>
        <w:proofErr w:type="spellEnd"/>
        <w:r w:rsidR="00313869">
          <w:t>&gt;</w:t>
        </w:r>
      </w:ins>
      <w:r w:rsidR="002877DF">
        <w:t>_</w:t>
      </w:r>
      <w:proofErr w:type="spellStart"/>
      <w:r>
        <w:t>set_val</w:t>
      </w:r>
      <w:r w:rsidR="00D23B88">
        <w:t>ue</w:t>
      </w:r>
      <w:proofErr w:type="spellEnd"/>
      <w:del w:id="1064" w:author="Greg Landry" w:date="2018-05-29T13:05:00Z">
        <w:r w:rsidR="00D23B88" w:rsidDel="00313869">
          <w:delText xml:space="preserve"> (the function names</w:delText>
        </w:r>
        <w:r w:rsidDel="00313869">
          <w:delText xml:space="preserve"> are </w:delText>
        </w:r>
        <w:r w:rsidR="00D23B88" w:rsidDel="00313869">
          <w:delText xml:space="preserve">both </w:delText>
        </w:r>
        <w:r w:rsidDel="00313869">
          <w:delText xml:space="preserve">prepended with the name of your app as defined </w:delText>
        </w:r>
        <w:r w:rsidR="00D23B88" w:rsidDel="00313869">
          <w:delText>in the WICED Bluetooth Designer</w:delText>
        </w:r>
        <w:r w:rsidDel="00313869">
          <w:delText>)</w:delText>
        </w:r>
      </w:del>
      <w:r>
        <w:t>.</w:t>
      </w:r>
      <w:r w:rsidR="002877DF">
        <w:t xml:space="preserve">  Here are the function prototypes from </w:t>
      </w:r>
      <w:del w:id="1065" w:author="Greg Landry" w:date="2018-05-29T13:05:00Z">
        <w:r w:rsidR="002877DF" w:rsidDel="00313869">
          <w:delText xml:space="preserve">my </w:delText>
        </w:r>
      </w:del>
      <w:ins w:id="1066" w:author="Greg Landry" w:date="2018-05-29T13:05:00Z">
        <w:r w:rsidR="00313869">
          <w:t xml:space="preserve">the </w:t>
        </w:r>
      </w:ins>
      <w:r w:rsidR="002877DF">
        <w:t>“</w:t>
      </w:r>
      <w:del w:id="1067" w:author="Greg Landry" w:date="2018-05-29T13:05:00Z">
        <w:r w:rsidR="002877DF" w:rsidDel="00313869">
          <w:delText>testwbt</w:delText>
        </w:r>
      </w:del>
      <w:proofErr w:type="spellStart"/>
      <w:ins w:id="1068" w:author="Greg Landry" w:date="2018-05-29T13:05:00Z">
        <w:r w:rsidR="00313869">
          <w:t>WicedLED</w:t>
        </w:r>
      </w:ins>
      <w:proofErr w:type="spellEnd"/>
      <w:r w:rsidR="002877DF">
        <w:t>” application:</w:t>
      </w:r>
    </w:p>
    <w:p w14:paraId="17B70D0A" w14:textId="10398BA4" w:rsidR="0014257C" w:rsidRPr="000E404D" w:rsidRDefault="0014257C" w:rsidP="0014257C">
      <w:proofErr w:type="spellStart"/>
      <w:r w:rsidRPr="000E404D">
        <w:t>wiced_bt_gatt_status_t</w:t>
      </w:r>
      <w:proofErr w:type="spellEnd"/>
      <w:r w:rsidRPr="000E404D">
        <w:t xml:space="preserve"> </w:t>
      </w:r>
      <w:del w:id="1069" w:author="Greg Landry" w:date="2018-05-29T13:06:00Z">
        <w:r w:rsidRPr="000E404D" w:rsidDel="00313869">
          <w:delText>testwbt</w:delText>
        </w:r>
      </w:del>
      <w:proofErr w:type="spellStart"/>
      <w:ins w:id="1070" w:author="Greg Landry" w:date="2018-05-29T13:06:00Z">
        <w:r w:rsidR="00313869">
          <w:t>wicedled</w:t>
        </w:r>
      </w:ins>
      <w:r w:rsidRPr="000E404D">
        <w: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73D7C110" w:rsidR="0014257C" w:rsidRPr="003953A0" w:rsidRDefault="0014257C" w:rsidP="0014257C">
      <w:proofErr w:type="spellStart"/>
      <w:r w:rsidRPr="000E404D">
        <w:t>wiced_bt_gatt_status_t</w:t>
      </w:r>
      <w:proofErr w:type="spellEnd"/>
      <w:r w:rsidRPr="000E404D">
        <w:t xml:space="preserve"> </w:t>
      </w:r>
      <w:proofErr w:type="spellStart"/>
      <w:ins w:id="1071" w:author="Greg Landry" w:date="2018-05-29T13:06:00Z">
        <w:r w:rsidR="00313869">
          <w:t>wicedled</w:t>
        </w:r>
      </w:ins>
      <w:del w:id="1072" w:author="Greg Landry" w:date="2018-05-29T13:06:00Z">
        <w:r w:rsidRPr="000E404D" w:rsidDel="00313869">
          <w:delText>testwbt</w:delText>
        </w:r>
      </w:del>
      <w:r w:rsidRPr="000E404D">
        <w: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71EFCD56" w:rsidR="0014257C" w:rsidRDefault="000E404D" w:rsidP="000E404D">
      <w:r>
        <w:t xml:space="preserve">These </w:t>
      </w:r>
      <w:del w:id="1073" w:author="Greg Landry" w:date="2018-05-29T13:06:00Z">
        <w:r w:rsidDel="00313869">
          <w:delText xml:space="preserve">two </w:delText>
        </w:r>
      </w:del>
      <w:r>
        <w:t xml:space="preserve">functions </w:t>
      </w:r>
      <w:r w:rsidR="0014257C">
        <w:t xml:space="preserve">have the following </w:t>
      </w:r>
      <w:r w:rsidR="00F0559D">
        <w:t xml:space="preserve">input </w:t>
      </w:r>
      <w:r w:rsidR="0014257C">
        <w:t>parameters</w:t>
      </w:r>
      <w:ins w:id="1074" w:author="Greg Landry" w:date="2018-05-29T13:06:00Z">
        <w:r w:rsidR="00313869">
          <w:t>:</w:t>
        </w:r>
      </w:ins>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1A79FFEA"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w:t>
      </w:r>
      <w:del w:id="1075" w:author="Greg Landry" w:date="2018-05-29T13:06:00Z">
        <w:r w:rsidDel="001A3540">
          <w:delText xml:space="preserve">the </w:delText>
        </w:r>
      </w:del>
      <w:r>
        <w:t>BT designer does not so this parameter is unused.</w:t>
      </w:r>
    </w:p>
    <w:p w14:paraId="0E84468A" w14:textId="54CDD312" w:rsidR="0014257C" w:rsidRDefault="005A6CE4" w:rsidP="0014257C">
      <w:pPr>
        <w:pStyle w:val="ListParagraph"/>
        <w:numPr>
          <w:ilvl w:val="0"/>
          <w:numId w:val="12"/>
        </w:numPr>
      </w:pPr>
      <w:r>
        <w:lastRenderedPageBreak/>
        <w:t>uint8_t *</w:t>
      </w:r>
      <w:proofErr w:type="spellStart"/>
      <w:r w:rsidR="0014257C">
        <w:t>p_val</w:t>
      </w:r>
      <w:proofErr w:type="spellEnd"/>
      <w:r>
        <w:t xml:space="preserve"> – </w:t>
      </w:r>
      <w:r w:rsidR="002877DF">
        <w:t>A</w:t>
      </w:r>
      <w:r>
        <w:t xml:space="preserve"> pointer to the data.  For a write, </w:t>
      </w:r>
      <w:del w:id="1076" w:author="Greg Landry" w:date="2018-05-29T13:10:00Z">
        <w:r w:rsidDel="0084491D">
          <w:delText xml:space="preserve">you should copy </w:delText>
        </w:r>
      </w:del>
      <w:r>
        <w:t xml:space="preserve">this </w:t>
      </w:r>
      <w:ins w:id="1077" w:author="Greg Landry" w:date="2018-05-29T13:10:00Z">
        <w:r w:rsidR="0084491D">
          <w:t xml:space="preserve">is </w:t>
        </w:r>
      </w:ins>
      <w:ins w:id="1078" w:author="Greg Landry" w:date="2018-05-29T13:11:00Z">
        <w:r w:rsidR="0084491D">
          <w:t xml:space="preserve">a pointer to </w:t>
        </w:r>
      </w:ins>
      <w:ins w:id="1079" w:author="Greg Landry" w:date="2018-05-29T13:10:00Z">
        <w:r w:rsidR="0084491D">
          <w:t xml:space="preserve">the </w:t>
        </w:r>
      </w:ins>
      <w:r>
        <w:t xml:space="preserve">data </w:t>
      </w:r>
      <w:ins w:id="1080" w:author="Greg Landry" w:date="2018-05-29T13:10:00Z">
        <w:r w:rsidR="0084491D">
          <w:t xml:space="preserve">that is copied </w:t>
        </w:r>
      </w:ins>
      <w:r>
        <w:t xml:space="preserve">into </w:t>
      </w:r>
      <w:del w:id="1081" w:author="Greg Landry" w:date="2018-05-29T13:10:00Z">
        <w:r w:rsidDel="0084491D">
          <w:delText>your value</w:delText>
        </w:r>
      </w:del>
      <w:ins w:id="1082" w:author="Greg Landry" w:date="2018-05-29T13:10:00Z">
        <w:r w:rsidR="0084491D">
          <w:t>the database</w:t>
        </w:r>
      </w:ins>
      <w:r>
        <w:t xml:space="preserve">, for a read </w:t>
      </w:r>
      <w:del w:id="1083" w:author="Greg Landry" w:date="2018-05-29T13:10:00Z">
        <w:r w:rsidDel="0084491D">
          <w:delText>you should copy y</w:delText>
        </w:r>
      </w:del>
      <w:ins w:id="1084" w:author="Greg Landry" w:date="2018-05-29T13:10:00Z">
        <w:r w:rsidR="0084491D">
          <w:t xml:space="preserve">this is a pointer to a location where </w:t>
        </w:r>
      </w:ins>
      <w:del w:id="1085" w:author="Greg Landry" w:date="2018-05-29T13:10:00Z">
        <w:r w:rsidDel="0084491D">
          <w:delText xml:space="preserve">our </w:delText>
        </w:r>
      </w:del>
      <w:r>
        <w:t>data</w:t>
      </w:r>
      <w:ins w:id="1086" w:author="Greg Landry" w:date="2018-05-29T13:10:00Z">
        <w:r w:rsidR="0084491D">
          <w:t xml:space="preserve"> that will be sent to the Client is copied from the database.</w:t>
        </w:r>
      </w:ins>
      <w:del w:id="1087" w:author="Greg Landry" w:date="2018-05-29T13:10:00Z">
        <w:r w:rsidDel="0084491D">
          <w:delText xml:space="preserve"> into the location pointed to by this pointer</w:delText>
        </w:r>
      </w:del>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03103A0"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ins w:id="1088" w:author="Greg Landry" w:date="2018-05-29T13:09:00Z">
        <w:r w:rsidR="0084491D">
          <w:t xml:space="preserve"> For example,</w:t>
        </w:r>
      </w:ins>
      <w:del w:id="1089" w:author="Greg Landry" w:date="2018-05-29T13:09:00Z">
        <w:r w:rsidDel="0084491D">
          <w:delText>.. e.g</w:delText>
        </w:r>
      </w:del>
      <w:r>
        <w:t xml:space="preserve"> *</w:t>
      </w:r>
      <w:proofErr w:type="spellStart"/>
      <w:r>
        <w:t>p_len</w:t>
      </w:r>
      <w:proofErr w:type="spellEnd"/>
      <w:r>
        <w:t xml:space="preserve"> = 23; // returning 23 bytes</w:t>
      </w:r>
      <w:ins w:id="1090" w:author="Greg Landry" w:date="2018-05-29T13:09:00Z">
        <w:r w:rsidR="0084491D">
          <w:t>.</w:t>
        </w:r>
      </w:ins>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ins w:id="1091" w:author="Greg Landry" w:date="2018-05-29T13:09:00Z">
        <w:r w:rsidR="0084491D">
          <w:t xml:space="preserve">a </w:t>
        </w:r>
      </w:ins>
      <w:r>
        <w:t>write, you will be told how many bytes got written to you</w:t>
      </w:r>
      <w:ins w:id="1092" w:author="Greg Landry" w:date="2018-05-29T13:09:00Z">
        <w:r w:rsidR="0084491D">
          <w:t>.</w:t>
        </w:r>
      </w:ins>
    </w:p>
    <w:p w14:paraId="26EEF1AF" w14:textId="346BDBF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memcpy’s</w:t>
      </w:r>
      <w:proofErr w:type="spellEnd"/>
      <w:r>
        <w:t xml:space="preserve"> the data into the right place, either saving it in the </w:t>
      </w:r>
      <w:del w:id="1093" w:author="Greg Landry" w:date="2018-05-29T13:12:00Z">
        <w:r w:rsidDel="00AD6CD9">
          <w:delText>value</w:delText>
        </w:r>
      </w:del>
      <w:ins w:id="1094" w:author="Greg Landry" w:date="2018-05-29T13:12:00Z">
        <w:r w:rsidR="00AD6CD9">
          <w:t>database</w:t>
        </w:r>
      </w:ins>
      <w:r>
        <w:t xml:space="preserve">, or writing into the buffer for the </w:t>
      </w:r>
      <w:del w:id="1095" w:author="Greg Landry" w:date="2018-05-30T11:55:00Z">
        <w:r w:rsidDel="004577CE">
          <w:delText xml:space="preserve">WICED BT </w:delText>
        </w:r>
      </w:del>
      <w:r>
        <w:t>Stack to send back to the Client.</w:t>
      </w:r>
    </w:p>
    <w:p w14:paraId="0AD4C107" w14:textId="4BC1B6D5" w:rsidR="002B386E" w:rsidRDefault="002B386E" w:rsidP="000E404D">
      <w:r>
        <w:t xml:space="preserve">Both functions have a switch where you might put in custom code to do something based on </w:t>
      </w:r>
      <w:del w:id="1096" w:author="Greg Landry" w:date="2018-05-29T13:12:00Z">
        <w:r w:rsidDel="00CB753C">
          <w:delText xml:space="preserve">which </w:delText>
        </w:r>
      </w:del>
      <w:ins w:id="1097" w:author="Greg Landry" w:date="2018-05-29T13:12:00Z">
        <w:r w:rsidR="00CB753C">
          <w:t xml:space="preserve">the </w:t>
        </w:r>
      </w:ins>
      <w:r>
        <w:t xml:space="preserve">handle.  This place is marked with //TODO: </w:t>
      </w:r>
      <w:r w:rsidR="002877DF">
        <w:t>in the two functions.</w:t>
      </w:r>
    </w:p>
    <w:p w14:paraId="00583912" w14:textId="28E15730" w:rsidR="0014257C" w:rsidRPr="000E404D" w:rsidDel="00CB753C" w:rsidRDefault="0014257C" w:rsidP="000E404D">
      <w:pPr>
        <w:rPr>
          <w:del w:id="1098" w:author="Greg Landry" w:date="2018-05-29T13:12:00Z"/>
        </w:rPr>
      </w:pPr>
      <w:r>
        <w:t xml:space="preserve">You are supposed to return a </w:t>
      </w:r>
      <w:proofErr w:type="spellStart"/>
      <w:r>
        <w:t>wiced_bt_gatt_status_t</w:t>
      </w:r>
      <w:proofErr w:type="spellEnd"/>
      <w:r>
        <w:t xml:space="preserve"> which will tell the </w:t>
      </w:r>
      <w:del w:id="1099" w:author="Greg Landry" w:date="2018-05-30T11:55:00Z">
        <w:r w:rsidDel="004577CE">
          <w:delText xml:space="preserve">BT </w:delText>
        </w:r>
      </w:del>
      <w:r>
        <w:t>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6C745F32" w14:textId="678B52D5" w:rsidR="001D2A04" w:rsidRDefault="001D2A04">
      <w:pPr>
        <w:rPr>
          <w:ins w:id="1100" w:author="Greg Landry" w:date="2018-05-29T12:45:00Z"/>
          <w:rFonts w:eastAsia="Times New Roman"/>
          <w:b/>
          <w:bCs/>
          <w:color w:val="1F4E79" w:themeColor="accent1" w:themeShade="80"/>
          <w:sz w:val="28"/>
          <w:szCs w:val="28"/>
        </w:rPr>
      </w:pPr>
    </w:p>
    <w:p w14:paraId="65660909" w14:textId="4A2837CD" w:rsidR="00553B2D" w:rsidRPr="00337426" w:rsidDel="00823D40" w:rsidRDefault="00CB753C" w:rsidP="006B5651">
      <w:pPr>
        <w:rPr>
          <w:del w:id="1101" w:author="Greg Landry" w:date="2018-05-30T12:06:00Z"/>
          <w:rFonts w:eastAsia="Times New Roman"/>
          <w:b/>
          <w:bCs/>
          <w:color w:val="1F4E79" w:themeColor="accent1" w:themeShade="80"/>
          <w:sz w:val="28"/>
          <w:szCs w:val="28"/>
        </w:rPr>
      </w:pPr>
      <w:ins w:id="1102" w:author="Greg Landry" w:date="2018-05-29T13:12:00Z">
        <w:r>
          <w:br w:type="page"/>
        </w:r>
      </w:ins>
    </w:p>
    <w:p w14:paraId="32AE0F3B" w14:textId="21011EC0" w:rsidR="002C2FE4" w:rsidRDefault="00DE73F6" w:rsidP="000A3A5A">
      <w:pPr>
        <w:pStyle w:val="Heading1"/>
      </w:pPr>
      <w:bookmarkStart w:id="1103" w:name="_Toc515795209"/>
      <w:r>
        <w:t>Exercises</w:t>
      </w:r>
      <w:bookmarkEnd w:id="1103"/>
    </w:p>
    <w:p w14:paraId="43057E19" w14:textId="1D83BC72" w:rsidR="00DE73F6" w:rsidRDefault="000A3A5A" w:rsidP="007F01ED">
      <w:pPr>
        <w:pStyle w:val="Exercise"/>
      </w:pPr>
      <w:bookmarkStart w:id="1104" w:name="_Toc515795210"/>
      <w:r>
        <w:t>Create a BLE Advertiser</w:t>
      </w:r>
      <w:bookmarkEnd w:id="1104"/>
    </w:p>
    <w:p w14:paraId="146DEB34" w14:textId="3C8491BE" w:rsidR="006357A5" w:rsidRDefault="006357A5">
      <w:pPr>
        <w:pStyle w:val="Heading3"/>
        <w:rPr>
          <w:ins w:id="1105" w:author="Greg Landry" w:date="2018-05-31T13:44:00Z"/>
        </w:rPr>
        <w:pPrChange w:id="1106" w:author="Greg Landry" w:date="2018-05-31T13:44:00Z">
          <w:pPr/>
        </w:pPrChange>
      </w:pPr>
      <w:ins w:id="1107" w:author="Greg Landry" w:date="2018-05-31T13:44:00Z">
        <w:r>
          <w:t>Introduction</w:t>
        </w:r>
      </w:ins>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114"/>
        <w:gridCol w:w="4533"/>
        <w:gridCol w:w="2703"/>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Pr>
        <w:rPr>
          <w:ins w:id="1108" w:author="Greg Landry" w:date="2018-05-31T13:44:00Z"/>
        </w:rPr>
      </w:pPr>
    </w:p>
    <w:p w14:paraId="2D2676F8" w14:textId="08F418C4" w:rsidR="006357A5" w:rsidRDefault="006357A5">
      <w:pPr>
        <w:pStyle w:val="Heading3"/>
        <w:pPrChange w:id="1109" w:author="Greg Landry" w:date="2018-05-31T13:45:00Z">
          <w:pPr/>
        </w:pPrChange>
      </w:pPr>
      <w:ins w:id="1110" w:author="Greg Landry" w:date="2018-05-31T13:44:00Z">
        <w:r>
          <w:t>Project Creation</w:t>
        </w:r>
      </w:ins>
    </w:p>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lastRenderedPageBreak/>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30E85FF4" w:rsidR="005E68CC" w:rsidRDefault="005E68CC" w:rsidP="005E68CC">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proofErr w:type="spellStart"/>
      <w:del w:id="1111" w:author="Greg Landry" w:date="2018-05-30T15:20:00Z">
        <w:r w:rsidRPr="00592AD9" w:rsidDel="001E2E34">
          <w:rPr>
            <w:i/>
          </w:rPr>
          <w:delText>le01</w:delText>
        </w:r>
        <w:r w:rsidDel="001E2E34">
          <w:delText xml:space="preserve"> </w:delText>
        </w:r>
      </w:del>
      <w:ins w:id="1112" w:author="Greg Landry" w:date="2018-05-30T15:20:00Z">
        <w:r w:rsidR="001E2E34">
          <w:rPr>
            <w:i/>
          </w:rPr>
          <w:t>adv</w:t>
        </w:r>
        <w:proofErr w:type="spellEnd"/>
        <w:r w:rsidR="001E2E34">
          <w:t xml:space="preserve"> </w:t>
        </w:r>
      </w:ins>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proofErr w:type="spellStart"/>
      <w:r w:rsidRPr="00454332">
        <w:rPr>
          <w:i/>
        </w:rPr>
        <w:t>manuf_data</w:t>
      </w:r>
      <w:proofErr w:type="spellEnd"/>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proofErr w:type="spellStart"/>
      <w:r w:rsidRPr="00454332">
        <w:rPr>
          <w:i/>
        </w:rPr>
        <w:t>manuf_data</w:t>
      </w:r>
      <w:proofErr w:type="spellEnd"/>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proofErr w:type="spellStart"/>
      <w:r w:rsidRPr="00E05A7D">
        <w:rPr>
          <w:i/>
        </w:rPr>
        <w:t>manuf_data</w:t>
      </w:r>
      <w:proofErr w:type="spellEnd"/>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3717C49E" w14:textId="30C728C4" w:rsidR="00E53625" w:rsidRDefault="005E68CC">
      <w:pPr>
        <w:pStyle w:val="ListParagraph"/>
        <w:numPr>
          <w:ilvl w:val="0"/>
          <w:numId w:val="21"/>
        </w:numPr>
        <w:rPr>
          <w:ins w:id="1113" w:author="Greg Landry" w:date="2018-05-31T13:45:00Z"/>
        </w:rPr>
      </w:pPr>
      <w:del w:id="1114" w:author="Greg Landry" w:date="2018-05-31T13:45:00Z">
        <w:r w:rsidDel="006357A5">
          <w:delText>In the makefile, comment out the HCI_TRACE_OVER_TRANSPORT and in</w:delText>
        </w:r>
      </w:del>
      <w:ins w:id="1115" w:author="Greg Landry" w:date="2018-05-31T13:45:00Z">
        <w:r w:rsidR="006357A5">
          <w:t>In</w:t>
        </w:r>
      </w:ins>
      <w:r>
        <w:t xml:space="preserve"> the main C file change the debug UART to </w:t>
      </w:r>
      <w:r w:rsidRPr="009633E6">
        <w:t>WICED_ROUTE_DEBUG_TO_PUART</w:t>
      </w:r>
      <w:r w:rsidRPr="00094275">
        <w:t xml:space="preserve"> </w:t>
      </w:r>
      <w:r>
        <w:t>so that debug messages will show up on a terminal window. We will discuss using the HCI UART in the debugging chapter.</w:t>
      </w:r>
    </w:p>
    <w:p w14:paraId="33A39809" w14:textId="3D3BB83D" w:rsidR="00E53625" w:rsidRDefault="00E53625">
      <w:pPr>
        <w:pStyle w:val="Heading3"/>
        <w:pPrChange w:id="1116" w:author="Greg Landry" w:date="2018-05-31T13:45:00Z">
          <w:pPr>
            <w:pStyle w:val="ListParagraph"/>
            <w:numPr>
              <w:numId w:val="21"/>
            </w:numPr>
            <w:ind w:hanging="360"/>
          </w:pPr>
        </w:pPrChange>
      </w:pPr>
      <w:ins w:id="1117" w:author="Greg Landry" w:date="2018-05-31T13:45:00Z">
        <w:r>
          <w:t>Testing</w:t>
        </w:r>
      </w:ins>
    </w:p>
    <w:p w14:paraId="3588972D" w14:textId="7A1A680B" w:rsidR="005E68CC" w:rsidRDefault="005E68CC">
      <w:pPr>
        <w:pStyle w:val="ListParagraph"/>
        <w:numPr>
          <w:ilvl w:val="0"/>
          <w:numId w:val="29"/>
        </w:numPr>
        <w:pPrChange w:id="1118" w:author="Greg Landry" w:date="2018-05-31T13:47:00Z">
          <w:pPr>
            <w:pStyle w:val="ListParagraph"/>
            <w:numPr>
              <w:numId w:val="21"/>
            </w:numPr>
            <w:ind w:hanging="360"/>
          </w:pPr>
        </w:pPrChange>
      </w:pPr>
      <w:r>
        <w:t xml:space="preserve">Program the project to the board and use the PC version of </w:t>
      </w:r>
      <w:proofErr w:type="spellStart"/>
      <w:r>
        <w:t>CySmart</w:t>
      </w:r>
      <w:proofErr w:type="spellEnd"/>
      <w:r>
        <w:t xml:space="preserve"> to examine the advertisement packets. Press the button and then stop / re-start the scan to see that the value has incremented.</w:t>
      </w:r>
    </w:p>
    <w:p w14:paraId="62165E3D" w14:textId="1FEDF3E4" w:rsidR="009065A4" w:rsidRDefault="009065A4">
      <w:pPr>
        <w:pStyle w:val="ListParagraph"/>
        <w:numPr>
          <w:ilvl w:val="1"/>
          <w:numId w:val="29"/>
        </w:numPr>
        <w:pPrChange w:id="1119" w:author="Greg Landry" w:date="2018-05-31T13:47:00Z">
          <w:pPr>
            <w:pStyle w:val="ListParagraph"/>
            <w:numPr>
              <w:ilvl w:val="1"/>
              <w:numId w:val="21"/>
            </w:numPr>
            <w:ind w:left="1440" w:hanging="360"/>
          </w:pPr>
        </w:pPrChange>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41C6A6B" w14:textId="77777777" w:rsidR="005E68CC" w:rsidRDefault="005E68CC">
      <w:pPr>
        <w:pStyle w:val="Heading3"/>
        <w:pPrChange w:id="1120" w:author="Greg Landry" w:date="2018-05-31T13:48:00Z">
          <w:pPr/>
        </w:pPrChange>
      </w:pPr>
      <w:r>
        <w:t>Questions</w:t>
      </w:r>
      <w:del w:id="1121" w:author="Greg Landry" w:date="2018-05-31T13:48:00Z">
        <w:r w:rsidDel="00E53625">
          <w:delText>:</w:delText>
        </w:r>
      </w:del>
    </w:p>
    <w:p w14:paraId="612B793D" w14:textId="0960F87C" w:rsidR="005E68CC" w:rsidRDefault="005E68CC" w:rsidP="005E68CC">
      <w:pPr>
        <w:pStyle w:val="ListParagraph"/>
        <w:numPr>
          <w:ilvl w:val="0"/>
          <w:numId w:val="22"/>
        </w:numPr>
      </w:pPr>
      <w:r>
        <w:t>What is the name of the Stack callback function?</w:t>
      </w:r>
    </w:p>
    <w:p w14:paraId="5BD7085A" w14:textId="77777777" w:rsidR="005E68CC" w:rsidRDefault="005E68CC" w:rsidP="005E68CC"/>
    <w:p w14:paraId="636853D0" w14:textId="782C62F7" w:rsidR="005E68CC" w:rsidRDefault="005E68CC" w:rsidP="005E68CC"/>
    <w:p w14:paraId="59DD8821" w14:textId="77777777" w:rsidR="005E2F84" w:rsidRDefault="005E2F84" w:rsidP="005E68CC"/>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1122" w:name="_Toc514769084"/>
      <w:r>
        <w:rPr>
          <w:highlight w:val="lightGray"/>
        </w:rPr>
        <w:br w:type="page"/>
      </w:r>
    </w:p>
    <w:p w14:paraId="21154521" w14:textId="266F2A88" w:rsidR="00CE1631" w:rsidRDefault="00CE1631" w:rsidP="00815B41">
      <w:pPr>
        <w:pStyle w:val="Exercise"/>
      </w:pPr>
      <w:bookmarkStart w:id="1123" w:name="_Toc515795211"/>
      <w:r>
        <w:lastRenderedPageBreak/>
        <w:t>Connect using BLE</w:t>
      </w:r>
      <w:bookmarkEnd w:id="1122"/>
      <w:bookmarkEnd w:id="1123"/>
    </w:p>
    <w:p w14:paraId="17D514E3" w14:textId="77777777" w:rsidR="00E53625" w:rsidRDefault="00E53625" w:rsidP="00E53625">
      <w:pPr>
        <w:pStyle w:val="Heading3"/>
        <w:rPr>
          <w:ins w:id="1124" w:author="Greg Landry" w:date="2018-05-31T13:46:00Z"/>
        </w:rPr>
      </w:pPr>
      <w:ins w:id="1125" w:author="Greg Landry" w:date="2018-05-31T13:46:00Z">
        <w:r>
          <w:t>Introduction</w:t>
        </w:r>
      </w:ins>
    </w:p>
    <w:p w14:paraId="4809D33C" w14:textId="3A0E6F78" w:rsidR="00CE1631" w:rsidRPr="00AB6D80" w:rsidRDefault="00CE1631" w:rsidP="00CE1631">
      <w:r>
        <w:t xml:space="preserve">In this exercise, you will create a project that will have a custom </w:t>
      </w:r>
      <w:proofErr w:type="spellStart"/>
      <w:r>
        <w:t>CapSense</w:t>
      </w:r>
      <w:proofErr w:type="spellEnd"/>
      <w:r>
        <w:t xml:space="preserve"> Service containing a </w:t>
      </w:r>
      <w:proofErr w:type="spellStart"/>
      <w:r>
        <w:t>CapSense</w:t>
      </w:r>
      <w:proofErr w:type="spellEnd"/>
      <w:r>
        <w:t xml:space="preserve"> Button characteristic with data for 4 buttons. You will monitor the </w:t>
      </w:r>
      <w:proofErr w:type="spellStart"/>
      <w:r>
        <w:t>CapSense</w:t>
      </w:r>
      <w:proofErr w:type="spellEnd"/>
      <w:r>
        <w:t xml:space="preserv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ins w:id="1126" w:author="Greg Landry" w:date="2018-05-31T11:34:00Z">
        <w:r w:rsidR="002C5FBC">
          <w:t xml:space="preserve"> New events introduced in this exercise are highlighted.</w:t>
        </w:r>
      </w:ins>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Change w:id="1127">
          <w:tblGrid>
            <w:gridCol w:w="1375"/>
            <w:gridCol w:w="809"/>
            <w:gridCol w:w="1375"/>
            <w:gridCol w:w="4001"/>
            <w:gridCol w:w="1375"/>
            <w:gridCol w:w="690"/>
            <w:gridCol w:w="1375"/>
          </w:tblGrid>
        </w:tblGridChange>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 xml:space="preserve">Initialize application, start </w:t>
            </w:r>
            <w:proofErr w:type="spellStart"/>
            <w:r>
              <w:t>CapSense</w:t>
            </w:r>
            <w:proofErr w:type="spellEnd"/>
            <w:r>
              <w:t xml:space="preserv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2C5FBC">
        <w:tblPrEx>
          <w:tblW w:w="0" w:type="auto"/>
          <w:tblInd w:w="-275" w:type="dxa"/>
          <w:shd w:val="clear" w:color="auto" w:fill="000000" w:themeFill="text1"/>
          <w:tblPrExChange w:id="1128" w:author="Greg Landry" w:date="2018-05-31T11:35:00Z">
            <w:tblPrEx>
              <w:tblW w:w="0" w:type="auto"/>
              <w:tblInd w:w="-275" w:type="dxa"/>
              <w:shd w:val="clear" w:color="auto" w:fill="000000" w:themeFill="text1"/>
            </w:tblPrEx>
          </w:tblPrExChange>
        </w:tblPrEx>
        <w:trPr>
          <w:trPrChange w:id="1129" w:author="Greg Landry" w:date="2018-05-31T11:35:00Z">
            <w:trPr>
              <w:gridBefore w:val="1"/>
            </w:trPr>
          </w:trPrChange>
        </w:trPr>
        <w:tc>
          <w:tcPr>
            <w:tcW w:w="2184" w:type="dxa"/>
            <w:vMerge w:val="restart"/>
            <w:shd w:val="clear" w:color="auto" w:fill="E2EFD9" w:themeFill="accent6" w:themeFillTint="33"/>
            <w:tcPrChange w:id="1130" w:author="Greg Landry" w:date="2018-05-31T11:35:00Z">
              <w:tcPr>
                <w:tcW w:w="2184" w:type="dxa"/>
                <w:gridSpan w:val="2"/>
                <w:vMerge w:val="restart"/>
                <w:shd w:val="clear" w:color="auto" w:fill="FFFFFF" w:themeFill="background1"/>
              </w:tcPr>
            </w:tcPrChange>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Change w:id="1131" w:author="Greg Landry" w:date="2018-05-31T11:35:00Z">
              <w:tcPr>
                <w:tcW w:w="5376" w:type="dxa"/>
                <w:gridSpan w:val="2"/>
                <w:shd w:val="clear" w:color="auto" w:fill="FFFFFF" w:themeFill="background1"/>
              </w:tcPr>
            </w:tcPrChange>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Change w:id="1132" w:author="Greg Landry" w:date="2018-05-31T11:35:00Z">
              <w:tcPr>
                <w:tcW w:w="2065" w:type="dxa"/>
                <w:gridSpan w:val="2"/>
                <w:shd w:val="clear" w:color="auto" w:fill="FFFFFF" w:themeFill="background1"/>
              </w:tcPr>
            </w:tcPrChange>
          </w:tcPr>
          <w:p w14:paraId="0B67324A" w14:textId="77777777" w:rsidR="00CE1631" w:rsidRDefault="00CE1631" w:rsidP="004E5C81">
            <w:r>
              <w:t>Set the connection ID and enable pairing</w:t>
            </w:r>
          </w:p>
        </w:tc>
      </w:tr>
      <w:tr w:rsidR="00CE1631" w14:paraId="7214D5E6" w14:textId="77777777" w:rsidTr="002C5FBC">
        <w:tblPrEx>
          <w:tblW w:w="0" w:type="auto"/>
          <w:tblInd w:w="-275" w:type="dxa"/>
          <w:shd w:val="clear" w:color="auto" w:fill="000000" w:themeFill="text1"/>
          <w:tblPrExChange w:id="1133" w:author="Greg Landry" w:date="2018-05-31T11:35:00Z">
            <w:tblPrEx>
              <w:tblW w:w="0" w:type="auto"/>
              <w:tblInd w:w="-275" w:type="dxa"/>
              <w:shd w:val="clear" w:color="auto" w:fill="000000" w:themeFill="text1"/>
            </w:tblPrEx>
          </w:tblPrExChange>
        </w:tblPrEx>
        <w:trPr>
          <w:trPrChange w:id="1134" w:author="Greg Landry" w:date="2018-05-31T11:35:00Z">
            <w:trPr>
              <w:gridBefore w:val="1"/>
            </w:trPr>
          </w:trPrChange>
        </w:trPr>
        <w:tc>
          <w:tcPr>
            <w:tcW w:w="2184" w:type="dxa"/>
            <w:vMerge/>
            <w:shd w:val="clear" w:color="auto" w:fill="E2EFD9" w:themeFill="accent6" w:themeFillTint="33"/>
            <w:tcPrChange w:id="1135" w:author="Greg Landry" w:date="2018-05-31T11:35:00Z">
              <w:tcPr>
                <w:tcW w:w="2184" w:type="dxa"/>
                <w:gridSpan w:val="2"/>
                <w:vMerge/>
                <w:shd w:val="clear" w:color="auto" w:fill="FFFFFF" w:themeFill="background1"/>
              </w:tcPr>
            </w:tcPrChange>
          </w:tcPr>
          <w:p w14:paraId="6B74CD0F" w14:textId="77777777" w:rsidR="00CE1631" w:rsidRDefault="00CE1631" w:rsidP="004E5C81"/>
        </w:tc>
        <w:tc>
          <w:tcPr>
            <w:tcW w:w="5376" w:type="dxa"/>
            <w:shd w:val="clear" w:color="auto" w:fill="E2EFD9" w:themeFill="accent6" w:themeFillTint="33"/>
            <w:tcPrChange w:id="1136" w:author="Greg Landry" w:date="2018-05-31T11:35:00Z">
              <w:tcPr>
                <w:tcW w:w="5376" w:type="dxa"/>
                <w:gridSpan w:val="2"/>
                <w:shd w:val="clear" w:color="auto" w:fill="FFFFFF" w:themeFill="background1"/>
              </w:tcPr>
            </w:tcPrChange>
          </w:tcPr>
          <w:p w14:paraId="7AEBA8EA" w14:textId="77777777" w:rsidR="00CE1631" w:rsidRDefault="00CE1631" w:rsidP="004E5C81">
            <w:r>
              <w:t>BTM_BLE_ADVERT_STATE_CHANGED_EVT (BTM_BLE_ADVERT_OFF)</w:t>
            </w:r>
          </w:p>
        </w:tc>
        <w:tc>
          <w:tcPr>
            <w:tcW w:w="2065" w:type="dxa"/>
            <w:shd w:val="clear" w:color="auto" w:fill="E2EFD9" w:themeFill="accent6" w:themeFillTint="33"/>
            <w:tcPrChange w:id="1137" w:author="Greg Landry" w:date="2018-05-31T11:35:00Z">
              <w:tcPr>
                <w:tcW w:w="2065" w:type="dxa"/>
                <w:gridSpan w:val="2"/>
                <w:shd w:val="clear" w:color="auto" w:fill="FFFFFF" w:themeFill="background1"/>
              </w:tcPr>
            </w:tcPrChange>
          </w:tcPr>
          <w:p w14:paraId="3DBC0B93" w14:textId="77777777" w:rsidR="00CE1631" w:rsidRDefault="00CE1631" w:rsidP="004E5C81"/>
        </w:tc>
      </w:tr>
      <w:tr w:rsidR="00CE1631" w14:paraId="3CECB74C" w14:textId="77777777" w:rsidTr="002C5FBC">
        <w:tblPrEx>
          <w:tblW w:w="0" w:type="auto"/>
          <w:tblInd w:w="-275" w:type="dxa"/>
          <w:shd w:val="clear" w:color="auto" w:fill="000000" w:themeFill="text1"/>
          <w:tblPrExChange w:id="1138" w:author="Greg Landry" w:date="2018-05-31T11:35:00Z">
            <w:tblPrEx>
              <w:tblW w:w="0" w:type="auto"/>
              <w:tblInd w:w="-275" w:type="dxa"/>
              <w:shd w:val="clear" w:color="auto" w:fill="000000" w:themeFill="text1"/>
            </w:tblPrEx>
          </w:tblPrExChange>
        </w:tblPrEx>
        <w:trPr>
          <w:trPrChange w:id="1139" w:author="Greg Landry" w:date="2018-05-31T11:35:00Z">
            <w:trPr>
              <w:gridBefore w:val="1"/>
            </w:trPr>
          </w:trPrChange>
        </w:trPr>
        <w:tc>
          <w:tcPr>
            <w:tcW w:w="2184" w:type="dxa"/>
            <w:shd w:val="clear" w:color="auto" w:fill="E2EFD9" w:themeFill="accent6" w:themeFillTint="33"/>
            <w:tcPrChange w:id="1140" w:author="Greg Landry" w:date="2018-05-31T11:35:00Z">
              <w:tcPr>
                <w:tcW w:w="2184" w:type="dxa"/>
                <w:gridSpan w:val="2"/>
                <w:shd w:val="clear" w:color="auto" w:fill="FFFFFF" w:themeFill="background1"/>
              </w:tcPr>
            </w:tcPrChange>
          </w:tcPr>
          <w:p w14:paraId="27E9F38D" w14:textId="77777777" w:rsidR="00CE1631" w:rsidRDefault="00CE1631" w:rsidP="004E5C81">
            <w:r>
              <w:t xml:space="preserve">Read </w:t>
            </w:r>
            <w:proofErr w:type="spellStart"/>
            <w:r>
              <w:t>CapSense</w:t>
            </w:r>
            <w:proofErr w:type="spellEnd"/>
            <w:r>
              <w:t xml:space="preserve"> characteristic while touching buttons </w:t>
            </w:r>
            <w:r>
              <w:sym w:font="Wingdings" w:char="F0E0"/>
            </w:r>
          </w:p>
        </w:tc>
        <w:tc>
          <w:tcPr>
            <w:tcW w:w="5376" w:type="dxa"/>
            <w:shd w:val="clear" w:color="auto" w:fill="E2EFD9" w:themeFill="accent6" w:themeFillTint="33"/>
            <w:tcPrChange w:id="1141" w:author="Greg Landry" w:date="2018-05-31T11:35:00Z">
              <w:tcPr>
                <w:tcW w:w="5376" w:type="dxa"/>
                <w:gridSpan w:val="2"/>
                <w:shd w:val="clear" w:color="auto" w:fill="FFFFFF" w:themeFill="background1"/>
              </w:tcPr>
            </w:tcPrChange>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Change w:id="1142" w:author="Greg Landry" w:date="2018-05-31T11:35:00Z">
              <w:tcPr>
                <w:tcW w:w="2065" w:type="dxa"/>
                <w:gridSpan w:val="2"/>
                <w:shd w:val="clear" w:color="auto" w:fill="FFFFFF" w:themeFill="background1"/>
              </w:tcPr>
            </w:tcPrChange>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pPr>
        <w:pStyle w:val="Heading3"/>
        <w:rPr>
          <w:ins w:id="1143" w:author="Greg Landry" w:date="2018-05-31T13:46:00Z"/>
        </w:rPr>
        <w:pPrChange w:id="1144" w:author="Greg Landry" w:date="2018-05-31T13:46:00Z">
          <w:pPr>
            <w:pStyle w:val="ListParagraph"/>
            <w:keepNext/>
            <w:numPr>
              <w:numId w:val="23"/>
            </w:numPr>
            <w:ind w:hanging="360"/>
          </w:pPr>
        </w:pPrChange>
      </w:pPr>
      <w:ins w:id="1145" w:author="Greg Landry" w:date="2018-05-31T13:46:00Z">
        <w:r>
          <w:lastRenderedPageBreak/>
          <w:t>Project Creation</w:t>
        </w:r>
      </w:ins>
    </w:p>
    <w:p w14:paraId="501A0619" w14:textId="648EFF03"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proofErr w:type="spellStart"/>
      <w:r w:rsidRPr="00DC6E51">
        <w:rPr>
          <w:i/>
        </w:rPr>
        <w:t>CapSense</w:t>
      </w:r>
      <w:proofErr w:type="spellEnd"/>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 xml:space="preserve">Add a Vendor Specific Characteristic to the </w:t>
      </w:r>
      <w:proofErr w:type="spellStart"/>
      <w:r>
        <w:t>CapSense</w:t>
      </w:r>
      <w:proofErr w:type="spellEnd"/>
      <w:r>
        <w:t xml:space="preserv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4E5B7C69" w:rsidR="00CE1631" w:rsidRDefault="00CE1631" w:rsidP="00CE1631">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del w:id="1146" w:author="Greg Landry" w:date="2018-05-30T15:20:00Z">
        <w:r w:rsidDel="001E2E34">
          <w:rPr>
            <w:i/>
          </w:rPr>
          <w:delText>le02</w:delText>
        </w:r>
        <w:r w:rsidDel="001E2E34">
          <w:delText xml:space="preserve"> </w:delText>
        </w:r>
      </w:del>
      <w:ins w:id="1147" w:author="Greg Landry" w:date="2018-05-30T15:20:00Z">
        <w:r w:rsidR="001E2E34">
          <w:rPr>
            <w:i/>
          </w:rPr>
          <w:t>con</w:t>
        </w:r>
        <w:r w:rsidR="001E2E34">
          <w:t xml:space="preserve"> </w:t>
        </w:r>
      </w:ins>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1C5A2311" w:rsidR="00CE1631" w:rsidRDefault="00CE1631" w:rsidP="00CE1631">
      <w:pPr>
        <w:pStyle w:val="ListParagraph"/>
        <w:numPr>
          <w:ilvl w:val="0"/>
          <w:numId w:val="23"/>
        </w:numPr>
      </w:pPr>
      <w:r>
        <w:t xml:space="preserve">Find the location where the name is specified in the GATT database in ex02_ble_con.c and change it to </w:t>
      </w:r>
      <w:r>
        <w:rPr>
          <w:i/>
        </w:rPr>
        <w:t>&lt;</w:t>
      </w:r>
      <w:proofErr w:type="spellStart"/>
      <w:r>
        <w:rPr>
          <w:i/>
        </w:rPr>
        <w:t>inits</w:t>
      </w:r>
      <w:proofErr w:type="spellEnd"/>
      <w:r>
        <w:rPr>
          <w:i/>
        </w:rPr>
        <w:t>&gt;_</w:t>
      </w:r>
      <w:del w:id="1148" w:author="Greg Landry" w:date="2018-05-30T15:20:00Z">
        <w:r w:rsidDel="001E2E34">
          <w:rPr>
            <w:i/>
          </w:rPr>
          <w:delText xml:space="preserve">le02 </w:delText>
        </w:r>
      </w:del>
      <w:ins w:id="1149" w:author="Greg Landry" w:date="2018-05-30T15:20:00Z">
        <w:r w:rsidR="001E2E34">
          <w:rPr>
            <w:i/>
          </w:rPr>
          <w:t xml:space="preserve">con </w:t>
        </w:r>
      </w:ins>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BE6843" w:rsidRDefault="00CE1631" w:rsidP="00CE1631">
      <w:pPr>
        <w:pStyle w:val="ListParagraph"/>
        <w:numPr>
          <w:ilvl w:val="0"/>
          <w:numId w:val="23"/>
        </w:numPr>
        <w:rPr>
          <w:rPrChange w:id="1150" w:author="Greg Landry" w:date="2018-05-31T08:21:00Z">
            <w:rPr>
              <w:color w:val="FF0000"/>
            </w:rPr>
          </w:rPrChange>
        </w:rPr>
      </w:pPr>
      <w:r w:rsidRPr="00BE6843">
        <w:rPr>
          <w:rPrChange w:id="1151" w:author="Greg Landry" w:date="2018-05-31T08:21:00Z">
            <w:rPr>
              <w:color w:val="FF0000"/>
            </w:rPr>
          </w:rPrChange>
        </w:rPr>
        <w:t>In the GATT connect callback function:</w:t>
      </w:r>
    </w:p>
    <w:p w14:paraId="0706F647" w14:textId="77777777" w:rsidR="00CE1631" w:rsidRPr="00BE6843" w:rsidRDefault="00CE1631" w:rsidP="00CE1631">
      <w:pPr>
        <w:pStyle w:val="ListParagraph"/>
        <w:numPr>
          <w:ilvl w:val="1"/>
          <w:numId w:val="23"/>
        </w:numPr>
        <w:rPr>
          <w:rPrChange w:id="1152" w:author="Greg Landry" w:date="2018-05-31T08:21:00Z">
            <w:rPr>
              <w:color w:val="FF0000"/>
            </w:rPr>
          </w:rPrChange>
        </w:rPr>
      </w:pPr>
      <w:r w:rsidRPr="00BE6843">
        <w:rPr>
          <w:rPrChange w:id="1153" w:author="Greg Landry" w:date="2018-05-31T08:21:00Z">
            <w:rPr>
              <w:color w:val="FF0000"/>
            </w:rPr>
          </w:rPrChange>
        </w:rPr>
        <w:t>On a disconnection:</w:t>
      </w:r>
    </w:p>
    <w:p w14:paraId="1D9608ED" w14:textId="77777777" w:rsidR="00CE1631" w:rsidRPr="00BE6843" w:rsidRDefault="00CE1631" w:rsidP="00CE1631">
      <w:pPr>
        <w:pStyle w:val="ListParagraph"/>
        <w:numPr>
          <w:ilvl w:val="2"/>
          <w:numId w:val="23"/>
        </w:numPr>
        <w:rPr>
          <w:rPrChange w:id="1154" w:author="Greg Landry" w:date="2018-05-31T08:21:00Z">
            <w:rPr>
              <w:color w:val="FF0000"/>
            </w:rPr>
          </w:rPrChange>
        </w:rPr>
      </w:pPr>
      <w:r w:rsidRPr="00BE6843">
        <w:rPr>
          <w:rPrChange w:id="1155" w:author="Greg Landry" w:date="2018-05-31T08:21:00Z">
            <w:rPr>
              <w:color w:val="FF0000"/>
            </w:rPr>
          </w:rPrChange>
        </w:rPr>
        <w:t xml:space="preserve">Re-start advertisements using </w:t>
      </w:r>
      <w:proofErr w:type="spellStart"/>
      <w:r w:rsidRPr="00BE6843">
        <w:rPr>
          <w:rPrChange w:id="1156" w:author="Greg Landry" w:date="2018-05-31T08:21:00Z">
            <w:rPr>
              <w:color w:val="FF0000"/>
            </w:rPr>
          </w:rPrChange>
        </w:rPr>
        <w:t>wiced_bt_start_</w:t>
      </w:r>
      <w:proofErr w:type="gramStart"/>
      <w:r w:rsidRPr="00BE6843">
        <w:rPr>
          <w:rPrChange w:id="1157" w:author="Greg Landry" w:date="2018-05-31T08:21:00Z">
            <w:rPr>
              <w:color w:val="FF0000"/>
            </w:rPr>
          </w:rPrChange>
        </w:rPr>
        <w:t>advertisements</w:t>
      </w:r>
      <w:proofErr w:type="spellEnd"/>
      <w:r w:rsidRPr="00BE6843">
        <w:rPr>
          <w:rPrChange w:id="1158" w:author="Greg Landry" w:date="2018-05-31T08:21:00Z">
            <w:rPr>
              <w:color w:val="FF0000"/>
            </w:rPr>
          </w:rPrChange>
        </w:rPr>
        <w:t>(</w:t>
      </w:r>
      <w:proofErr w:type="gramEnd"/>
      <w:r w:rsidRPr="00BE6843">
        <w:rPr>
          <w:rPrChange w:id="1159" w:author="Greg Landry" w:date="2018-05-31T08:21:00Z">
            <w:rPr>
              <w:color w:val="FF0000"/>
            </w:rPr>
          </w:rPrChange>
        </w:rPr>
        <w:t>).</w:t>
      </w:r>
    </w:p>
    <w:p w14:paraId="587E5C73" w14:textId="2F2736D8" w:rsidR="009D01D3" w:rsidRPr="00BE6843" w:rsidRDefault="009D01D3" w:rsidP="009D01D3">
      <w:pPr>
        <w:pStyle w:val="ListParagraph"/>
        <w:numPr>
          <w:ilvl w:val="2"/>
          <w:numId w:val="23"/>
        </w:numPr>
        <w:rPr>
          <w:rPrChange w:id="1160" w:author="Greg Landry" w:date="2018-05-31T08:21:00Z">
            <w:rPr>
              <w:color w:val="FF0000"/>
            </w:rPr>
          </w:rPrChange>
        </w:rPr>
      </w:pPr>
      <w:r w:rsidRPr="00BE6843">
        <w:rPr>
          <w:rPrChange w:id="1161" w:author="Greg Landry" w:date="2018-05-31T08:21:00Z">
            <w:rPr>
              <w:color w:val="FF0000"/>
            </w:rPr>
          </w:rPrChange>
        </w:rPr>
        <w:t xml:space="preserve">Hint: Search for </w:t>
      </w:r>
      <w:proofErr w:type="spellStart"/>
      <w:r w:rsidRPr="00BE6843">
        <w:rPr>
          <w:rPrChange w:id="1162" w:author="Greg Landry" w:date="2018-05-31T08:21:00Z">
            <w:rPr>
              <w:color w:val="FF0000"/>
            </w:rPr>
          </w:rPrChange>
        </w:rPr>
        <w:t>wiced_bt_start_advertisements</w:t>
      </w:r>
      <w:proofErr w:type="spellEnd"/>
      <w:r w:rsidRPr="00BE6843">
        <w:rPr>
          <w:rPrChange w:id="1163" w:author="Greg Landry" w:date="2018-05-31T08:21:00Z">
            <w:rPr>
              <w:color w:val="FF0000"/>
            </w:rPr>
          </w:rPrChange>
        </w:rPr>
        <w:t xml:space="preserve"> to find the parameters required for the function.</w:t>
      </w:r>
    </w:p>
    <w:p w14:paraId="240390F7" w14:textId="6996C7DD" w:rsidR="009D01D3" w:rsidRPr="00BE6843" w:rsidRDefault="00CE1631" w:rsidP="009D01D3">
      <w:pPr>
        <w:pStyle w:val="ListParagraph"/>
        <w:numPr>
          <w:ilvl w:val="2"/>
          <w:numId w:val="23"/>
        </w:numPr>
        <w:rPr>
          <w:rPrChange w:id="1164" w:author="Greg Landry" w:date="2018-05-31T08:21:00Z">
            <w:rPr>
              <w:color w:val="FF0000"/>
            </w:rPr>
          </w:rPrChange>
        </w:rPr>
      </w:pPr>
      <w:r w:rsidRPr="00BE6843">
        <w:rPr>
          <w:rPrChange w:id="1165" w:author="Greg Landry" w:date="2018-05-31T08:21:00Z">
            <w:rPr>
              <w:color w:val="FF0000"/>
            </w:rPr>
          </w:rPrChange>
        </w:rPr>
        <w:t>Hint: Search for "TODO: Handle the disconnection"</w:t>
      </w:r>
      <w:r w:rsidR="009D01D3" w:rsidRPr="00BE6843">
        <w:rPr>
          <w:rPrChange w:id="1166" w:author="Greg Landry" w:date="2018-05-31T08:21:00Z">
            <w:rPr>
              <w:color w:val="FF0000"/>
            </w:rPr>
          </w:rPrChange>
        </w:rPr>
        <w:t xml:space="preserve"> to find where to re-start advertisements.</w:t>
      </w:r>
    </w:p>
    <w:p w14:paraId="1A7C7C77" w14:textId="77777777" w:rsidR="00CE1631" w:rsidRDefault="00CE1631" w:rsidP="00CE1631">
      <w:pPr>
        <w:pStyle w:val="ListParagraph"/>
        <w:numPr>
          <w:ilvl w:val="0"/>
          <w:numId w:val="23"/>
        </w:numPr>
      </w:pPr>
      <w:r>
        <w:t xml:space="preserve">Update the advertisement packet so that it sends the flags, name, and the UUID of the </w:t>
      </w:r>
      <w:proofErr w:type="spellStart"/>
      <w:r>
        <w:t>CapSense</w:t>
      </w:r>
      <w:proofErr w:type="spellEnd"/>
      <w:r>
        <w:t xml:space="preserv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 xml:space="preserve">[LEN_UUID_128] = </w:t>
      </w:r>
      <w:proofErr w:type="gramStart"/>
      <w:r w:rsidRPr="006C6378">
        <w:rPr>
          <w:i/>
        </w:rPr>
        <w:t>{ _</w:t>
      </w:r>
      <w:proofErr w:type="gramEnd"/>
      <w:r w:rsidRPr="006C6378">
        <w:rPr>
          <w:i/>
        </w:rPr>
        <w:t>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 xml:space="preserve">Write a thread function to read the </w:t>
      </w:r>
      <w:proofErr w:type="spellStart"/>
      <w:r>
        <w:t>CapSense</w:t>
      </w:r>
      <w:proofErr w:type="spellEnd"/>
      <w:r>
        <w:t xml:space="preserve"> button data</w:t>
      </w:r>
      <w:r w:rsidRPr="00161C41">
        <w:t xml:space="preserve"> </w:t>
      </w:r>
      <w:r>
        <w:t>from the shield every 100ms.</w:t>
      </w:r>
    </w:p>
    <w:p w14:paraId="42C7A207" w14:textId="3D493CCA" w:rsidR="00CE1631" w:rsidRDefault="00CE1631" w:rsidP="00CE1631">
      <w:pPr>
        <w:pStyle w:val="ListParagraph"/>
        <w:numPr>
          <w:ilvl w:val="1"/>
          <w:numId w:val="23"/>
        </w:numPr>
      </w:pPr>
      <w:r>
        <w:t xml:space="preserve">Hint: you can use the thread from the peripherals chapter exercise on reading the </w:t>
      </w:r>
      <w:proofErr w:type="spellStart"/>
      <w:r>
        <w:t>CapSense</w:t>
      </w:r>
      <w:proofErr w:type="spellEnd"/>
      <w:r>
        <w:t xml:space="preserv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77777777" w:rsidR="00CE1631" w:rsidRDefault="00CE1631" w:rsidP="00CE1631">
      <w:pPr>
        <w:pStyle w:val="ListParagraph"/>
        <w:numPr>
          <w:ilvl w:val="2"/>
          <w:numId w:val="23"/>
        </w:numPr>
      </w:pPr>
      <w:r>
        <w:t xml:space="preserve">Hint: The details of the </w:t>
      </w:r>
      <w:proofErr w:type="spellStart"/>
      <w:r>
        <w:t>CapSense</w:t>
      </w:r>
      <w:proofErr w:type="spellEnd"/>
      <w:r>
        <w:t xml:space="preserve"> Service and its Characteristics can be found at: </w:t>
      </w:r>
      <w:hyperlink r:id="rId52"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t>
      </w:r>
      <w:proofErr w:type="spellStart"/>
      <w:r>
        <w:t>wiced_rtos.h</w:t>
      </w:r>
      <w:proofErr w:type="spellEnd"/>
      <w:r>
        <w:t>)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xml:space="preserve">) initialize and create the </w:t>
      </w:r>
      <w:proofErr w:type="spellStart"/>
      <w:r>
        <w:t>CapSense</w:t>
      </w:r>
      <w:proofErr w:type="spellEnd"/>
      <w:r>
        <w:t xml:space="preserve"> thread.</w:t>
      </w:r>
    </w:p>
    <w:p w14:paraId="41093139" w14:textId="695A44D5" w:rsidR="00CE1631" w:rsidRDefault="00CE1631" w:rsidP="00CE1631">
      <w:pPr>
        <w:pStyle w:val="ListParagraph"/>
        <w:numPr>
          <w:ilvl w:val="0"/>
          <w:numId w:val="23"/>
        </w:numPr>
      </w:pPr>
      <w:r>
        <w:t xml:space="preserve">In the </w:t>
      </w:r>
      <w:del w:id="1167" w:author="Greg Landry" w:date="2018-05-31T08:22:00Z">
        <w:r w:rsidDel="00BE6843">
          <w:delText xml:space="preserve">makefile, </w:delText>
        </w:r>
        <w:commentRangeStart w:id="1168"/>
        <w:r w:rsidRPr="00AB3B07" w:rsidDel="00BE6843">
          <w:rPr>
            <w:color w:val="FF0000"/>
          </w:rPr>
          <w:delText xml:space="preserve">comment out the HCI_TRACE_OVER_TRANSPORT </w:delText>
        </w:r>
        <w:commentRangeEnd w:id="1168"/>
        <w:r w:rsidR="00AB3B07" w:rsidDel="00BE6843">
          <w:rPr>
            <w:rStyle w:val="CommentReference"/>
          </w:rPr>
          <w:commentReference w:id="1168"/>
        </w:r>
        <w:r w:rsidDel="00BE6843">
          <w:delText xml:space="preserve">and in the </w:delText>
        </w:r>
      </w:del>
      <w:r>
        <w:t xml:space="preserve">main C file change the debug UART to </w:t>
      </w:r>
      <w:r w:rsidRPr="009633E6">
        <w:t>WICED_ROUTE_DEBUG_TO_PUART</w:t>
      </w:r>
      <w:r>
        <w:t xml:space="preserve"> so that debug messages will show up on a terminal window.</w:t>
      </w:r>
      <w:del w:id="1169" w:author="Greg Landry" w:date="2018-05-31T13:46:00Z">
        <w:r w:rsidDel="00E53625">
          <w:delText xml:space="preserve"> We will discuss using the HCI UART in the debugging chapter.</w:delText>
        </w:r>
      </w:del>
    </w:p>
    <w:p w14:paraId="318CE5AF" w14:textId="7F7097FC" w:rsidR="00E53625" w:rsidRDefault="00E53625">
      <w:pPr>
        <w:pStyle w:val="Heading3"/>
        <w:rPr>
          <w:ins w:id="1170" w:author="Greg Landry" w:date="2018-05-31T13:47:00Z"/>
        </w:rPr>
        <w:pPrChange w:id="1171" w:author="Greg Landry" w:date="2018-05-31T13:47:00Z">
          <w:pPr>
            <w:pStyle w:val="ListParagraph"/>
            <w:numPr>
              <w:numId w:val="23"/>
            </w:numPr>
            <w:ind w:hanging="360"/>
          </w:pPr>
        </w:pPrChange>
      </w:pPr>
      <w:ins w:id="1172" w:author="Greg Landry" w:date="2018-05-31T13:47:00Z">
        <w:r>
          <w:t>Testing</w:t>
        </w:r>
      </w:ins>
    </w:p>
    <w:p w14:paraId="18B2328F" w14:textId="38F1DBE0" w:rsidR="00CE1631" w:rsidRDefault="00CE1631">
      <w:pPr>
        <w:pStyle w:val="ListParagraph"/>
        <w:numPr>
          <w:ilvl w:val="0"/>
          <w:numId w:val="28"/>
        </w:numPr>
        <w:pPrChange w:id="1173" w:author="Greg Landry" w:date="2018-05-31T13:47:00Z">
          <w:pPr>
            <w:pStyle w:val="ListParagraph"/>
            <w:numPr>
              <w:numId w:val="23"/>
            </w:numPr>
            <w:ind w:hanging="360"/>
          </w:pPr>
        </w:pPrChange>
      </w:pPr>
      <w:r>
        <w:t>Program the project to the board.</w:t>
      </w:r>
    </w:p>
    <w:p w14:paraId="04DDA7A6" w14:textId="77777777" w:rsidR="00E43044" w:rsidRDefault="00E43044">
      <w:pPr>
        <w:pStyle w:val="ListParagraph"/>
        <w:numPr>
          <w:ilvl w:val="0"/>
          <w:numId w:val="28"/>
        </w:numPr>
        <w:pPrChange w:id="1174" w:author="Greg Landry" w:date="2018-05-31T13:47:00Z">
          <w:pPr>
            <w:pStyle w:val="ListParagraph"/>
            <w:numPr>
              <w:numId w:val="23"/>
            </w:numPr>
            <w:ind w:hanging="360"/>
          </w:pPr>
        </w:pPrChange>
      </w:pPr>
      <w:r>
        <w:t xml:space="preserve">Open the mobile </w:t>
      </w:r>
      <w:proofErr w:type="spellStart"/>
      <w:r>
        <w:t>CySmart</w:t>
      </w:r>
      <w:proofErr w:type="spellEnd"/>
      <w:r>
        <w:t xml:space="preserve"> app.</w:t>
      </w:r>
    </w:p>
    <w:p w14:paraId="074A50D3" w14:textId="2F443F44" w:rsidR="00CE1631" w:rsidRDefault="00E43044">
      <w:pPr>
        <w:pStyle w:val="ListParagraph"/>
        <w:numPr>
          <w:ilvl w:val="1"/>
          <w:numId w:val="28"/>
        </w:numPr>
        <w:pPrChange w:id="1175" w:author="Greg Landry" w:date="2018-05-31T13:47:00Z">
          <w:pPr>
            <w:pStyle w:val="ListParagraph"/>
            <w:numPr>
              <w:ilvl w:val="1"/>
              <w:numId w:val="23"/>
            </w:numPr>
            <w:ind w:left="1440" w:hanging="360"/>
          </w:pPr>
        </w:pPrChange>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pPr>
        <w:pStyle w:val="ListParagraph"/>
        <w:numPr>
          <w:ilvl w:val="1"/>
          <w:numId w:val="28"/>
        </w:numPr>
        <w:pPrChange w:id="1176" w:author="Greg Landry" w:date="2018-05-31T13:47:00Z">
          <w:pPr>
            <w:pStyle w:val="ListParagraph"/>
            <w:numPr>
              <w:ilvl w:val="1"/>
              <w:numId w:val="23"/>
            </w:numPr>
            <w:ind w:left="1440" w:hanging="360"/>
          </w:pPr>
        </w:pPrChange>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pPr>
        <w:pStyle w:val="ListParagraph"/>
        <w:numPr>
          <w:ilvl w:val="0"/>
          <w:numId w:val="28"/>
        </w:numPr>
        <w:pPrChange w:id="1177" w:author="Greg Landry" w:date="2018-05-31T13:47:00Z">
          <w:pPr>
            <w:pStyle w:val="ListParagraph"/>
            <w:numPr>
              <w:numId w:val="23"/>
            </w:numPr>
            <w:ind w:hanging="360"/>
          </w:pPr>
        </w:pPrChange>
      </w:pPr>
      <w:r w:rsidRPr="00E43044">
        <w:lastRenderedPageBreak/>
        <w:t>Connect to the device.</w:t>
      </w:r>
    </w:p>
    <w:p w14:paraId="3EBC8016" w14:textId="28BCB914" w:rsidR="00CB2B7D" w:rsidRDefault="00CB2B7D">
      <w:pPr>
        <w:pStyle w:val="ListParagraph"/>
        <w:numPr>
          <w:ilvl w:val="0"/>
          <w:numId w:val="28"/>
        </w:numPr>
        <w:pPrChange w:id="1178" w:author="Greg Landry" w:date="2018-05-31T13:47:00Z">
          <w:pPr>
            <w:pStyle w:val="ListParagraph"/>
            <w:numPr>
              <w:numId w:val="23"/>
            </w:numPr>
            <w:ind w:hanging="360"/>
          </w:pPr>
        </w:pPrChange>
      </w:pPr>
      <w:r>
        <w:t>Open the GATT browser w</w:t>
      </w:r>
      <w:r w:rsidR="009065A4">
        <w:t xml:space="preserve">idget and then open the </w:t>
      </w:r>
      <w:proofErr w:type="spellStart"/>
      <w:r w:rsidR="009065A4">
        <w:t>CapSense</w:t>
      </w:r>
      <w:proofErr w:type="spellEnd"/>
      <w:r w:rsidR="009065A4">
        <w:t xml:space="preserve"> Service followed by the</w:t>
      </w:r>
      <w:r>
        <w:t xml:space="preserve"> </w:t>
      </w:r>
      <w:proofErr w:type="spellStart"/>
      <w:r w:rsidR="009065A4">
        <w:t>CapSense</w:t>
      </w:r>
      <w:proofErr w:type="spellEnd"/>
      <w:r w:rsidR="009065A4">
        <w:t xml:space="preserve"> </w:t>
      </w:r>
      <w:r>
        <w:t>Button Characteristic.</w:t>
      </w:r>
    </w:p>
    <w:p w14:paraId="6B150530" w14:textId="7964F875" w:rsidR="009065A4" w:rsidRDefault="009065A4">
      <w:pPr>
        <w:pStyle w:val="ListParagraph"/>
        <w:numPr>
          <w:ilvl w:val="0"/>
          <w:numId w:val="28"/>
        </w:numPr>
        <w:pPrChange w:id="1179" w:author="Greg Landry" w:date="2018-05-31T13:47:00Z">
          <w:pPr>
            <w:pStyle w:val="ListParagraph"/>
            <w:numPr>
              <w:numId w:val="23"/>
            </w:numPr>
            <w:ind w:hanging="360"/>
          </w:pPr>
        </w:pPrChange>
      </w:pPr>
      <w:r>
        <w:t>Read the value while touching different buttons and observe that the value changes.</w:t>
      </w:r>
    </w:p>
    <w:p w14:paraId="319CA9A9" w14:textId="6373B7AD" w:rsidR="00FC2556" w:rsidRDefault="00FC2556">
      <w:pPr>
        <w:pStyle w:val="ListParagraph"/>
        <w:numPr>
          <w:ilvl w:val="0"/>
          <w:numId w:val="28"/>
        </w:numPr>
        <w:pPrChange w:id="1180" w:author="Greg Landry" w:date="2018-05-31T13:47:00Z">
          <w:pPr>
            <w:pStyle w:val="ListParagraph"/>
            <w:numPr>
              <w:numId w:val="23"/>
            </w:numPr>
            <w:ind w:hanging="360"/>
          </w:pPr>
        </w:pPrChange>
      </w:pPr>
      <w:r>
        <w:t xml:space="preserve">Hint: There is a </w:t>
      </w:r>
      <w:proofErr w:type="spellStart"/>
      <w:r>
        <w:t>CapSense</w:t>
      </w:r>
      <w:proofErr w:type="spellEnd"/>
      <w:r>
        <w:t xml:space="preserve"> widget in </w:t>
      </w:r>
      <w:proofErr w:type="spellStart"/>
      <w:r>
        <w:t>CySmart</w:t>
      </w:r>
      <w:proofErr w:type="spellEnd"/>
      <w:r>
        <w:t xml:space="preserve"> but it won't work because it depends on Notifications which we have not covered yet. </w:t>
      </w:r>
      <w:r w:rsidR="005A355E">
        <w:t>That</w:t>
      </w:r>
      <w:r>
        <w:t xml:space="preserve"> will be added </w:t>
      </w:r>
      <w:r w:rsidR="005A355E">
        <w:t xml:space="preserve">to the project </w:t>
      </w:r>
      <w:r>
        <w:t>in the next cha</w:t>
      </w:r>
      <w:ins w:id="1181" w:author="Greg Landry" w:date="2018-05-31T13:46:00Z">
        <w:r w:rsidR="00E53625">
          <w:t>p</w:t>
        </w:r>
      </w:ins>
      <w:r>
        <w:t>t</w:t>
      </w:r>
      <w:del w:id="1182" w:author="Greg Landry" w:date="2018-05-31T13:46:00Z">
        <w:r w:rsidDel="00E53625">
          <w:delText>p</w:delText>
        </w:r>
      </w:del>
      <w:r>
        <w:t>er.</w:t>
      </w:r>
    </w:p>
    <w:p w14:paraId="31B15041" w14:textId="77777777" w:rsidR="00CE1631" w:rsidRDefault="00CE1631">
      <w:pPr>
        <w:pStyle w:val="ListParagraph"/>
        <w:numPr>
          <w:ilvl w:val="0"/>
          <w:numId w:val="28"/>
        </w:numPr>
        <w:pPrChange w:id="1183" w:author="Greg Landry" w:date="2018-05-31T13:47:00Z">
          <w:pPr>
            <w:pStyle w:val="ListParagraph"/>
            <w:numPr>
              <w:numId w:val="23"/>
            </w:numPr>
            <w:ind w:hanging="360"/>
          </w:pPr>
        </w:pPrChange>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pPr>
        <w:pStyle w:val="ListParagraph"/>
        <w:numPr>
          <w:ilvl w:val="0"/>
          <w:numId w:val="28"/>
        </w:numPr>
        <w:pPrChange w:id="1184" w:author="Greg Landry" w:date="2018-05-31T13:47:00Z">
          <w:pPr>
            <w:pStyle w:val="ListParagraph"/>
            <w:numPr>
              <w:numId w:val="23"/>
            </w:numPr>
            <w:ind w:hanging="360"/>
          </w:pPr>
        </w:pPrChange>
      </w:pPr>
      <w:r>
        <w:t>Start scanning and then connect to your device.</w:t>
      </w:r>
    </w:p>
    <w:p w14:paraId="2837A2E3" w14:textId="5418C84D" w:rsidR="00CE1631" w:rsidRDefault="00CE1631">
      <w:pPr>
        <w:pStyle w:val="ListParagraph"/>
        <w:numPr>
          <w:ilvl w:val="0"/>
          <w:numId w:val="28"/>
        </w:numPr>
        <w:pPrChange w:id="1185" w:author="Greg Landry" w:date="2018-05-31T13:47:00Z">
          <w:pPr>
            <w:pStyle w:val="ListParagraph"/>
            <w:numPr>
              <w:numId w:val="23"/>
            </w:numPr>
            <w:ind w:hanging="360"/>
          </w:pPr>
        </w:pPrChange>
      </w:pPr>
      <w:r>
        <w:t>Cli</w:t>
      </w:r>
      <w:r w:rsidR="00AA1EA5">
        <w:t>ck on "Discover all Attributes".</w:t>
      </w:r>
    </w:p>
    <w:p w14:paraId="70D89743" w14:textId="06B23CAF" w:rsidR="00CE1631" w:rsidRDefault="00AA1EA5">
      <w:pPr>
        <w:pStyle w:val="ListParagraph"/>
        <w:numPr>
          <w:ilvl w:val="0"/>
          <w:numId w:val="28"/>
        </w:numPr>
        <w:pPrChange w:id="1186" w:author="Greg Landry" w:date="2018-05-31T13:47:00Z">
          <w:pPr>
            <w:pStyle w:val="ListParagraph"/>
            <w:numPr>
              <w:numId w:val="23"/>
            </w:numPr>
            <w:ind w:hanging="360"/>
          </w:pPr>
        </w:pPrChange>
      </w:pPr>
      <w:r>
        <w:t>R</w:t>
      </w:r>
      <w:r w:rsidR="00CE1631">
        <w:t xml:space="preserve">ead the </w:t>
      </w:r>
      <w:proofErr w:type="spellStart"/>
      <w:r w:rsidR="00CE1631">
        <w:t>CapSense</w:t>
      </w:r>
      <w:proofErr w:type="spellEnd"/>
      <w:r w:rsidR="00CE1631">
        <w:t xml:space="preserve"> button values in </w:t>
      </w:r>
      <w:proofErr w:type="spellStart"/>
      <w:r w:rsidR="00CE1631">
        <w:t>CySmart</w:t>
      </w:r>
      <w:proofErr w:type="spellEnd"/>
      <w:r w:rsidR="00CE1631">
        <w:t xml:space="preserve"> by clicking on the characteristic and then clicking the "Read Value" button.</w:t>
      </w:r>
      <w:r>
        <w:t xml:space="preserve"> Continue reading as you touch different buttons and verify that the values are correct.</w:t>
      </w:r>
    </w:p>
    <w:p w14:paraId="7ECECAA8" w14:textId="619C4C06" w:rsidR="009065A4" w:rsidRDefault="009065A4">
      <w:pPr>
        <w:pStyle w:val="ListParagraph"/>
        <w:numPr>
          <w:ilvl w:val="1"/>
          <w:numId w:val="28"/>
        </w:numPr>
        <w:pPrChange w:id="1187" w:author="Greg Landry" w:date="2018-05-31T13:47:00Z">
          <w:pPr>
            <w:pStyle w:val="ListParagraph"/>
            <w:numPr>
              <w:ilvl w:val="1"/>
              <w:numId w:val="23"/>
            </w:numPr>
            <w:ind w:left="1440" w:hanging="360"/>
          </w:pPr>
        </w:pPrChange>
      </w:pPr>
      <w:r>
        <w:t>Hint: The Button Characteristic will be listed with its 128-bit UUID.</w:t>
      </w:r>
    </w:p>
    <w:p w14:paraId="402FC6E6" w14:textId="77777777" w:rsidR="00CE1631" w:rsidRDefault="00CE1631">
      <w:pPr>
        <w:pStyle w:val="ListParagraph"/>
        <w:numPr>
          <w:ilvl w:val="0"/>
          <w:numId w:val="28"/>
        </w:numPr>
        <w:pPrChange w:id="1188" w:author="Greg Landry" w:date="2018-05-31T13:47:00Z">
          <w:pPr>
            <w:pStyle w:val="ListParagraph"/>
            <w:numPr>
              <w:numId w:val="23"/>
            </w:numPr>
            <w:ind w:hanging="360"/>
          </w:pPr>
        </w:pPrChange>
      </w:pPr>
      <w:r>
        <w:t>Click "Disconnect".</w:t>
      </w:r>
    </w:p>
    <w:p w14:paraId="6322F878" w14:textId="77777777" w:rsidR="00CE1631" w:rsidRDefault="00CE1631">
      <w:pPr>
        <w:pStyle w:val="Heading3"/>
        <w:pPrChange w:id="1189" w:author="Greg Landry" w:date="2018-05-31T13:47:00Z">
          <w:pPr/>
        </w:pPrChange>
      </w:pPr>
      <w:r>
        <w:t>Questions</w:t>
      </w:r>
      <w:del w:id="1190" w:author="Greg Landry" w:date="2018-05-31T13:47:00Z">
        <w:r w:rsidDel="00E53625">
          <w:delText>:</w:delText>
        </w:r>
      </w:del>
    </w:p>
    <w:p w14:paraId="4FA3002A" w14:textId="306A90A7" w:rsidR="00CE1631" w:rsidDel="00E53625" w:rsidRDefault="00CE1631" w:rsidP="00CE1631">
      <w:pPr>
        <w:pStyle w:val="ListParagraph"/>
        <w:numPr>
          <w:ilvl w:val="0"/>
          <w:numId w:val="24"/>
        </w:numPr>
        <w:rPr>
          <w:del w:id="1191" w:author="Greg Landry" w:date="2018-05-31T13:48:00Z"/>
        </w:rPr>
      </w:pPr>
      <w:r w:rsidRPr="00830EAE">
        <w:t xml:space="preserve">What function is called when there is a </w:t>
      </w:r>
      <w:r w:rsidR="004577CE">
        <w:t>S</w:t>
      </w:r>
      <w:r w:rsidRPr="00830EAE">
        <w:t>tack event? Where is it registered?</w:t>
      </w:r>
    </w:p>
    <w:p w14:paraId="27A054B2" w14:textId="1C248E4B" w:rsidR="00CE1631" w:rsidRDefault="00CE1631">
      <w:pPr>
        <w:pStyle w:val="ListParagraph"/>
        <w:numPr>
          <w:ilvl w:val="0"/>
          <w:numId w:val="24"/>
        </w:numPr>
        <w:pPrChange w:id="1192" w:author="Greg Landry" w:date="2018-05-31T13:48:00Z">
          <w:pPr/>
        </w:pPrChange>
      </w:pPr>
    </w:p>
    <w:p w14:paraId="4CDDE976" w14:textId="77777777" w:rsidR="00CE1631" w:rsidRPr="00B407D1" w:rsidRDefault="00CE1631" w:rsidP="00CE1631"/>
    <w:p w14:paraId="78522191" w14:textId="77777777" w:rsidR="00CE1631" w:rsidRPr="00830EAE" w:rsidDel="00E53625" w:rsidRDefault="00CE1631" w:rsidP="00CE1631">
      <w:pPr>
        <w:pStyle w:val="ListParagraph"/>
        <w:numPr>
          <w:ilvl w:val="0"/>
          <w:numId w:val="24"/>
        </w:numPr>
        <w:rPr>
          <w:del w:id="1193" w:author="Greg Landry" w:date="2018-05-31T13:48:00Z"/>
        </w:rPr>
      </w:pPr>
      <w:r w:rsidRPr="00830EAE">
        <w:t>What function is called when there is a GATT database event? Where is it registered?</w:t>
      </w:r>
    </w:p>
    <w:p w14:paraId="54950EB3" w14:textId="41738ED0" w:rsidR="00CE1631" w:rsidRDefault="00CE1631">
      <w:pPr>
        <w:pStyle w:val="ListParagraph"/>
        <w:numPr>
          <w:ilvl w:val="0"/>
          <w:numId w:val="24"/>
        </w:numPr>
        <w:pPrChange w:id="1194" w:author="Greg Landry" w:date="2018-05-31T13:48:00Z">
          <w:pPr/>
        </w:pPrChange>
      </w:pPr>
    </w:p>
    <w:p w14:paraId="7561C749" w14:textId="77777777" w:rsidR="00CE1631" w:rsidRPr="00B407D1" w:rsidRDefault="00CE1631" w:rsidP="00CE1631"/>
    <w:p w14:paraId="43273FB1" w14:textId="77777777" w:rsidR="00CE1631" w:rsidDel="00E53625" w:rsidRDefault="00CE1631" w:rsidP="00CE1631">
      <w:pPr>
        <w:pStyle w:val="ListParagraph"/>
        <w:numPr>
          <w:ilvl w:val="0"/>
          <w:numId w:val="24"/>
        </w:numPr>
        <w:rPr>
          <w:del w:id="1195" w:author="Greg Landry" w:date="2018-05-31T13:48:00Z"/>
        </w:rPr>
      </w:pPr>
      <w:r w:rsidRPr="00830EAE">
        <w:t>Which GATT events are implemented? What other GATT events exist? (Hint: right click and select Open Declaration on one of the implemented events)</w:t>
      </w:r>
      <w:del w:id="1196" w:author="Greg Landry" w:date="2018-05-31T13:48:00Z">
        <w:r w:rsidRPr="00830EAE" w:rsidDel="00E53625">
          <w:delText>.</w:delText>
        </w:r>
      </w:del>
    </w:p>
    <w:p w14:paraId="53C35306" w14:textId="77777777" w:rsidR="00CE1631" w:rsidDel="00E53625" w:rsidRDefault="00CE1631">
      <w:pPr>
        <w:pStyle w:val="ListParagraph"/>
        <w:numPr>
          <w:ilvl w:val="0"/>
          <w:numId w:val="24"/>
        </w:numPr>
        <w:rPr>
          <w:del w:id="1197" w:author="Greg Landry" w:date="2018-05-31T13:48:00Z"/>
        </w:rPr>
        <w:pPrChange w:id="1198" w:author="Greg Landry" w:date="2018-05-31T13:48:00Z">
          <w:pPr>
            <w:pStyle w:val="ListParagraph"/>
          </w:pPr>
        </w:pPrChange>
      </w:pPr>
    </w:p>
    <w:p w14:paraId="0754F256" w14:textId="77777777" w:rsidR="00CE1631" w:rsidDel="00E53625" w:rsidRDefault="00CE1631">
      <w:pPr>
        <w:pStyle w:val="ListParagraph"/>
        <w:rPr>
          <w:del w:id="1199" w:author="Greg Landry" w:date="2018-05-31T13:48:00Z"/>
        </w:rPr>
      </w:pPr>
    </w:p>
    <w:p w14:paraId="6673F550" w14:textId="331733A2" w:rsidR="00CE1631" w:rsidRDefault="00CE1631">
      <w:pPr>
        <w:pStyle w:val="ListParagraph"/>
        <w:numPr>
          <w:ilvl w:val="0"/>
          <w:numId w:val="24"/>
        </w:numPr>
        <w:pPrChange w:id="1200" w:author="Greg Landry" w:date="2018-05-31T13:48:00Z">
          <w:pPr/>
        </w:pPrChange>
      </w:pPr>
    </w:p>
    <w:p w14:paraId="3CF0AB35" w14:textId="5F1167F6" w:rsidR="00CE1631" w:rsidRPr="00830EAE" w:rsidRDefault="00CE1631" w:rsidP="00D554B4"/>
    <w:p w14:paraId="77E4D21D" w14:textId="277AA290" w:rsidR="00CE1631" w:rsidRDefault="00CE1631" w:rsidP="00CE1631">
      <w:pPr>
        <w:rPr>
          <w:ins w:id="1201" w:author="Greg Landry" w:date="2018-05-31T13:48:00Z"/>
        </w:rPr>
      </w:pPr>
    </w:p>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Pr>
        <w:rPr>
          <w:ins w:id="1202" w:author="Greg Landry" w:date="2018-05-31T13:48:00Z"/>
        </w:rPr>
      </w:pPr>
    </w:p>
    <w:p w14:paraId="553171CE" w14:textId="77777777" w:rsidR="00E53625" w:rsidRDefault="00E53625" w:rsidP="00CE1631"/>
    <w:p w14:paraId="62549695" w14:textId="77777777" w:rsidR="005A355E" w:rsidDel="00E53625" w:rsidRDefault="005A355E" w:rsidP="00CE1631">
      <w:pPr>
        <w:rPr>
          <w:del w:id="1203" w:author="Greg Landry" w:date="2018-05-31T13:48:00Z"/>
        </w:rPr>
      </w:pPr>
    </w:p>
    <w:p w14:paraId="512DC1C5" w14:textId="77777777" w:rsidR="00CE1631" w:rsidDel="00E53625" w:rsidRDefault="00CE1631" w:rsidP="00CE1631">
      <w:pPr>
        <w:rPr>
          <w:del w:id="1204" w:author="Greg Landry" w:date="2018-05-31T13:48:00Z"/>
        </w:rPr>
      </w:pPr>
    </w:p>
    <w:p w14:paraId="636F91AF" w14:textId="77777777" w:rsidR="00CE1631" w:rsidRDefault="00CE1631" w:rsidP="00CE1631"/>
    <w:p w14:paraId="61E1357B" w14:textId="37E8900D" w:rsidR="00D554B4" w:rsidRDefault="00D554B4">
      <w:r>
        <w:rPr>
          <w:b/>
          <w:iCs/>
        </w:rPr>
        <w:lastRenderedPageBreak/>
        <w:br w:type="page"/>
      </w:r>
    </w:p>
    <w:p w14:paraId="6FEB118B" w14:textId="77777777" w:rsidR="005E68CC" w:rsidRPr="00DE73F6" w:rsidRDefault="005E68CC" w:rsidP="007F01ED">
      <w:pPr>
        <w:pStyle w:val="Exercise"/>
        <w:numPr>
          <w:ilvl w:val="0"/>
          <w:numId w:val="0"/>
        </w:numPr>
      </w:pPr>
    </w:p>
    <w:sectPr w:rsidR="005E68CC" w:rsidRPr="00DE73F6">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8" w:author="Mark Saunders" w:date="2018-06-01T14:32:00Z" w:initials="MS">
    <w:p w14:paraId="1CB02339" w14:textId="64AD9D8B" w:rsidR="00CB6095" w:rsidRDefault="00CB6095">
      <w:pPr>
        <w:pStyle w:val="CommentText"/>
      </w:pPr>
      <w:r>
        <w:rPr>
          <w:rStyle w:val="CommentReference"/>
        </w:rPr>
        <w:annotationRef/>
      </w:r>
      <w:r>
        <w:t xml:space="preserve">It just says “TION” to the left of the “Central receives notification” label. </w:t>
      </w:r>
      <w:proofErr w:type="gramStart"/>
      <w:r>
        <w:t>Also</w:t>
      </w:r>
      <w:proofErr w:type="gramEnd"/>
      <w:r>
        <w:t xml:space="preserve"> there is some image trimming on the RHS where it says “</w:t>
      </w:r>
      <w:proofErr w:type="spellStart"/>
      <w:r>
        <w:t>Connectec</w:t>
      </w:r>
      <w:proofErr w:type="spellEnd"/>
      <w:r>
        <w:t>”.</w:t>
      </w:r>
    </w:p>
    <w:p w14:paraId="7381CC03" w14:textId="5DCF7056" w:rsidR="00CB6095" w:rsidRDefault="00CB6095">
      <w:pPr>
        <w:pStyle w:val="CommentText"/>
      </w:pPr>
      <w:r>
        <w:t xml:space="preserve">And GATT Data Base should be “GATT </w:t>
      </w:r>
      <w:proofErr w:type="spellStart"/>
      <w:r>
        <w:t>ddatabase</w:t>
      </w:r>
      <w:proofErr w:type="spellEnd"/>
      <w:r>
        <w:t>”</w:t>
      </w:r>
    </w:p>
    <w:p w14:paraId="71711ED3" w14:textId="77777777" w:rsidR="00CB6095" w:rsidRDefault="00CB6095">
      <w:pPr>
        <w:pStyle w:val="CommentText"/>
      </w:pPr>
    </w:p>
  </w:comment>
  <w:comment w:id="168" w:author="Mark Saunders" w:date="2018-06-01T14:38:00Z" w:initials="MS">
    <w:p w14:paraId="10FC34BF" w14:textId="55682283" w:rsidR="00CB6095" w:rsidRDefault="00CB6095">
      <w:pPr>
        <w:pStyle w:val="CommentText"/>
      </w:pPr>
      <w:r>
        <w:rPr>
          <w:rStyle w:val="CommentReference"/>
        </w:rPr>
        <w:annotationRef/>
      </w:r>
      <w:r>
        <w:t xml:space="preserve">Should we say how to find that value?  </w:t>
      </w:r>
    </w:p>
  </w:comment>
  <w:comment w:id="171" w:author="Mark Saunders" w:date="2018-06-01T14:40:00Z" w:initials="MS">
    <w:p w14:paraId="751B5C0A" w14:textId="6F46ACD9" w:rsidR="00CB6095" w:rsidRDefault="00CB6095">
      <w:pPr>
        <w:pStyle w:val="CommentText"/>
      </w:pPr>
      <w:r>
        <w:rPr>
          <w:rStyle w:val="CommentReference"/>
        </w:rPr>
        <w:annotationRef/>
      </w:r>
      <w:r>
        <w:t>I have had a shit week and may be confused but I thought advertising packets went out at random bounded intervals. A rate plus random extra bit up to 10ms.</w:t>
      </w:r>
    </w:p>
    <w:p w14:paraId="0561E251" w14:textId="77777777" w:rsidR="00CB6095" w:rsidRDefault="00CB6095">
      <w:pPr>
        <w:pStyle w:val="CommentText"/>
      </w:pPr>
    </w:p>
  </w:comment>
  <w:comment w:id="173" w:author="Mark Saunders" w:date="2018-06-01T14:44:00Z" w:initials="MS">
    <w:p w14:paraId="10744688" w14:textId="6A00C2BA" w:rsidR="00CB6095" w:rsidRDefault="00CB6095">
      <w:pPr>
        <w:pStyle w:val="CommentText"/>
      </w:pPr>
      <w:r>
        <w:rPr>
          <w:rStyle w:val="CommentReference"/>
        </w:rPr>
        <w:annotationRef/>
      </w:r>
      <w:r>
        <w:t>Reads funny. I would say…</w:t>
      </w:r>
      <w:proofErr w:type="gramStart"/>
      <w:r>
        <w:t>Obviously</w:t>
      </w:r>
      <w:proofErr w:type="gramEnd"/>
      <w:r>
        <w:t xml:space="preserve"> this is not a secure way of exchanging information, so be careful what you put in the advertising packet, and I will discuss ways of improving security later.</w:t>
      </w:r>
    </w:p>
  </w:comment>
  <w:comment w:id="175" w:author="Mark Saunders" w:date="2018-06-01T14:37:00Z" w:initials="MS">
    <w:p w14:paraId="3F901F35" w14:textId="40D3E4CC" w:rsidR="00CB6095" w:rsidRDefault="00CB6095">
      <w:pPr>
        <w:pStyle w:val="CommentText"/>
      </w:pPr>
      <w:r>
        <w:rPr>
          <w:rStyle w:val="CommentReference"/>
        </w:rPr>
        <w:annotationRef/>
      </w:r>
      <w:proofErr w:type="spellStart"/>
      <w:r>
        <w:t>Scanable</w:t>
      </w:r>
      <w:proofErr w:type="spellEnd"/>
      <w:r>
        <w:t xml:space="preserve"> -&gt; </w:t>
      </w:r>
      <w:proofErr w:type="spellStart"/>
      <w:r>
        <w:t>Scannable</w:t>
      </w:r>
      <w:proofErr w:type="spellEnd"/>
    </w:p>
    <w:p w14:paraId="1BFD4532" w14:textId="1728A517" w:rsidR="00CB6095" w:rsidRDefault="00CB6095">
      <w:pPr>
        <w:pStyle w:val="CommentText"/>
      </w:pPr>
      <w:proofErr w:type="spellStart"/>
      <w:r>
        <w:t>Upto</w:t>
      </w:r>
      <w:proofErr w:type="spellEnd"/>
      <w:r>
        <w:t xml:space="preserve"> -&gt; up to</w:t>
      </w:r>
    </w:p>
  </w:comment>
  <w:comment w:id="213" w:author="Mark Saunders" w:date="2018-06-01T14:53:00Z" w:initials="MS">
    <w:p w14:paraId="34E8D9E9" w14:textId="0C2DC592" w:rsidR="00CB6095" w:rsidRDefault="00CB6095">
      <w:pPr>
        <w:pStyle w:val="CommentText"/>
      </w:pPr>
      <w:r>
        <w:rPr>
          <w:rStyle w:val="CommentReference"/>
        </w:rPr>
        <w:annotationRef/>
      </w:r>
      <w:r>
        <w:t>How will I notice that I am connected? How will I notice “in firmware”? Also, maybe I will send data to the central and not wait at all? Maybe we should just say “You are now connected and can start exchanging messages from the central”.</w:t>
      </w:r>
    </w:p>
  </w:comment>
  <w:comment w:id="219" w:author="Mark Saunders" w:date="2018-06-01T14:58:00Z" w:initials="MS">
    <w:p w14:paraId="23714BBE" w14:textId="08B234CC" w:rsidR="00CB6095" w:rsidRDefault="00CB6095">
      <w:pPr>
        <w:pStyle w:val="CommentText"/>
      </w:pPr>
      <w:r>
        <w:rPr>
          <w:rStyle w:val="CommentReference"/>
        </w:rPr>
        <w:annotationRef/>
      </w:r>
      <w:r>
        <w:t>I think centrals can be servers too. Central servers matter!</w:t>
      </w:r>
    </w:p>
  </w:comment>
  <w:comment w:id="229" w:author="Mark Saunders" w:date="2018-06-01T14:58:00Z" w:initials="MS">
    <w:p w14:paraId="78728A06" w14:textId="60FE5E92" w:rsidR="00CB6095" w:rsidRDefault="00CB6095">
      <w:pPr>
        <w:pStyle w:val="CommentText"/>
      </w:pPr>
      <w:r>
        <w:rPr>
          <w:rStyle w:val="CommentReference"/>
        </w:rPr>
        <w:annotationRef/>
      </w:r>
      <w:r>
        <w:t>Again, “Data Base” and “TION”.</w:t>
      </w:r>
    </w:p>
  </w:comment>
  <w:comment w:id="328" w:author="Mark Saunders" w:date="2018-06-01T15:00:00Z" w:initials="MS">
    <w:p w14:paraId="232D0829" w14:textId="77777777" w:rsidR="00CB6095" w:rsidRDefault="00CB6095">
      <w:pPr>
        <w:pStyle w:val="CommentText"/>
      </w:pPr>
      <w:r>
        <w:rPr>
          <w:rStyle w:val="CommentReference"/>
        </w:rPr>
        <w:annotationRef/>
      </w:r>
      <w:proofErr w:type="gramStart"/>
      <w:r>
        <w:t>This repeats</w:t>
      </w:r>
      <w:proofErr w:type="gramEnd"/>
      <w:r>
        <w:t>. I’d say…</w:t>
      </w:r>
    </w:p>
    <w:p w14:paraId="1E51F365" w14:textId="45D2FB03" w:rsidR="00CB6095" w:rsidRDefault="00CB6095">
      <w:pPr>
        <w:pStyle w:val="CommentText"/>
      </w:pPr>
      <w:r>
        <w:t>Each row in the GATT database is an attribute with the four fields described above. The database can contain up to 65535 attributes.</w:t>
      </w:r>
    </w:p>
  </w:comment>
  <w:comment w:id="363" w:author="Mark Saunders" w:date="2018-06-01T15:10:00Z" w:initials="MS">
    <w:p w14:paraId="50F5EA96" w14:textId="2FF4395C" w:rsidR="00CB6095" w:rsidRDefault="00CB6095">
      <w:pPr>
        <w:pStyle w:val="CommentText"/>
      </w:pPr>
      <w:r>
        <w:rPr>
          <w:rStyle w:val="CommentReference"/>
        </w:rPr>
        <w:annotationRef/>
      </w:r>
      <w:r>
        <w:t xml:space="preserve">Profiles, services and characteristics are all just different </w:t>
      </w:r>
      <w:proofErr w:type="spellStart"/>
      <w:r>
        <w:t>typoes</w:t>
      </w:r>
      <w:proofErr w:type="spellEnd"/>
      <w:r>
        <w:t xml:space="preserve"> of </w:t>
      </w:r>
      <w:proofErr w:type="spellStart"/>
      <w:r>
        <w:t>attirbutes</w:t>
      </w:r>
      <w:proofErr w:type="spellEnd"/>
      <w:r>
        <w:t>. Should we say that?</w:t>
      </w:r>
    </w:p>
  </w:comment>
  <w:comment w:id="428" w:author="Mark Saunders" w:date="2018-06-01T16:20:00Z" w:initials="MS">
    <w:p w14:paraId="5D501575" w14:textId="027E3ABA" w:rsidR="00CB6095" w:rsidRDefault="00CB6095">
      <w:pPr>
        <w:pStyle w:val="CommentText"/>
      </w:pPr>
      <w:r>
        <w:rPr>
          <w:rStyle w:val="CommentReference"/>
        </w:rPr>
        <w:annotationRef/>
      </w:r>
      <w:r>
        <w:t xml:space="preserve">I have not done a lot of this so am not certain. Is the user FW required to send the response or does the </w:t>
      </w:r>
      <w:proofErr w:type="gramStart"/>
      <w:r>
        <w:t>stack</w:t>
      </w:r>
      <w:proofErr w:type="gramEnd"/>
      <w:r>
        <w:t xml:space="preserve"> do it?</w:t>
      </w:r>
    </w:p>
  </w:comment>
  <w:comment w:id="430" w:author="Alan Hawse" w:date="2018-06-03T13:20:00Z" w:initials="AH">
    <w:p w14:paraId="40C3DBFD" w14:textId="5B4F1F4D" w:rsidR="00982456" w:rsidRDefault="00982456">
      <w:pPr>
        <w:pStyle w:val="CommentText"/>
      </w:pPr>
      <w:r>
        <w:rPr>
          <w:rStyle w:val="CommentReference"/>
        </w:rPr>
        <w:annotationRef/>
      </w:r>
      <w:r>
        <w:t xml:space="preserve">Yes… the stack does this automatically based on what you return from the event handler… meaning if you return WICED_SUCCESS and it is a write with response then the stack will send the response packet for you.  (in P4/P6 BLE you </w:t>
      </w:r>
      <w:proofErr w:type="gramStart"/>
      <w:r>
        <w:t>have to</w:t>
      </w:r>
      <w:proofErr w:type="gramEnd"/>
      <w:r>
        <w:t xml:space="preserve"> call that function </w:t>
      </w:r>
      <w:proofErr w:type="spellStart"/>
      <w:r>
        <w:t>write_rsp</w:t>
      </w:r>
      <w:proofErr w:type="spellEnd"/>
      <w:r>
        <w:t>)</w:t>
      </w:r>
    </w:p>
    <w:p w14:paraId="704D29F2" w14:textId="77777777" w:rsidR="00982456" w:rsidRDefault="00982456">
      <w:pPr>
        <w:pStyle w:val="CommentText"/>
      </w:pPr>
    </w:p>
    <w:p w14:paraId="0570A684" w14:textId="29F3BF99" w:rsidR="00982456" w:rsidRDefault="00982456">
      <w:pPr>
        <w:pStyle w:val="CommentText"/>
      </w:pPr>
      <w:r>
        <w:t xml:space="preserve">The super cool thing that I learned last weekend is that there are a bunch of SIG defined responses (like </w:t>
      </w:r>
      <w:proofErr w:type="gramStart"/>
      <w:r>
        <w:t>OK)…</w:t>
      </w:r>
      <w:proofErr w:type="gramEnd"/>
      <w:r>
        <w:t xml:space="preserve"> but there is also a range of responses that are application defined… like you could response “</w:t>
      </w:r>
      <w:proofErr w:type="spellStart"/>
      <w:r>
        <w:t>Accept_Write_Send_More_Data</w:t>
      </w:r>
      <w:proofErr w:type="spellEnd"/>
      <w:r>
        <w:t>” or something</w:t>
      </w:r>
    </w:p>
  </w:comment>
  <w:comment w:id="441" w:author="Mark Saunders" w:date="2018-06-01T16:25:00Z" w:initials="MS">
    <w:p w14:paraId="338D45B3" w14:textId="522786D6" w:rsidR="00CB6095" w:rsidRDefault="00CB6095">
      <w:pPr>
        <w:pStyle w:val="CommentText"/>
      </w:pPr>
      <w:r>
        <w:rPr>
          <w:rStyle w:val="CommentReference"/>
        </w:rPr>
        <w:annotationRef/>
      </w:r>
      <w:r>
        <w:t>What is that? Glossing over? OK by me!!!</w:t>
      </w:r>
    </w:p>
  </w:comment>
  <w:comment w:id="447" w:author="Alan Hawse" w:date="2018-06-03T13:23:00Z" w:initials="AH">
    <w:p w14:paraId="2A86345E" w14:textId="35C8F9A3" w:rsidR="00982456" w:rsidRDefault="00982456">
      <w:pPr>
        <w:pStyle w:val="CommentText"/>
      </w:pPr>
      <w:r>
        <w:rPr>
          <w:rStyle w:val="CommentReference"/>
        </w:rPr>
        <w:annotationRef/>
      </w:r>
      <w:r>
        <w:t xml:space="preserve">It isn’t </w:t>
      </w:r>
      <w:proofErr w:type="gramStart"/>
      <w:r>
        <w:t>actually the</w:t>
      </w:r>
      <w:proofErr w:type="gramEnd"/>
      <w:r>
        <w:t xml:space="preserve"> data… it is just the handle of the data and the permissions… i.e. </w:t>
      </w:r>
      <w:proofErr w:type="spellStart"/>
      <w:r>
        <w:t>its</w:t>
      </w:r>
      <w:proofErr w:type="spellEnd"/>
      <w:r>
        <w:t xml:space="preserve"> just meta data</w:t>
      </w:r>
    </w:p>
  </w:comment>
  <w:comment w:id="446" w:author="Mark Saunders" w:date="2018-06-01T16:26:00Z" w:initials="MS">
    <w:p w14:paraId="5471384A" w14:textId="0DF89CF2" w:rsidR="00CB6095" w:rsidRDefault="00CB6095">
      <w:pPr>
        <w:pStyle w:val="CommentText"/>
      </w:pPr>
      <w:r>
        <w:rPr>
          <w:rStyle w:val="CommentReference"/>
        </w:rPr>
        <w:annotationRef/>
      </w:r>
      <w:r>
        <w:t xml:space="preserve">Is this the actual </w:t>
      </w:r>
      <w:proofErr w:type="gramStart"/>
      <w:r>
        <w:t>data…</w:t>
      </w:r>
      <w:proofErr w:type="gramEnd"/>
      <w:r>
        <w:t xml:space="preserve"> I think we should point that out!</w:t>
      </w:r>
    </w:p>
    <w:p w14:paraId="070A204F" w14:textId="77777777" w:rsidR="00982456" w:rsidRDefault="00982456">
      <w:pPr>
        <w:pStyle w:val="CommentText"/>
      </w:pPr>
    </w:p>
  </w:comment>
  <w:comment w:id="456" w:author="Mark Saunders" w:date="2018-06-01T16:27:00Z" w:initials="MS">
    <w:p w14:paraId="35AA9D78" w14:textId="187AAA1F" w:rsidR="00CB6095" w:rsidRDefault="00CB6095">
      <w:pPr>
        <w:pStyle w:val="CommentText"/>
      </w:pPr>
      <w:r>
        <w:rPr>
          <w:rStyle w:val="CommentReference"/>
        </w:rPr>
        <w:annotationRef/>
      </w:r>
      <w:r>
        <w:t xml:space="preserve">Semi-automated? Semi-complete? </w:t>
      </w:r>
      <w:proofErr w:type="spellStart"/>
      <w:r>
        <w:t>Dunno</w:t>
      </w:r>
      <w:proofErr w:type="spellEnd"/>
      <w:r>
        <w:t xml:space="preserve"> what customized means here.</w:t>
      </w:r>
    </w:p>
  </w:comment>
  <w:comment w:id="546" w:author="Mark Saunders" w:date="2018-06-01T16:30:00Z" w:initials="MS">
    <w:p w14:paraId="26DE5CF7" w14:textId="5B910EDF" w:rsidR="00CB6095" w:rsidRDefault="00CB6095">
      <w:pPr>
        <w:pStyle w:val="CommentText"/>
      </w:pPr>
      <w:r>
        <w:rPr>
          <w:rStyle w:val="CommentReference"/>
        </w:rPr>
        <w:annotationRef/>
      </w:r>
      <w:r>
        <w:t xml:space="preserve">Is it not </w:t>
      </w:r>
      <w:proofErr w:type="gramStart"/>
      <w:r>
        <w:t>really just</w:t>
      </w:r>
      <w:proofErr w:type="gramEnd"/>
      <w:r>
        <w:t xml:space="preserve"> one important thing? The one-way thing isn’t really a thing. The issue is that it creates files you WILL edit and so, while you can </w:t>
      </w:r>
      <w:proofErr w:type="gramStart"/>
      <w:r>
        <w:t>regenerates</w:t>
      </w:r>
      <w:proofErr w:type="gramEnd"/>
      <w:r>
        <w:t xml:space="preserve"> the files, you will lose your edits.</w:t>
      </w:r>
    </w:p>
  </w:comment>
  <w:comment w:id="555" w:author="Mark Saunders" w:date="2018-06-01T16:31:00Z" w:initials="MS">
    <w:p w14:paraId="3CD727A9" w14:textId="64C3BF72" w:rsidR="00CB6095" w:rsidRDefault="00CB6095">
      <w:pPr>
        <w:pStyle w:val="CommentText"/>
      </w:pPr>
      <w:r>
        <w:rPr>
          <w:rStyle w:val="CommentReference"/>
        </w:rPr>
        <w:annotationRef/>
      </w:r>
      <w:r>
        <w:t>I feel that this is redundant if we do not explain what they need to be careful of, and we really do not. See my previous comment!</w:t>
      </w:r>
    </w:p>
  </w:comment>
  <w:comment w:id="580" w:author="Mark Saunders" w:date="2018-06-01T17:26:00Z" w:initials="MS">
    <w:p w14:paraId="7DA42C17" w14:textId="734EBDD8" w:rsidR="00CB6095" w:rsidRDefault="00CB6095">
      <w:pPr>
        <w:pStyle w:val="CommentText"/>
      </w:pPr>
      <w:r>
        <w:rPr>
          <w:rStyle w:val="CommentReference"/>
        </w:rPr>
        <w:annotationRef/>
      </w:r>
      <w:r>
        <w:t xml:space="preserve">Yes, I did!!!! </w:t>
      </w:r>
      <w:proofErr w:type="spellStart"/>
      <w:r>
        <w:t>Embarassing</w:t>
      </w:r>
      <w:proofErr w:type="spellEnd"/>
      <w:r>
        <w:t>,</w:t>
      </w:r>
    </w:p>
  </w:comment>
  <w:comment w:id="594" w:author="Mark Saunders" w:date="2018-06-01T18:52:00Z" w:initials="MS">
    <w:p w14:paraId="4881C773" w14:textId="766FD47A" w:rsidR="00CB6095" w:rsidRDefault="00CB6095">
      <w:pPr>
        <w:pStyle w:val="CommentText"/>
      </w:pPr>
      <w:r>
        <w:rPr>
          <w:rStyle w:val="CommentReference"/>
        </w:rPr>
        <w:annotationRef/>
      </w:r>
      <w:r>
        <w:t xml:space="preserve">Should we state that this platform is without the shield or trust that it is obvious when they get </w:t>
      </w:r>
      <w:proofErr w:type="spellStart"/>
      <w:r>
        <w:t>tp</w:t>
      </w:r>
      <w:proofErr w:type="spellEnd"/>
      <w:r>
        <w:t xml:space="preserve"> the exercises?</w:t>
      </w:r>
    </w:p>
  </w:comment>
  <w:comment w:id="616" w:author="Mark Saunders" w:date="2018-06-01T16:55:00Z" w:initials="MS">
    <w:p w14:paraId="4D9DA67C" w14:textId="6CA66CAD" w:rsidR="00CB6095" w:rsidRDefault="00CB6095">
      <w:pPr>
        <w:pStyle w:val="CommentText"/>
      </w:pPr>
      <w:r>
        <w:rPr>
          <w:rStyle w:val="CommentReference"/>
        </w:rPr>
        <w:annotationRef/>
      </w:r>
      <w:r>
        <w:t>This does not work for my kit. LED1 does not work but LED2 does! I suspect it is my board though!!!</w:t>
      </w:r>
    </w:p>
  </w:comment>
  <w:comment w:id="848" w:author="Mark Saunders" w:date="2018-06-01T17:39:00Z" w:initials="MS">
    <w:p w14:paraId="6CAF5A6C" w14:textId="2443FBF2" w:rsidR="00CB6095" w:rsidRDefault="00CB6095">
      <w:pPr>
        <w:pStyle w:val="CommentText"/>
      </w:pPr>
      <w:r>
        <w:rPr>
          <w:rStyle w:val="CommentReference"/>
        </w:rPr>
        <w:annotationRef/>
      </w:r>
      <w:r>
        <w:t>Yes, and 4A.2 is probably the right place. Maybe use the example of advertising your device name? I put a start in there anyway.</w:t>
      </w:r>
    </w:p>
  </w:comment>
  <w:comment w:id="920" w:author="Mark Saunders" w:date="2018-06-01T18:17:00Z" w:initials="MS">
    <w:p w14:paraId="14DF5D51" w14:textId="4907E62C" w:rsidR="00CB6095" w:rsidRDefault="00CB6095">
      <w:pPr>
        <w:pStyle w:val="CommentText"/>
      </w:pPr>
      <w:r>
        <w:rPr>
          <w:rStyle w:val="CommentReference"/>
        </w:rPr>
        <w:annotationRef/>
      </w:r>
      <w:r>
        <w:t xml:space="preserve">I </w:t>
      </w:r>
      <w:proofErr w:type="spellStart"/>
      <w:r>
        <w:t>kinda</w:t>
      </w:r>
      <w:proofErr w:type="spellEnd"/>
      <w:r>
        <w:t xml:space="preserve"> did a little of this a few pages back. Feel free to ignore what I added there. This is good stuff and in the firmware section.</w:t>
      </w:r>
    </w:p>
  </w:comment>
  <w:comment w:id="1049" w:author="Mark Saunders" w:date="2018-06-01T18:22:00Z" w:initials="MS">
    <w:p w14:paraId="45D0676F" w14:textId="1CC001DB" w:rsidR="00CB6095" w:rsidRDefault="00CB6095">
      <w:pPr>
        <w:pStyle w:val="CommentText"/>
      </w:pPr>
      <w:r>
        <w:rPr>
          <w:rStyle w:val="CommentReference"/>
        </w:rPr>
        <w:annotationRef/>
      </w:r>
      <w:r>
        <w:t>Getting tired… what are they called?</w:t>
      </w:r>
    </w:p>
  </w:comment>
  <w:comment w:id="1058" w:author="Greg Landry" w:date="2018-05-29T13:05:00Z" w:initials="GL">
    <w:p w14:paraId="42C6B16E" w14:textId="2DCE5AA0" w:rsidR="00CB6095" w:rsidRDefault="00CB6095">
      <w:pPr>
        <w:pStyle w:val="CommentText"/>
      </w:pPr>
      <w:r>
        <w:rPr>
          <w:rStyle w:val="CommentReference"/>
        </w:rPr>
        <w:annotationRef/>
      </w:r>
      <w:r>
        <w:t>Need to change '0' to 0x00.</w:t>
      </w:r>
    </w:p>
  </w:comment>
  <w:comment w:id="1168" w:author="Greg Landry" w:date="2018-05-30T13:44:00Z" w:initials="GL">
    <w:p w14:paraId="3344634B" w14:textId="2BA14478" w:rsidR="00CB6095" w:rsidRDefault="00CB6095">
      <w:pPr>
        <w:pStyle w:val="CommentText"/>
      </w:pPr>
      <w:r>
        <w:rPr>
          <w:rStyle w:val="CommentReference"/>
        </w:rPr>
        <w:annotationRef/>
      </w:r>
      <w:r>
        <w:t>Is this necessary? What is the disadvantage to leaving it enabled, if any?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711ED3" w15:done="0"/>
  <w15:commentEx w15:paraId="10FC34BF" w15:done="0"/>
  <w15:commentEx w15:paraId="0561E251" w15:done="0"/>
  <w15:commentEx w15:paraId="10744688" w15:done="0"/>
  <w15:commentEx w15:paraId="1BFD4532" w15:done="0"/>
  <w15:commentEx w15:paraId="34E8D9E9" w15:done="0"/>
  <w15:commentEx w15:paraId="23714BBE" w15:done="0"/>
  <w15:commentEx w15:paraId="78728A06" w15:done="0"/>
  <w15:commentEx w15:paraId="1E51F365" w15:done="0"/>
  <w15:commentEx w15:paraId="50F5EA96" w15:done="0"/>
  <w15:commentEx w15:paraId="5D501575" w15:done="0"/>
  <w15:commentEx w15:paraId="0570A684" w15:done="0"/>
  <w15:commentEx w15:paraId="338D45B3" w15:done="0"/>
  <w15:commentEx w15:paraId="2A86345E" w15:done="0"/>
  <w15:commentEx w15:paraId="070A204F" w15:done="0"/>
  <w15:commentEx w15:paraId="35AA9D78" w15:done="0"/>
  <w15:commentEx w15:paraId="26DE5CF7" w15:done="0"/>
  <w15:commentEx w15:paraId="3CD727A9" w15:done="0"/>
  <w15:commentEx w15:paraId="7DA42C17" w15:done="0"/>
  <w15:commentEx w15:paraId="4881C773" w15:done="0"/>
  <w15:commentEx w15:paraId="4D9DA67C" w15:done="0"/>
  <w15:commentEx w15:paraId="6CAF5A6C" w15:done="0"/>
  <w15:commentEx w15:paraId="14DF5D51" w15:done="0"/>
  <w15:commentEx w15:paraId="45D0676F" w15:done="0"/>
  <w15:commentEx w15:paraId="42C6B16E" w15:done="0"/>
  <w15:commentEx w15:paraId="3344634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D9D0" w14:textId="77777777" w:rsidR="0059742C" w:rsidRDefault="0059742C" w:rsidP="00DF6D18">
      <w:r>
        <w:separator/>
      </w:r>
    </w:p>
  </w:endnote>
  <w:endnote w:type="continuationSeparator" w:id="0">
    <w:p w14:paraId="0FF3DCBC" w14:textId="77777777" w:rsidR="0059742C" w:rsidRDefault="0059742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CB6095" w:rsidRDefault="00CB6095" w:rsidP="00547CF1">
            <w:pPr>
              <w:pStyle w:val="Footer"/>
              <w:spacing w:after="0"/>
            </w:pPr>
          </w:p>
          <w:p w14:paraId="4C29FDE6" w14:textId="2602E96A" w:rsidR="00CB6095" w:rsidRDefault="00CB6095"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7A750C">
              <w:rPr>
                <w:noProof/>
              </w:rPr>
              <w:t>27</w:t>
            </w:r>
            <w:r>
              <w:fldChar w:fldCharType="end"/>
            </w:r>
            <w:r>
              <w:t xml:space="preserve"> of </w:t>
            </w:r>
            <w:r w:rsidR="0059742C">
              <w:fldChar w:fldCharType="begin"/>
            </w:r>
            <w:r w:rsidR="0059742C">
              <w:instrText xml:space="preserve"> NUMPAGES  </w:instrText>
            </w:r>
            <w:r w:rsidR="0059742C">
              <w:fldChar w:fldCharType="separate"/>
            </w:r>
            <w:r w:rsidR="007A750C">
              <w:rPr>
                <w:noProof/>
              </w:rPr>
              <w:t>44</w:t>
            </w:r>
            <w:r w:rsidR="0059742C">
              <w:rPr>
                <w:noProof/>
              </w:rPr>
              <w:fldChar w:fldCharType="end"/>
            </w:r>
          </w:p>
        </w:sdtContent>
      </w:sdt>
    </w:sdtContent>
  </w:sdt>
  <w:p w14:paraId="75581528" w14:textId="77777777" w:rsidR="00CB6095" w:rsidRDefault="00CB6095"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8EBED" w14:textId="77777777" w:rsidR="0059742C" w:rsidRDefault="0059742C" w:rsidP="00DF6D18">
      <w:r>
        <w:separator/>
      </w:r>
    </w:p>
  </w:footnote>
  <w:footnote w:type="continuationSeparator" w:id="0">
    <w:p w14:paraId="6906554E" w14:textId="77777777" w:rsidR="0059742C" w:rsidRDefault="0059742C"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CB6095" w:rsidRDefault="00CB6095">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5"/>
  </w:num>
  <w:num w:numId="7">
    <w:abstractNumId w:val="26"/>
  </w:num>
  <w:num w:numId="8">
    <w:abstractNumId w:val="4"/>
  </w:num>
  <w:num w:numId="9">
    <w:abstractNumId w:val="21"/>
  </w:num>
  <w:num w:numId="10">
    <w:abstractNumId w:val="27"/>
  </w:num>
  <w:num w:numId="11">
    <w:abstractNumId w:val="15"/>
  </w:num>
  <w:num w:numId="12">
    <w:abstractNumId w:val="2"/>
  </w:num>
  <w:num w:numId="13">
    <w:abstractNumId w:val="5"/>
  </w:num>
  <w:num w:numId="14">
    <w:abstractNumId w:val="20"/>
  </w:num>
  <w:num w:numId="15">
    <w:abstractNumId w:val="19"/>
  </w:num>
  <w:num w:numId="16">
    <w:abstractNumId w:val="24"/>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3"/>
  </w:num>
  <w:num w:numId="27">
    <w:abstractNumId w:val="30"/>
  </w:num>
  <w:num w:numId="28">
    <w:abstractNumId w:val="9"/>
  </w:num>
  <w:num w:numId="29">
    <w:abstractNumId w:val="29"/>
  </w:num>
  <w:num w:numId="30">
    <w:abstractNumId w:val="13"/>
  </w:num>
  <w:num w:numId="31">
    <w:abstractNumId w:val="28"/>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n Hawse">
    <w15:presenceInfo w15:providerId="None" w15:userId="Alan Hawse"/>
  </w15:person>
  <w15:person w15:author="Greg Landry">
    <w15:presenceInfo w15:providerId="AD" w15:userId="S-1-12-1-1975327676-1325117367-1464604813-1524360591"/>
  </w15:person>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80D"/>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295A"/>
    <w:rsid w:val="00193937"/>
    <w:rsid w:val="00196478"/>
    <w:rsid w:val="00196CAC"/>
    <w:rsid w:val="001A05BD"/>
    <w:rsid w:val="001A2540"/>
    <w:rsid w:val="001A3540"/>
    <w:rsid w:val="001A3876"/>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7150"/>
    <w:rsid w:val="0023184E"/>
    <w:rsid w:val="00234DF1"/>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7C8"/>
    <w:rsid w:val="002C5818"/>
    <w:rsid w:val="002C5FBC"/>
    <w:rsid w:val="002C7876"/>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40D3"/>
    <w:rsid w:val="004B4198"/>
    <w:rsid w:val="004B4EBB"/>
    <w:rsid w:val="004B57A3"/>
    <w:rsid w:val="004B66F9"/>
    <w:rsid w:val="004C1AEE"/>
    <w:rsid w:val="004C3828"/>
    <w:rsid w:val="004C3CA7"/>
    <w:rsid w:val="004C42B9"/>
    <w:rsid w:val="004C7000"/>
    <w:rsid w:val="004C76D0"/>
    <w:rsid w:val="004C7D82"/>
    <w:rsid w:val="004D3236"/>
    <w:rsid w:val="004D51FE"/>
    <w:rsid w:val="004D532F"/>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7CF1"/>
    <w:rsid w:val="00550133"/>
    <w:rsid w:val="00553617"/>
    <w:rsid w:val="00553B2D"/>
    <w:rsid w:val="005548D0"/>
    <w:rsid w:val="0056628E"/>
    <w:rsid w:val="00566882"/>
    <w:rsid w:val="0056799C"/>
    <w:rsid w:val="0057109E"/>
    <w:rsid w:val="00571DEA"/>
    <w:rsid w:val="00574D36"/>
    <w:rsid w:val="0057699C"/>
    <w:rsid w:val="00583ABA"/>
    <w:rsid w:val="0058531C"/>
    <w:rsid w:val="00585389"/>
    <w:rsid w:val="00591008"/>
    <w:rsid w:val="00591056"/>
    <w:rsid w:val="00591C82"/>
    <w:rsid w:val="00593945"/>
    <w:rsid w:val="00596537"/>
    <w:rsid w:val="0059742C"/>
    <w:rsid w:val="005A21A8"/>
    <w:rsid w:val="005A355E"/>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111A"/>
    <w:rsid w:val="006B1DBF"/>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16097"/>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472"/>
    <w:rsid w:val="0090567B"/>
    <w:rsid w:val="00905C3D"/>
    <w:rsid w:val="009065A4"/>
    <w:rsid w:val="00906923"/>
    <w:rsid w:val="00907C94"/>
    <w:rsid w:val="009101D2"/>
    <w:rsid w:val="00911625"/>
    <w:rsid w:val="0091240A"/>
    <w:rsid w:val="00912D34"/>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CB5"/>
    <w:rsid w:val="009757B8"/>
    <w:rsid w:val="00981F4D"/>
    <w:rsid w:val="00982456"/>
    <w:rsid w:val="009827E2"/>
    <w:rsid w:val="00983394"/>
    <w:rsid w:val="009839C1"/>
    <w:rsid w:val="009864F3"/>
    <w:rsid w:val="0098674F"/>
    <w:rsid w:val="009915BE"/>
    <w:rsid w:val="009920A7"/>
    <w:rsid w:val="009928CD"/>
    <w:rsid w:val="00993DC6"/>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723DD"/>
    <w:rsid w:val="00A74A92"/>
    <w:rsid w:val="00A81744"/>
    <w:rsid w:val="00A82CEE"/>
    <w:rsid w:val="00A83998"/>
    <w:rsid w:val="00A8704B"/>
    <w:rsid w:val="00A87871"/>
    <w:rsid w:val="00A9085D"/>
    <w:rsid w:val="00A91A09"/>
    <w:rsid w:val="00A91C5D"/>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E715C"/>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4B0D"/>
    <w:rsid w:val="00B35DA0"/>
    <w:rsid w:val="00B36CA4"/>
    <w:rsid w:val="00B36E99"/>
    <w:rsid w:val="00B406A1"/>
    <w:rsid w:val="00B4162C"/>
    <w:rsid w:val="00B430B7"/>
    <w:rsid w:val="00B430C9"/>
    <w:rsid w:val="00B44266"/>
    <w:rsid w:val="00B448B5"/>
    <w:rsid w:val="00B457AA"/>
    <w:rsid w:val="00B461A9"/>
    <w:rsid w:val="00B4743F"/>
    <w:rsid w:val="00B50F42"/>
    <w:rsid w:val="00B51448"/>
    <w:rsid w:val="00B52D71"/>
    <w:rsid w:val="00B55B21"/>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E426A"/>
    <w:rsid w:val="00BE435A"/>
    <w:rsid w:val="00BE6843"/>
    <w:rsid w:val="00BF2814"/>
    <w:rsid w:val="00BF34F2"/>
    <w:rsid w:val="00BF4692"/>
    <w:rsid w:val="00BF487D"/>
    <w:rsid w:val="00BF4AD7"/>
    <w:rsid w:val="00BF6BBA"/>
    <w:rsid w:val="00BF71DE"/>
    <w:rsid w:val="00C028DA"/>
    <w:rsid w:val="00C0492F"/>
    <w:rsid w:val="00C05D66"/>
    <w:rsid w:val="00C073D6"/>
    <w:rsid w:val="00C10DD5"/>
    <w:rsid w:val="00C11344"/>
    <w:rsid w:val="00C11933"/>
    <w:rsid w:val="00C12D1C"/>
    <w:rsid w:val="00C14341"/>
    <w:rsid w:val="00C20271"/>
    <w:rsid w:val="00C2234C"/>
    <w:rsid w:val="00C22C8B"/>
    <w:rsid w:val="00C31525"/>
    <w:rsid w:val="00C368EB"/>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666F"/>
    <w:rsid w:val="00C973DC"/>
    <w:rsid w:val="00CA4170"/>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ACC"/>
    <w:rsid w:val="00D4228B"/>
    <w:rsid w:val="00D432C5"/>
    <w:rsid w:val="00D43F6F"/>
    <w:rsid w:val="00D54AF3"/>
    <w:rsid w:val="00D55167"/>
    <w:rsid w:val="00D554B4"/>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6EEA"/>
    <w:rsid w:val="00EA7CF5"/>
    <w:rsid w:val="00EB1C66"/>
    <w:rsid w:val="00EB48A8"/>
    <w:rsid w:val="00EB629E"/>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54905"/>
    <w:rsid w:val="00F54BB5"/>
    <w:rsid w:val="00F54F87"/>
    <w:rsid w:val="00F552F7"/>
    <w:rsid w:val="00F6018E"/>
    <w:rsid w:val="00F614D5"/>
    <w:rsid w:val="00F62D74"/>
    <w:rsid w:val="00F637C0"/>
    <w:rsid w:val="00F63884"/>
    <w:rsid w:val="00F64B14"/>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0E35"/>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50C"/>
    <w:pPr>
      <w:spacing w:line="240" w:lineRule="auto"/>
    </w:pPr>
    <w:rPr>
      <w:sz w:val="24"/>
      <w:szCs w:val="24"/>
    </w:rPr>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A75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A750C"/>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ww.bluetooth.com/specifications/assigned-numbers" TargetMode="Externa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cypress.com/documentation/software-and-drivers/cypresss-custom-ble-profiles-and-services"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AEDA9-DF25-934C-A194-7BB7F1B96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44</Pages>
  <Words>7934</Words>
  <Characters>45228</Characters>
  <Application>Microsoft Macintosh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5</cp:revision>
  <cp:lastPrinted>2017-11-29T20:51:00Z</cp:lastPrinted>
  <dcterms:created xsi:type="dcterms:W3CDTF">2018-06-03T16:46:00Z</dcterms:created>
  <dcterms:modified xsi:type="dcterms:W3CDTF">2018-06-03T20:02:00Z</dcterms:modified>
</cp:coreProperties>
</file>