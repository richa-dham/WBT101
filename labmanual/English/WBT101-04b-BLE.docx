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50A04E5A" w:rsidR="009E4587" w:rsidRPr="00771618" w:rsidRDefault="009E4587" w:rsidP="00771618">
      <w:pPr>
        <w:rPr>
          <w:rStyle w:val="BookTitle"/>
        </w:rPr>
      </w:pPr>
      <w:r w:rsidRPr="00771618">
        <w:rPr>
          <w:rStyle w:val="BookTitle"/>
        </w:rPr>
        <w:t xml:space="preserve">Chapter </w:t>
      </w:r>
      <w:del w:id="0" w:author="Greg Landry" w:date="2018-06-04T16:34:00Z">
        <w:r w:rsidR="00282376" w:rsidDel="00AF5D4E">
          <w:rPr>
            <w:rStyle w:val="BookTitle"/>
          </w:rPr>
          <w:delText>4</w:delText>
        </w:r>
        <w:r w:rsidR="0063717D" w:rsidDel="00AF5D4E">
          <w:rPr>
            <w:rStyle w:val="BookTitle"/>
          </w:rPr>
          <w:delText>A</w:delText>
        </w:r>
      </w:del>
      <w:ins w:id="1" w:author="Greg Landry" w:date="2018-06-04T16:34:00Z">
        <w:r w:rsidR="00AF5D4E">
          <w:rPr>
            <w:rStyle w:val="BookTitle"/>
          </w:rPr>
          <w:t>4B</w:t>
        </w:r>
      </w:ins>
      <w:r w:rsidRPr="00771618">
        <w:rPr>
          <w:rStyle w:val="BookTitle"/>
        </w:rPr>
        <w:t xml:space="preserve">: </w:t>
      </w:r>
      <w:r w:rsidR="00C7738E">
        <w:rPr>
          <w:rStyle w:val="BookTitle"/>
        </w:rPr>
        <w:t>More WICED BLE</w:t>
      </w:r>
      <w:r w:rsidR="002219B7">
        <w:rPr>
          <w:rStyle w:val="BookTitle"/>
        </w:rPr>
        <w:t xml:space="preserve"> Peripherals</w:t>
      </w:r>
    </w:p>
    <w:p w14:paraId="251E15F0" w14:textId="0E3C64C5" w:rsidR="00771618" w:rsidRPr="00771618" w:rsidRDefault="00771618" w:rsidP="00771618">
      <w:r>
        <w:t>Time 2 Hours</w:t>
      </w:r>
    </w:p>
    <w:p w14:paraId="4F956631" w14:textId="19F49580" w:rsidR="00612A35" w:rsidRDefault="002219B7" w:rsidP="00612A35">
      <w:r>
        <w:t xml:space="preserve">This chapter expands </w:t>
      </w:r>
      <w:del w:id="2" w:author="Greg Landry" w:date="2018-06-04T16:29:00Z">
        <w:r w:rsidDel="005642C9">
          <w:delText xml:space="preserve">up </w:delText>
        </w:r>
      </w:del>
      <w:r>
        <w:t xml:space="preserve">your basic knowledge of BLE Peripherals by introducing more Attribute Procedures, GATT Database Features, Security, WICED Configuration Files, </w:t>
      </w:r>
      <w:del w:id="3" w:author="Greg Landry" w:date="2018-06-04T16:30:00Z">
        <w:r w:rsidDel="0003049F">
          <w:delText>Mo</w:delText>
        </w:r>
        <w:r w:rsidR="000D320C" w:rsidDel="0003049F">
          <w:delText xml:space="preserve">re </w:delText>
        </w:r>
      </w:del>
      <w:r w:rsidR="000D320C">
        <w:t>Advertising Packet Features,</w:t>
      </w:r>
      <w:ins w:id="4" w:author="Greg Landry" w:date="2018-06-04T16:30:00Z">
        <w:r w:rsidR="00F26C6A">
          <w:t xml:space="preserve"> </w:t>
        </w:r>
      </w:ins>
      <w:r>
        <w:t>…</w:t>
      </w:r>
    </w:p>
    <w:p w14:paraId="450D1BB1" w14:textId="34FC06E5" w:rsidR="00282376" w:rsidDel="005F7D32" w:rsidRDefault="00282376" w:rsidP="00612A35">
      <w:pPr>
        <w:rPr>
          <w:del w:id="5" w:author="Greg Landry" w:date="2018-06-04T16:35:00Z"/>
        </w:rPr>
      </w:pPr>
    </w:p>
    <w:p w14:paraId="7A2D0569" w14:textId="2EB6ED2F" w:rsidR="0030373A" w:rsidRDefault="00907C94">
      <w:pPr>
        <w:pStyle w:val="TOC1"/>
        <w:tabs>
          <w:tab w:val="left" w:pos="720"/>
        </w:tabs>
        <w:rPr>
          <w:ins w:id="6" w:author="Greg Landry" w:date="2018-06-04T16:50:00Z"/>
          <w:rFonts w:asciiTheme="minorHAnsi" w:eastAsiaTheme="minorEastAsia" w:hAnsiTheme="minorHAnsi"/>
          <w:b w:val="0"/>
          <w:bCs w:val="0"/>
          <w:caps w:val="0"/>
          <w:noProof/>
        </w:rPr>
      </w:pPr>
      <w:r>
        <w:fldChar w:fldCharType="begin"/>
      </w:r>
      <w:r>
        <w:instrText xml:space="preserve"> TOC \o "1-2" </w:instrText>
      </w:r>
      <w:r>
        <w:fldChar w:fldCharType="separate"/>
      </w:r>
      <w:ins w:id="7" w:author="Greg Landry" w:date="2018-06-04T16:50:00Z">
        <w:r w:rsidR="0030373A">
          <w:rPr>
            <w:noProof/>
          </w:rPr>
          <w:t>4B.1</w:t>
        </w:r>
        <w:r w:rsidR="0030373A">
          <w:rPr>
            <w:rFonts w:asciiTheme="minorHAnsi" w:eastAsiaTheme="minorEastAsia" w:hAnsiTheme="minorHAnsi"/>
            <w:b w:val="0"/>
            <w:bCs w:val="0"/>
            <w:caps w:val="0"/>
            <w:noProof/>
          </w:rPr>
          <w:tab/>
        </w:r>
        <w:r w:rsidR="0030373A">
          <w:rPr>
            <w:noProof/>
          </w:rPr>
          <w:t>Notify &amp; Indicate</w:t>
        </w:r>
        <w:r w:rsidR="0030373A">
          <w:rPr>
            <w:noProof/>
          </w:rPr>
          <w:tab/>
        </w:r>
        <w:r w:rsidR="0030373A">
          <w:rPr>
            <w:noProof/>
          </w:rPr>
          <w:fldChar w:fldCharType="begin"/>
        </w:r>
        <w:r w:rsidR="0030373A">
          <w:rPr>
            <w:noProof/>
          </w:rPr>
          <w:instrText xml:space="preserve"> PAGEREF _Toc515894342 \h </w:instrText>
        </w:r>
        <w:r w:rsidR="0030373A">
          <w:rPr>
            <w:noProof/>
          </w:rPr>
        </w:r>
      </w:ins>
      <w:r w:rsidR="0030373A">
        <w:rPr>
          <w:noProof/>
        </w:rPr>
        <w:fldChar w:fldCharType="separate"/>
      </w:r>
      <w:ins w:id="8" w:author="Greg Landry" w:date="2018-06-04T16:50:00Z">
        <w:r w:rsidR="0030373A">
          <w:rPr>
            <w:noProof/>
          </w:rPr>
          <w:t>2</w:t>
        </w:r>
        <w:r w:rsidR="0030373A">
          <w:rPr>
            <w:noProof/>
          </w:rPr>
          <w:fldChar w:fldCharType="end"/>
        </w:r>
      </w:ins>
    </w:p>
    <w:p w14:paraId="2C358123" w14:textId="594008C6" w:rsidR="0030373A" w:rsidRDefault="0030373A">
      <w:pPr>
        <w:pStyle w:val="TOC1"/>
        <w:tabs>
          <w:tab w:val="left" w:pos="720"/>
        </w:tabs>
        <w:rPr>
          <w:ins w:id="9" w:author="Greg Landry" w:date="2018-06-04T16:50:00Z"/>
          <w:rFonts w:asciiTheme="minorHAnsi" w:eastAsiaTheme="minorEastAsia" w:hAnsiTheme="minorHAnsi"/>
          <w:b w:val="0"/>
          <w:bCs w:val="0"/>
          <w:caps w:val="0"/>
          <w:noProof/>
        </w:rPr>
      </w:pPr>
      <w:ins w:id="10" w:author="Greg Landry" w:date="2018-06-04T16:50:00Z">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_Toc515894343 \h </w:instrText>
        </w:r>
        <w:r>
          <w:rPr>
            <w:noProof/>
          </w:rPr>
        </w:r>
      </w:ins>
      <w:r>
        <w:rPr>
          <w:noProof/>
        </w:rPr>
        <w:fldChar w:fldCharType="separate"/>
      </w:r>
      <w:ins w:id="11" w:author="Greg Landry" w:date="2018-06-04T16:50:00Z">
        <w:r>
          <w:rPr>
            <w:noProof/>
          </w:rPr>
          <w:t>3</w:t>
        </w:r>
        <w:r>
          <w:rPr>
            <w:noProof/>
          </w:rPr>
          <w:fldChar w:fldCharType="end"/>
        </w:r>
      </w:ins>
    </w:p>
    <w:p w14:paraId="1BA7D616" w14:textId="23D16C57" w:rsidR="0030373A" w:rsidRDefault="0030373A">
      <w:pPr>
        <w:pStyle w:val="TOC1"/>
        <w:tabs>
          <w:tab w:val="left" w:pos="720"/>
        </w:tabs>
        <w:rPr>
          <w:ins w:id="12" w:author="Greg Landry" w:date="2018-06-04T16:50:00Z"/>
          <w:rFonts w:asciiTheme="minorHAnsi" w:eastAsiaTheme="minorEastAsia" w:hAnsiTheme="minorHAnsi"/>
          <w:b w:val="0"/>
          <w:bCs w:val="0"/>
          <w:caps w:val="0"/>
          <w:noProof/>
        </w:rPr>
      </w:pPr>
      <w:ins w:id="13" w:author="Greg Landry" w:date="2018-06-04T16:50:00Z">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_Toc515894344 \h </w:instrText>
        </w:r>
        <w:r>
          <w:rPr>
            <w:noProof/>
          </w:rPr>
        </w:r>
      </w:ins>
      <w:r>
        <w:rPr>
          <w:noProof/>
        </w:rPr>
        <w:fldChar w:fldCharType="separate"/>
      </w:r>
      <w:ins w:id="14" w:author="Greg Landry" w:date="2018-06-04T16:50:00Z">
        <w:r>
          <w:rPr>
            <w:noProof/>
          </w:rPr>
          <w:t>4</w:t>
        </w:r>
        <w:r>
          <w:rPr>
            <w:noProof/>
          </w:rPr>
          <w:fldChar w:fldCharType="end"/>
        </w:r>
      </w:ins>
    </w:p>
    <w:p w14:paraId="10CCD094" w14:textId="721BF43B" w:rsidR="0030373A" w:rsidRDefault="0030373A">
      <w:pPr>
        <w:pStyle w:val="TOC2"/>
        <w:rPr>
          <w:ins w:id="15" w:author="Greg Landry" w:date="2018-06-04T16:50:00Z"/>
          <w:rFonts w:asciiTheme="minorHAnsi" w:eastAsiaTheme="minorEastAsia" w:hAnsiTheme="minorHAnsi"/>
          <w:smallCaps w:val="0"/>
          <w:noProof/>
          <w:sz w:val="22"/>
        </w:rPr>
      </w:pPr>
      <w:ins w:id="16" w:author="Greg Landry" w:date="2018-06-04T16:50:00Z">
        <w:r>
          <w:rPr>
            <w:noProof/>
          </w:rPr>
          <w:t>4B.3.1 Pairing</w:t>
        </w:r>
        <w:r>
          <w:rPr>
            <w:noProof/>
          </w:rPr>
          <w:tab/>
        </w:r>
        <w:r>
          <w:rPr>
            <w:noProof/>
          </w:rPr>
          <w:fldChar w:fldCharType="begin"/>
        </w:r>
        <w:r>
          <w:rPr>
            <w:noProof/>
          </w:rPr>
          <w:instrText xml:space="preserve"> PAGEREF _Toc515894345 \h </w:instrText>
        </w:r>
        <w:r>
          <w:rPr>
            <w:noProof/>
          </w:rPr>
        </w:r>
      </w:ins>
      <w:r>
        <w:rPr>
          <w:noProof/>
        </w:rPr>
        <w:fldChar w:fldCharType="separate"/>
      </w:r>
      <w:ins w:id="17" w:author="Greg Landry" w:date="2018-06-04T16:50:00Z">
        <w:r>
          <w:rPr>
            <w:noProof/>
          </w:rPr>
          <w:t>5</w:t>
        </w:r>
        <w:r>
          <w:rPr>
            <w:noProof/>
          </w:rPr>
          <w:fldChar w:fldCharType="end"/>
        </w:r>
      </w:ins>
    </w:p>
    <w:p w14:paraId="1C6A754A" w14:textId="289109F8" w:rsidR="0030373A" w:rsidRDefault="0030373A">
      <w:pPr>
        <w:pStyle w:val="TOC2"/>
        <w:rPr>
          <w:ins w:id="18" w:author="Greg Landry" w:date="2018-06-04T16:50:00Z"/>
          <w:rFonts w:asciiTheme="minorHAnsi" w:eastAsiaTheme="minorEastAsia" w:hAnsiTheme="minorHAnsi"/>
          <w:smallCaps w:val="0"/>
          <w:noProof/>
          <w:sz w:val="22"/>
        </w:rPr>
      </w:pPr>
      <w:ins w:id="19" w:author="Greg Landry" w:date="2018-06-04T16:50:00Z">
        <w:r>
          <w:rPr>
            <w:noProof/>
          </w:rPr>
          <w:t>4B.3.2 Bonding</w:t>
        </w:r>
        <w:r>
          <w:rPr>
            <w:noProof/>
          </w:rPr>
          <w:tab/>
        </w:r>
        <w:r>
          <w:rPr>
            <w:noProof/>
          </w:rPr>
          <w:fldChar w:fldCharType="begin"/>
        </w:r>
        <w:r>
          <w:rPr>
            <w:noProof/>
          </w:rPr>
          <w:instrText xml:space="preserve"> PAGEREF _Toc515894346 \h </w:instrText>
        </w:r>
        <w:r>
          <w:rPr>
            <w:noProof/>
          </w:rPr>
        </w:r>
      </w:ins>
      <w:r>
        <w:rPr>
          <w:noProof/>
        </w:rPr>
        <w:fldChar w:fldCharType="separate"/>
      </w:r>
      <w:ins w:id="20" w:author="Greg Landry" w:date="2018-06-04T16:50:00Z">
        <w:r>
          <w:rPr>
            <w:noProof/>
          </w:rPr>
          <w:t>5</w:t>
        </w:r>
        <w:r>
          <w:rPr>
            <w:noProof/>
          </w:rPr>
          <w:fldChar w:fldCharType="end"/>
        </w:r>
      </w:ins>
    </w:p>
    <w:p w14:paraId="3B226236" w14:textId="2A94CA86" w:rsidR="0030373A" w:rsidRDefault="0030373A">
      <w:pPr>
        <w:pStyle w:val="TOC2"/>
        <w:rPr>
          <w:ins w:id="21" w:author="Greg Landry" w:date="2018-06-04T16:50:00Z"/>
          <w:rFonts w:asciiTheme="minorHAnsi" w:eastAsiaTheme="minorEastAsia" w:hAnsiTheme="minorHAnsi"/>
          <w:smallCaps w:val="0"/>
          <w:noProof/>
          <w:sz w:val="22"/>
        </w:rPr>
      </w:pPr>
      <w:ins w:id="22" w:author="Greg Landry" w:date="2018-06-04T16:50:00Z">
        <w:r>
          <w:rPr>
            <w:noProof/>
          </w:rPr>
          <w:t>4B.3.3 Pairing &amp; Bonding Process Summary</w:t>
        </w:r>
        <w:r>
          <w:rPr>
            <w:noProof/>
          </w:rPr>
          <w:tab/>
        </w:r>
        <w:r>
          <w:rPr>
            <w:noProof/>
          </w:rPr>
          <w:fldChar w:fldCharType="begin"/>
        </w:r>
        <w:r>
          <w:rPr>
            <w:noProof/>
          </w:rPr>
          <w:instrText xml:space="preserve"> PAGEREF _Toc515894347 \h </w:instrText>
        </w:r>
        <w:r>
          <w:rPr>
            <w:noProof/>
          </w:rPr>
        </w:r>
      </w:ins>
      <w:r>
        <w:rPr>
          <w:noProof/>
        </w:rPr>
        <w:fldChar w:fldCharType="separate"/>
      </w:r>
      <w:ins w:id="23" w:author="Greg Landry" w:date="2018-06-04T16:50:00Z">
        <w:r>
          <w:rPr>
            <w:noProof/>
          </w:rPr>
          <w:t>6</w:t>
        </w:r>
        <w:r>
          <w:rPr>
            <w:noProof/>
          </w:rPr>
          <w:fldChar w:fldCharType="end"/>
        </w:r>
      </w:ins>
    </w:p>
    <w:p w14:paraId="311E92A7" w14:textId="01E84442" w:rsidR="0030373A" w:rsidRDefault="0030373A">
      <w:pPr>
        <w:pStyle w:val="TOC2"/>
        <w:rPr>
          <w:ins w:id="24" w:author="Greg Landry" w:date="2018-06-04T16:50:00Z"/>
          <w:rFonts w:asciiTheme="minorHAnsi" w:eastAsiaTheme="minorEastAsia" w:hAnsiTheme="minorHAnsi"/>
          <w:smallCaps w:val="0"/>
          <w:noProof/>
          <w:sz w:val="22"/>
        </w:rPr>
      </w:pPr>
      <w:ins w:id="25" w:author="Greg Landry" w:date="2018-06-04T16:50:00Z">
        <w:r>
          <w:rPr>
            <w:noProof/>
          </w:rPr>
          <w:t>4B.3.4 Authentication, Authorization and the GATT DB</w:t>
        </w:r>
        <w:r>
          <w:rPr>
            <w:noProof/>
          </w:rPr>
          <w:tab/>
        </w:r>
        <w:r>
          <w:rPr>
            <w:noProof/>
          </w:rPr>
          <w:fldChar w:fldCharType="begin"/>
        </w:r>
        <w:r>
          <w:rPr>
            <w:noProof/>
          </w:rPr>
          <w:instrText xml:space="preserve"> PAGEREF _Toc515894348 \h </w:instrText>
        </w:r>
        <w:r>
          <w:rPr>
            <w:noProof/>
          </w:rPr>
        </w:r>
      </w:ins>
      <w:r>
        <w:rPr>
          <w:noProof/>
        </w:rPr>
        <w:fldChar w:fldCharType="separate"/>
      </w:r>
      <w:ins w:id="26" w:author="Greg Landry" w:date="2018-06-04T16:50:00Z">
        <w:r>
          <w:rPr>
            <w:noProof/>
          </w:rPr>
          <w:t>6</w:t>
        </w:r>
        <w:r>
          <w:rPr>
            <w:noProof/>
          </w:rPr>
          <w:fldChar w:fldCharType="end"/>
        </w:r>
      </w:ins>
    </w:p>
    <w:p w14:paraId="7CECCCC2" w14:textId="02D7EEAE" w:rsidR="0030373A" w:rsidRDefault="0030373A">
      <w:pPr>
        <w:pStyle w:val="TOC2"/>
        <w:rPr>
          <w:ins w:id="27" w:author="Greg Landry" w:date="2018-06-04T16:50:00Z"/>
          <w:rFonts w:asciiTheme="minorHAnsi" w:eastAsiaTheme="minorEastAsia" w:hAnsiTheme="minorHAnsi"/>
          <w:smallCaps w:val="0"/>
          <w:noProof/>
          <w:sz w:val="22"/>
        </w:rPr>
      </w:pPr>
      <w:ins w:id="28" w:author="Greg Landry" w:date="2018-06-04T16:50:00Z">
        <w:r>
          <w:rPr>
            <w:noProof/>
          </w:rPr>
          <w:t>4B.3.5 Privacy</w:t>
        </w:r>
        <w:r>
          <w:rPr>
            <w:noProof/>
          </w:rPr>
          <w:tab/>
        </w:r>
        <w:r>
          <w:rPr>
            <w:noProof/>
          </w:rPr>
          <w:fldChar w:fldCharType="begin"/>
        </w:r>
        <w:r>
          <w:rPr>
            <w:noProof/>
          </w:rPr>
          <w:instrText xml:space="preserve"> PAGEREF _Toc515894349 \h </w:instrText>
        </w:r>
        <w:r>
          <w:rPr>
            <w:noProof/>
          </w:rPr>
        </w:r>
      </w:ins>
      <w:r>
        <w:rPr>
          <w:noProof/>
        </w:rPr>
        <w:fldChar w:fldCharType="separate"/>
      </w:r>
      <w:ins w:id="29" w:author="Greg Landry" w:date="2018-06-04T16:50:00Z">
        <w:r>
          <w:rPr>
            <w:noProof/>
          </w:rPr>
          <w:t>6</w:t>
        </w:r>
        <w:r>
          <w:rPr>
            <w:noProof/>
          </w:rPr>
          <w:fldChar w:fldCharType="end"/>
        </w:r>
      </w:ins>
    </w:p>
    <w:p w14:paraId="2378223E" w14:textId="1C384F22" w:rsidR="0030373A" w:rsidRDefault="0030373A">
      <w:pPr>
        <w:pStyle w:val="TOC1"/>
        <w:tabs>
          <w:tab w:val="left" w:pos="720"/>
        </w:tabs>
        <w:rPr>
          <w:ins w:id="30" w:author="Greg Landry" w:date="2018-06-04T16:50:00Z"/>
          <w:rFonts w:asciiTheme="minorHAnsi" w:eastAsiaTheme="minorEastAsia" w:hAnsiTheme="minorHAnsi"/>
          <w:b w:val="0"/>
          <w:bCs w:val="0"/>
          <w:caps w:val="0"/>
          <w:noProof/>
        </w:rPr>
      </w:pPr>
      <w:ins w:id="31" w:author="Greg Landry" w:date="2018-06-04T16:50:00Z">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_Toc515894350 \h </w:instrText>
        </w:r>
        <w:r>
          <w:rPr>
            <w:noProof/>
          </w:rPr>
        </w:r>
      </w:ins>
      <w:r>
        <w:rPr>
          <w:noProof/>
        </w:rPr>
        <w:fldChar w:fldCharType="separate"/>
      </w:r>
      <w:ins w:id="32" w:author="Greg Landry" w:date="2018-06-04T16:50:00Z">
        <w:r>
          <w:rPr>
            <w:noProof/>
          </w:rPr>
          <w:t>6</w:t>
        </w:r>
        <w:r>
          <w:rPr>
            <w:noProof/>
          </w:rPr>
          <w:fldChar w:fldCharType="end"/>
        </w:r>
      </w:ins>
    </w:p>
    <w:p w14:paraId="52C6706D" w14:textId="7BC65F83" w:rsidR="0030373A" w:rsidRDefault="0030373A">
      <w:pPr>
        <w:pStyle w:val="TOC1"/>
        <w:tabs>
          <w:tab w:val="left" w:pos="720"/>
        </w:tabs>
        <w:rPr>
          <w:ins w:id="33" w:author="Greg Landry" w:date="2018-06-04T16:50:00Z"/>
          <w:rFonts w:asciiTheme="minorHAnsi" w:eastAsiaTheme="minorEastAsia" w:hAnsiTheme="minorHAnsi"/>
          <w:b w:val="0"/>
          <w:bCs w:val="0"/>
          <w:caps w:val="0"/>
          <w:noProof/>
        </w:rPr>
      </w:pPr>
      <w:ins w:id="34" w:author="Greg Landry" w:date="2018-06-04T16:50:00Z">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_Toc515894351 \h </w:instrText>
        </w:r>
        <w:r>
          <w:rPr>
            <w:noProof/>
          </w:rPr>
        </w:r>
      </w:ins>
      <w:r>
        <w:rPr>
          <w:noProof/>
        </w:rPr>
        <w:fldChar w:fldCharType="separate"/>
      </w:r>
      <w:ins w:id="35" w:author="Greg Landry" w:date="2018-06-04T16:50:00Z">
        <w:r>
          <w:rPr>
            <w:noProof/>
          </w:rPr>
          <w:t>7</w:t>
        </w:r>
        <w:r>
          <w:rPr>
            <w:noProof/>
          </w:rPr>
          <w:fldChar w:fldCharType="end"/>
        </w:r>
      </w:ins>
    </w:p>
    <w:p w14:paraId="21D3DF84" w14:textId="414FD524" w:rsidR="0030373A" w:rsidRDefault="0030373A">
      <w:pPr>
        <w:pStyle w:val="TOC1"/>
        <w:tabs>
          <w:tab w:val="left" w:pos="720"/>
        </w:tabs>
        <w:rPr>
          <w:ins w:id="36" w:author="Greg Landry" w:date="2018-06-04T16:50:00Z"/>
          <w:rFonts w:asciiTheme="minorHAnsi" w:eastAsiaTheme="minorEastAsia" w:hAnsiTheme="minorHAnsi"/>
          <w:b w:val="0"/>
          <w:bCs w:val="0"/>
          <w:caps w:val="0"/>
          <w:noProof/>
        </w:rPr>
      </w:pPr>
      <w:ins w:id="37" w:author="Greg Landry" w:date="2018-06-04T16:50:00Z">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_Toc515894352 \h </w:instrText>
        </w:r>
        <w:r>
          <w:rPr>
            <w:noProof/>
          </w:rPr>
        </w:r>
      </w:ins>
      <w:r>
        <w:rPr>
          <w:noProof/>
        </w:rPr>
        <w:fldChar w:fldCharType="separate"/>
      </w:r>
      <w:ins w:id="38" w:author="Greg Landry" w:date="2018-06-04T16:50:00Z">
        <w:r>
          <w:rPr>
            <w:noProof/>
          </w:rPr>
          <w:t>7</w:t>
        </w:r>
        <w:r>
          <w:rPr>
            <w:noProof/>
          </w:rPr>
          <w:fldChar w:fldCharType="end"/>
        </w:r>
      </w:ins>
    </w:p>
    <w:p w14:paraId="58327D3B" w14:textId="750F73CB" w:rsidR="0030373A" w:rsidRDefault="0030373A">
      <w:pPr>
        <w:pStyle w:val="TOC2"/>
        <w:rPr>
          <w:ins w:id="39" w:author="Greg Landry" w:date="2018-06-04T16:50:00Z"/>
          <w:rFonts w:asciiTheme="minorHAnsi" w:eastAsiaTheme="minorEastAsia" w:hAnsiTheme="minorHAnsi"/>
          <w:smallCaps w:val="0"/>
          <w:noProof/>
          <w:sz w:val="22"/>
        </w:rPr>
      </w:pPr>
      <w:ins w:id="40" w:author="Greg Landry" w:date="2018-06-04T16:50:00Z">
        <w:r>
          <w:rPr>
            <w:noProof/>
          </w:rPr>
          <w:t>4B.6.1 Using the Advertising Packet to Get Connected</w:t>
        </w:r>
        <w:r>
          <w:rPr>
            <w:noProof/>
          </w:rPr>
          <w:tab/>
        </w:r>
        <w:r>
          <w:rPr>
            <w:noProof/>
          </w:rPr>
          <w:fldChar w:fldCharType="begin"/>
        </w:r>
        <w:r>
          <w:rPr>
            <w:noProof/>
          </w:rPr>
          <w:instrText xml:space="preserve"> PAGEREF _Toc515894353 \h </w:instrText>
        </w:r>
        <w:r>
          <w:rPr>
            <w:noProof/>
          </w:rPr>
        </w:r>
      </w:ins>
      <w:r>
        <w:rPr>
          <w:noProof/>
        </w:rPr>
        <w:fldChar w:fldCharType="separate"/>
      </w:r>
      <w:ins w:id="41" w:author="Greg Landry" w:date="2018-06-04T16:50:00Z">
        <w:r>
          <w:rPr>
            <w:noProof/>
          </w:rPr>
          <w:t>7</w:t>
        </w:r>
        <w:r>
          <w:rPr>
            <w:noProof/>
          </w:rPr>
          <w:fldChar w:fldCharType="end"/>
        </w:r>
      </w:ins>
    </w:p>
    <w:p w14:paraId="23FB15B4" w14:textId="23680977" w:rsidR="0030373A" w:rsidRDefault="0030373A">
      <w:pPr>
        <w:pStyle w:val="TOC2"/>
        <w:rPr>
          <w:ins w:id="42" w:author="Greg Landry" w:date="2018-06-04T16:50:00Z"/>
          <w:rFonts w:asciiTheme="minorHAnsi" w:eastAsiaTheme="minorEastAsia" w:hAnsiTheme="minorHAnsi"/>
          <w:smallCaps w:val="0"/>
          <w:noProof/>
          <w:sz w:val="22"/>
        </w:rPr>
      </w:pPr>
      <w:ins w:id="43" w:author="Greg Landry" w:date="2018-06-04T16:50:00Z">
        <w:r>
          <w:rPr>
            <w:noProof/>
          </w:rPr>
          <w:t>4B.6.2 iBeacon</w:t>
        </w:r>
        <w:r>
          <w:rPr>
            <w:noProof/>
          </w:rPr>
          <w:tab/>
        </w:r>
        <w:r>
          <w:rPr>
            <w:noProof/>
          </w:rPr>
          <w:fldChar w:fldCharType="begin"/>
        </w:r>
        <w:r>
          <w:rPr>
            <w:noProof/>
          </w:rPr>
          <w:instrText xml:space="preserve"> PAGEREF _Toc515894354 \h </w:instrText>
        </w:r>
        <w:r>
          <w:rPr>
            <w:noProof/>
          </w:rPr>
        </w:r>
      </w:ins>
      <w:r>
        <w:rPr>
          <w:noProof/>
        </w:rPr>
        <w:fldChar w:fldCharType="separate"/>
      </w:r>
      <w:ins w:id="44" w:author="Greg Landry" w:date="2018-06-04T16:50:00Z">
        <w:r>
          <w:rPr>
            <w:noProof/>
          </w:rPr>
          <w:t>8</w:t>
        </w:r>
        <w:r>
          <w:rPr>
            <w:noProof/>
          </w:rPr>
          <w:fldChar w:fldCharType="end"/>
        </w:r>
      </w:ins>
    </w:p>
    <w:p w14:paraId="727C68FD" w14:textId="06C5C4BB" w:rsidR="0030373A" w:rsidRDefault="0030373A">
      <w:pPr>
        <w:pStyle w:val="TOC2"/>
        <w:rPr>
          <w:ins w:id="45" w:author="Greg Landry" w:date="2018-06-04T16:50:00Z"/>
          <w:rFonts w:asciiTheme="minorHAnsi" w:eastAsiaTheme="minorEastAsia" w:hAnsiTheme="minorHAnsi"/>
          <w:smallCaps w:val="0"/>
          <w:noProof/>
          <w:sz w:val="22"/>
        </w:rPr>
      </w:pPr>
      <w:ins w:id="46" w:author="Greg Landry" w:date="2018-06-04T16:50:00Z">
        <w:r>
          <w:rPr>
            <w:noProof/>
          </w:rPr>
          <w:t>4B.6.3 Eddystone</w:t>
        </w:r>
        <w:r>
          <w:rPr>
            <w:noProof/>
          </w:rPr>
          <w:tab/>
        </w:r>
        <w:r>
          <w:rPr>
            <w:noProof/>
          </w:rPr>
          <w:fldChar w:fldCharType="begin"/>
        </w:r>
        <w:r>
          <w:rPr>
            <w:noProof/>
          </w:rPr>
          <w:instrText xml:space="preserve"> PAGEREF _Toc515894355 \h </w:instrText>
        </w:r>
        <w:r>
          <w:rPr>
            <w:noProof/>
          </w:rPr>
        </w:r>
      </w:ins>
      <w:r>
        <w:rPr>
          <w:noProof/>
        </w:rPr>
        <w:fldChar w:fldCharType="separate"/>
      </w:r>
      <w:ins w:id="47" w:author="Greg Landry" w:date="2018-06-04T16:50:00Z">
        <w:r>
          <w:rPr>
            <w:noProof/>
          </w:rPr>
          <w:t>9</w:t>
        </w:r>
        <w:r>
          <w:rPr>
            <w:noProof/>
          </w:rPr>
          <w:fldChar w:fldCharType="end"/>
        </w:r>
      </w:ins>
    </w:p>
    <w:p w14:paraId="29D4A082" w14:textId="2939F719" w:rsidR="0030373A" w:rsidRDefault="0030373A">
      <w:pPr>
        <w:pStyle w:val="TOC1"/>
        <w:tabs>
          <w:tab w:val="left" w:pos="720"/>
        </w:tabs>
        <w:rPr>
          <w:ins w:id="48" w:author="Greg Landry" w:date="2018-06-04T16:50:00Z"/>
          <w:rFonts w:asciiTheme="minorHAnsi" w:eastAsiaTheme="minorEastAsia" w:hAnsiTheme="minorHAnsi"/>
          <w:b w:val="0"/>
          <w:bCs w:val="0"/>
          <w:caps w:val="0"/>
          <w:noProof/>
        </w:rPr>
      </w:pPr>
      <w:ins w:id="49" w:author="Greg Landry" w:date="2018-06-04T16:50:00Z">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_Toc515894356 \h </w:instrText>
        </w:r>
        <w:r>
          <w:rPr>
            <w:noProof/>
          </w:rPr>
        </w:r>
      </w:ins>
      <w:r>
        <w:rPr>
          <w:noProof/>
        </w:rPr>
        <w:fldChar w:fldCharType="separate"/>
      </w:r>
      <w:ins w:id="50" w:author="Greg Landry" w:date="2018-06-04T16:50:00Z">
        <w:r>
          <w:rPr>
            <w:noProof/>
          </w:rPr>
          <w:t>9</w:t>
        </w:r>
        <w:r>
          <w:rPr>
            <w:noProof/>
          </w:rPr>
          <w:fldChar w:fldCharType="end"/>
        </w:r>
      </w:ins>
    </w:p>
    <w:p w14:paraId="5D1E5299" w14:textId="4EDB63E6" w:rsidR="0030373A" w:rsidRDefault="0030373A">
      <w:pPr>
        <w:pStyle w:val="TOC1"/>
        <w:tabs>
          <w:tab w:val="left" w:pos="720"/>
        </w:tabs>
        <w:rPr>
          <w:ins w:id="51" w:author="Greg Landry" w:date="2018-06-04T16:50:00Z"/>
          <w:rFonts w:asciiTheme="minorHAnsi" w:eastAsiaTheme="minorEastAsia" w:hAnsiTheme="minorHAnsi"/>
          <w:b w:val="0"/>
          <w:bCs w:val="0"/>
          <w:caps w:val="0"/>
          <w:noProof/>
        </w:rPr>
      </w:pPr>
      <w:ins w:id="52" w:author="Greg Landry" w:date="2018-06-04T16:50:00Z">
        <w:r>
          <w:rPr>
            <w:noProof/>
          </w:rPr>
          <w:t>4B.8</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_Toc515894357 \h </w:instrText>
        </w:r>
        <w:r>
          <w:rPr>
            <w:noProof/>
          </w:rPr>
        </w:r>
      </w:ins>
      <w:r>
        <w:rPr>
          <w:noProof/>
        </w:rPr>
        <w:fldChar w:fldCharType="separate"/>
      </w:r>
      <w:ins w:id="53" w:author="Greg Landry" w:date="2018-06-04T16:50:00Z">
        <w:r>
          <w:rPr>
            <w:noProof/>
          </w:rPr>
          <w:t>10</w:t>
        </w:r>
        <w:r>
          <w:rPr>
            <w:noProof/>
          </w:rPr>
          <w:fldChar w:fldCharType="end"/>
        </w:r>
      </w:ins>
    </w:p>
    <w:p w14:paraId="6F539A56" w14:textId="25A9F9CE" w:rsidR="0030373A" w:rsidRDefault="0030373A">
      <w:pPr>
        <w:pStyle w:val="TOC2"/>
        <w:rPr>
          <w:ins w:id="54" w:author="Greg Landry" w:date="2018-06-04T16:50:00Z"/>
          <w:rFonts w:asciiTheme="minorHAnsi" w:eastAsiaTheme="minorEastAsia" w:hAnsiTheme="minorHAnsi"/>
          <w:smallCaps w:val="0"/>
          <w:noProof/>
          <w:sz w:val="22"/>
        </w:rPr>
      </w:pPr>
      <w:ins w:id="55" w:author="Greg Landry" w:date="2018-06-04T16:50:00Z">
        <w:r>
          <w:rPr>
            <w:noProof/>
          </w:rPr>
          <w:t>4B.8.1 More Bluetooth Management Events</w:t>
        </w:r>
        <w:r>
          <w:rPr>
            <w:noProof/>
          </w:rPr>
          <w:tab/>
        </w:r>
        <w:r>
          <w:rPr>
            <w:noProof/>
          </w:rPr>
          <w:fldChar w:fldCharType="begin"/>
        </w:r>
        <w:r>
          <w:rPr>
            <w:noProof/>
          </w:rPr>
          <w:instrText xml:space="preserve"> PAGEREF _Toc515894358 \h </w:instrText>
        </w:r>
        <w:r>
          <w:rPr>
            <w:noProof/>
          </w:rPr>
        </w:r>
      </w:ins>
      <w:r>
        <w:rPr>
          <w:noProof/>
        </w:rPr>
        <w:fldChar w:fldCharType="separate"/>
      </w:r>
      <w:ins w:id="56" w:author="Greg Landry" w:date="2018-06-04T16:50:00Z">
        <w:r>
          <w:rPr>
            <w:noProof/>
          </w:rPr>
          <w:t>10</w:t>
        </w:r>
        <w:r>
          <w:rPr>
            <w:noProof/>
          </w:rPr>
          <w:fldChar w:fldCharType="end"/>
        </w:r>
      </w:ins>
    </w:p>
    <w:p w14:paraId="7554BE83" w14:textId="0BFE54C8" w:rsidR="0030373A" w:rsidRDefault="0030373A">
      <w:pPr>
        <w:pStyle w:val="TOC2"/>
        <w:rPr>
          <w:ins w:id="57" w:author="Greg Landry" w:date="2018-06-04T16:50:00Z"/>
          <w:rFonts w:asciiTheme="minorHAnsi" w:eastAsiaTheme="minorEastAsia" w:hAnsiTheme="minorHAnsi"/>
          <w:smallCaps w:val="0"/>
          <w:noProof/>
          <w:sz w:val="22"/>
        </w:rPr>
      </w:pPr>
      <w:ins w:id="58" w:author="Greg Landry" w:date="2018-06-04T16:50:00Z">
        <w:r>
          <w:rPr>
            <w:noProof/>
          </w:rPr>
          <w:t>4B.8.2 More GATT Events</w:t>
        </w:r>
        <w:r>
          <w:rPr>
            <w:noProof/>
          </w:rPr>
          <w:tab/>
        </w:r>
        <w:r>
          <w:rPr>
            <w:noProof/>
          </w:rPr>
          <w:fldChar w:fldCharType="begin"/>
        </w:r>
        <w:r>
          <w:rPr>
            <w:noProof/>
          </w:rPr>
          <w:instrText xml:space="preserve"> PAGEREF _Toc515894359 \h </w:instrText>
        </w:r>
        <w:r>
          <w:rPr>
            <w:noProof/>
          </w:rPr>
        </w:r>
      </w:ins>
      <w:r>
        <w:rPr>
          <w:noProof/>
        </w:rPr>
        <w:fldChar w:fldCharType="separate"/>
      </w:r>
      <w:ins w:id="59" w:author="Greg Landry" w:date="2018-06-04T16:50:00Z">
        <w:r>
          <w:rPr>
            <w:noProof/>
          </w:rPr>
          <w:t>11</w:t>
        </w:r>
        <w:r>
          <w:rPr>
            <w:noProof/>
          </w:rPr>
          <w:fldChar w:fldCharType="end"/>
        </w:r>
      </w:ins>
    </w:p>
    <w:p w14:paraId="4F1DAFBC" w14:textId="253BDEEC" w:rsidR="0030373A" w:rsidRDefault="0030373A">
      <w:pPr>
        <w:pStyle w:val="TOC1"/>
        <w:tabs>
          <w:tab w:val="left" w:pos="720"/>
        </w:tabs>
        <w:rPr>
          <w:ins w:id="60" w:author="Greg Landry" w:date="2018-06-04T16:50:00Z"/>
          <w:rFonts w:asciiTheme="minorHAnsi" w:eastAsiaTheme="minorEastAsia" w:hAnsiTheme="minorHAnsi"/>
          <w:b w:val="0"/>
          <w:bCs w:val="0"/>
          <w:caps w:val="0"/>
          <w:noProof/>
        </w:rPr>
      </w:pPr>
      <w:ins w:id="61" w:author="Greg Landry" w:date="2018-06-04T16:50:00Z">
        <w:r>
          <w:rPr>
            <w:noProof/>
          </w:rPr>
          <w:t>4B.9</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_Toc515894360 \h </w:instrText>
        </w:r>
        <w:r>
          <w:rPr>
            <w:noProof/>
          </w:rPr>
        </w:r>
      </w:ins>
      <w:r>
        <w:rPr>
          <w:noProof/>
        </w:rPr>
        <w:fldChar w:fldCharType="separate"/>
      </w:r>
      <w:ins w:id="62" w:author="Greg Landry" w:date="2018-06-04T16:50:00Z">
        <w:r>
          <w:rPr>
            <w:noProof/>
          </w:rPr>
          <w:t>11</w:t>
        </w:r>
        <w:r>
          <w:rPr>
            <w:noProof/>
          </w:rPr>
          <w:fldChar w:fldCharType="end"/>
        </w:r>
      </w:ins>
    </w:p>
    <w:p w14:paraId="40EB9AC9" w14:textId="54FF81F1" w:rsidR="0030373A" w:rsidRDefault="0030373A">
      <w:pPr>
        <w:pStyle w:val="TOC2"/>
        <w:rPr>
          <w:ins w:id="63" w:author="Greg Landry" w:date="2018-06-04T16:50:00Z"/>
          <w:rFonts w:asciiTheme="minorHAnsi" w:eastAsiaTheme="minorEastAsia" w:hAnsiTheme="minorHAnsi"/>
          <w:smallCaps w:val="0"/>
          <w:noProof/>
          <w:sz w:val="22"/>
        </w:rPr>
      </w:pPr>
      <w:ins w:id="64" w:author="Greg Landry" w:date="2018-06-04T16:50:00Z">
        <w:r>
          <w:rPr>
            <w:noProof/>
          </w:rPr>
          <w:t>4B.9.1 HCI</w:t>
        </w:r>
        <w:r>
          <w:rPr>
            <w:noProof/>
          </w:rPr>
          <w:tab/>
        </w:r>
        <w:r>
          <w:rPr>
            <w:noProof/>
          </w:rPr>
          <w:fldChar w:fldCharType="begin"/>
        </w:r>
        <w:r>
          <w:rPr>
            <w:noProof/>
          </w:rPr>
          <w:instrText xml:space="preserve"> PAGEREF _Toc515894361 \h </w:instrText>
        </w:r>
        <w:r>
          <w:rPr>
            <w:noProof/>
          </w:rPr>
        </w:r>
      </w:ins>
      <w:r>
        <w:rPr>
          <w:noProof/>
        </w:rPr>
        <w:fldChar w:fldCharType="separate"/>
      </w:r>
      <w:ins w:id="65" w:author="Greg Landry" w:date="2018-06-04T16:50:00Z">
        <w:r>
          <w:rPr>
            <w:noProof/>
          </w:rPr>
          <w:t>11</w:t>
        </w:r>
        <w:r>
          <w:rPr>
            <w:noProof/>
          </w:rPr>
          <w:fldChar w:fldCharType="end"/>
        </w:r>
      </w:ins>
    </w:p>
    <w:p w14:paraId="299DE28B" w14:textId="349F02B8" w:rsidR="0030373A" w:rsidRDefault="0030373A">
      <w:pPr>
        <w:pStyle w:val="TOC2"/>
        <w:rPr>
          <w:ins w:id="66" w:author="Greg Landry" w:date="2018-06-04T16:50:00Z"/>
          <w:rFonts w:asciiTheme="minorHAnsi" w:eastAsiaTheme="minorEastAsia" w:hAnsiTheme="minorHAnsi"/>
          <w:smallCaps w:val="0"/>
          <w:noProof/>
          <w:sz w:val="22"/>
        </w:rPr>
      </w:pPr>
      <w:ins w:id="67" w:author="Greg Landry" w:date="2018-06-04T16:50:00Z">
        <w:r>
          <w:rPr>
            <w:noProof/>
          </w:rPr>
          <w:t>4B.9.2 BT Spy</w:t>
        </w:r>
        <w:r>
          <w:rPr>
            <w:noProof/>
          </w:rPr>
          <w:tab/>
        </w:r>
        <w:r>
          <w:rPr>
            <w:noProof/>
          </w:rPr>
          <w:fldChar w:fldCharType="begin"/>
        </w:r>
        <w:r>
          <w:rPr>
            <w:noProof/>
          </w:rPr>
          <w:instrText xml:space="preserve"> PAGEREF _Toc515894362 \h </w:instrText>
        </w:r>
        <w:r>
          <w:rPr>
            <w:noProof/>
          </w:rPr>
        </w:r>
      </w:ins>
      <w:r>
        <w:rPr>
          <w:noProof/>
        </w:rPr>
        <w:fldChar w:fldCharType="separate"/>
      </w:r>
      <w:ins w:id="68" w:author="Greg Landry" w:date="2018-06-04T16:50:00Z">
        <w:r>
          <w:rPr>
            <w:noProof/>
          </w:rPr>
          <w:t>12</w:t>
        </w:r>
        <w:r>
          <w:rPr>
            <w:noProof/>
          </w:rPr>
          <w:fldChar w:fldCharType="end"/>
        </w:r>
      </w:ins>
    </w:p>
    <w:p w14:paraId="2908B9F3" w14:textId="28B33EC8" w:rsidR="0030373A" w:rsidRDefault="0030373A">
      <w:pPr>
        <w:pStyle w:val="TOC1"/>
        <w:tabs>
          <w:tab w:val="left" w:pos="960"/>
        </w:tabs>
        <w:rPr>
          <w:ins w:id="69" w:author="Greg Landry" w:date="2018-06-04T16:50:00Z"/>
          <w:rFonts w:asciiTheme="minorHAnsi" w:eastAsiaTheme="minorEastAsia" w:hAnsiTheme="minorHAnsi"/>
          <w:b w:val="0"/>
          <w:bCs w:val="0"/>
          <w:caps w:val="0"/>
          <w:noProof/>
        </w:rPr>
      </w:pPr>
      <w:ins w:id="70" w:author="Greg Landry" w:date="2018-06-04T16:50:00Z">
        <w:r>
          <w:rPr>
            <w:noProof/>
          </w:rPr>
          <w:t>4B.10</w:t>
        </w:r>
        <w:r>
          <w:rPr>
            <w:rFonts w:asciiTheme="minorHAnsi" w:eastAsiaTheme="minorEastAsia" w:hAnsiTheme="minorHAnsi"/>
            <w:b w:val="0"/>
            <w:bCs w:val="0"/>
            <w:caps w:val="0"/>
            <w:noProof/>
          </w:rPr>
          <w:tab/>
        </w:r>
        <w:r>
          <w:rPr>
            <w:noProof/>
          </w:rPr>
          <w:t>WICED Bluetooth 201</w:t>
        </w:r>
        <w:r>
          <w:rPr>
            <w:noProof/>
          </w:rPr>
          <w:tab/>
        </w:r>
        <w:r>
          <w:rPr>
            <w:noProof/>
          </w:rPr>
          <w:fldChar w:fldCharType="begin"/>
        </w:r>
        <w:r>
          <w:rPr>
            <w:noProof/>
          </w:rPr>
          <w:instrText xml:space="preserve"> PAGEREF _Toc515894369 \h </w:instrText>
        </w:r>
        <w:r>
          <w:rPr>
            <w:noProof/>
          </w:rPr>
        </w:r>
      </w:ins>
      <w:r>
        <w:rPr>
          <w:noProof/>
        </w:rPr>
        <w:fldChar w:fldCharType="separate"/>
      </w:r>
      <w:ins w:id="71" w:author="Greg Landry" w:date="2018-06-04T16:50:00Z">
        <w:r>
          <w:rPr>
            <w:noProof/>
          </w:rPr>
          <w:t>14</w:t>
        </w:r>
        <w:r>
          <w:rPr>
            <w:noProof/>
          </w:rPr>
          <w:fldChar w:fldCharType="end"/>
        </w:r>
      </w:ins>
    </w:p>
    <w:p w14:paraId="4ED275BE" w14:textId="5DAEA41B" w:rsidR="0030373A" w:rsidRDefault="0030373A">
      <w:pPr>
        <w:pStyle w:val="TOC2"/>
        <w:rPr>
          <w:ins w:id="72" w:author="Greg Landry" w:date="2018-06-04T16:50:00Z"/>
          <w:rFonts w:asciiTheme="minorHAnsi" w:eastAsiaTheme="minorEastAsia" w:hAnsiTheme="minorHAnsi"/>
          <w:smallCaps w:val="0"/>
          <w:noProof/>
          <w:sz w:val="22"/>
        </w:rPr>
      </w:pPr>
      <w:ins w:id="73" w:author="Greg Landry" w:date="2018-06-04T16:50:00Z">
        <w:r>
          <w:rPr>
            <w:noProof/>
          </w:rPr>
          <w:t>4B.10.1 Low Power</w:t>
        </w:r>
        <w:r>
          <w:rPr>
            <w:noProof/>
          </w:rPr>
          <w:tab/>
        </w:r>
        <w:r>
          <w:rPr>
            <w:noProof/>
          </w:rPr>
          <w:fldChar w:fldCharType="begin"/>
        </w:r>
        <w:r>
          <w:rPr>
            <w:noProof/>
          </w:rPr>
          <w:instrText xml:space="preserve"> PAGEREF _Toc515894370 \h </w:instrText>
        </w:r>
        <w:r>
          <w:rPr>
            <w:noProof/>
          </w:rPr>
        </w:r>
      </w:ins>
      <w:r>
        <w:rPr>
          <w:noProof/>
        </w:rPr>
        <w:fldChar w:fldCharType="separate"/>
      </w:r>
      <w:ins w:id="74" w:author="Greg Landry" w:date="2018-06-04T16:50:00Z">
        <w:r>
          <w:rPr>
            <w:noProof/>
          </w:rPr>
          <w:t>14</w:t>
        </w:r>
        <w:r>
          <w:rPr>
            <w:noProof/>
          </w:rPr>
          <w:fldChar w:fldCharType="end"/>
        </w:r>
      </w:ins>
    </w:p>
    <w:p w14:paraId="7AFBEB63" w14:textId="245DDBD4" w:rsidR="0030373A" w:rsidRDefault="0030373A">
      <w:pPr>
        <w:pStyle w:val="TOC2"/>
        <w:rPr>
          <w:ins w:id="75" w:author="Greg Landry" w:date="2018-06-04T16:50:00Z"/>
          <w:rFonts w:asciiTheme="minorHAnsi" w:eastAsiaTheme="minorEastAsia" w:hAnsiTheme="minorHAnsi"/>
          <w:smallCaps w:val="0"/>
          <w:noProof/>
          <w:sz w:val="22"/>
        </w:rPr>
      </w:pPr>
      <w:ins w:id="76" w:author="Greg Landry" w:date="2018-06-04T16:50:00Z">
        <w:r>
          <w:rPr>
            <w:noProof/>
          </w:rPr>
          <w:t>4B.10.2 L2CAP</w:t>
        </w:r>
        <w:r>
          <w:rPr>
            <w:noProof/>
          </w:rPr>
          <w:tab/>
        </w:r>
        <w:r>
          <w:rPr>
            <w:noProof/>
          </w:rPr>
          <w:fldChar w:fldCharType="begin"/>
        </w:r>
        <w:r>
          <w:rPr>
            <w:noProof/>
          </w:rPr>
          <w:instrText xml:space="preserve"> PAGEREF _Toc515894371 \h </w:instrText>
        </w:r>
        <w:r>
          <w:rPr>
            <w:noProof/>
          </w:rPr>
        </w:r>
      </w:ins>
      <w:r>
        <w:rPr>
          <w:noProof/>
        </w:rPr>
        <w:fldChar w:fldCharType="separate"/>
      </w:r>
      <w:ins w:id="77" w:author="Greg Landry" w:date="2018-06-04T16:50:00Z">
        <w:r>
          <w:rPr>
            <w:noProof/>
          </w:rPr>
          <w:t>14</w:t>
        </w:r>
        <w:r>
          <w:rPr>
            <w:noProof/>
          </w:rPr>
          <w:fldChar w:fldCharType="end"/>
        </w:r>
      </w:ins>
    </w:p>
    <w:p w14:paraId="2D822E5A" w14:textId="61DCC3D2" w:rsidR="0030373A" w:rsidRDefault="0030373A">
      <w:pPr>
        <w:pStyle w:val="TOC2"/>
        <w:rPr>
          <w:ins w:id="78" w:author="Greg Landry" w:date="2018-06-04T16:50:00Z"/>
          <w:rFonts w:asciiTheme="minorHAnsi" w:eastAsiaTheme="minorEastAsia" w:hAnsiTheme="minorHAnsi"/>
          <w:smallCaps w:val="0"/>
          <w:noProof/>
          <w:sz w:val="22"/>
        </w:rPr>
      </w:pPr>
      <w:ins w:id="79" w:author="Greg Landry" w:date="2018-06-04T16:50:00Z">
        <w:r>
          <w:rPr>
            <w:noProof/>
          </w:rPr>
          <w:t>4B.10.3 Other Profiles</w:t>
        </w:r>
        <w:r>
          <w:rPr>
            <w:noProof/>
          </w:rPr>
          <w:tab/>
        </w:r>
        <w:r>
          <w:rPr>
            <w:noProof/>
          </w:rPr>
          <w:fldChar w:fldCharType="begin"/>
        </w:r>
        <w:r>
          <w:rPr>
            <w:noProof/>
          </w:rPr>
          <w:instrText xml:space="preserve"> PAGEREF _Toc515894372 \h </w:instrText>
        </w:r>
        <w:r>
          <w:rPr>
            <w:noProof/>
          </w:rPr>
        </w:r>
      </w:ins>
      <w:r>
        <w:rPr>
          <w:noProof/>
        </w:rPr>
        <w:fldChar w:fldCharType="separate"/>
      </w:r>
      <w:ins w:id="80" w:author="Greg Landry" w:date="2018-06-04T16:50:00Z">
        <w:r>
          <w:rPr>
            <w:noProof/>
          </w:rPr>
          <w:t>14</w:t>
        </w:r>
        <w:r>
          <w:rPr>
            <w:noProof/>
          </w:rPr>
          <w:fldChar w:fldCharType="end"/>
        </w:r>
      </w:ins>
    </w:p>
    <w:p w14:paraId="7638F00F" w14:textId="5AB782D0" w:rsidR="0030373A" w:rsidRDefault="0030373A">
      <w:pPr>
        <w:pStyle w:val="TOC2"/>
        <w:rPr>
          <w:ins w:id="81" w:author="Greg Landry" w:date="2018-06-04T16:50:00Z"/>
          <w:rFonts w:asciiTheme="minorHAnsi" w:eastAsiaTheme="minorEastAsia" w:hAnsiTheme="minorHAnsi"/>
          <w:smallCaps w:val="0"/>
          <w:noProof/>
          <w:sz w:val="22"/>
        </w:rPr>
      </w:pPr>
      <w:ins w:id="82" w:author="Greg Landry" w:date="2018-06-04T16:50:00Z">
        <w:r>
          <w:rPr>
            <w:noProof/>
          </w:rPr>
          <w:t>4B.10.4 Whitelist</w:t>
        </w:r>
        <w:r>
          <w:rPr>
            <w:noProof/>
          </w:rPr>
          <w:tab/>
        </w:r>
        <w:r>
          <w:rPr>
            <w:noProof/>
          </w:rPr>
          <w:fldChar w:fldCharType="begin"/>
        </w:r>
        <w:r>
          <w:rPr>
            <w:noProof/>
          </w:rPr>
          <w:instrText xml:space="preserve"> PAGEREF _Toc515894373 \h </w:instrText>
        </w:r>
        <w:r>
          <w:rPr>
            <w:noProof/>
          </w:rPr>
        </w:r>
      </w:ins>
      <w:r>
        <w:rPr>
          <w:noProof/>
        </w:rPr>
        <w:fldChar w:fldCharType="separate"/>
      </w:r>
      <w:ins w:id="83" w:author="Greg Landry" w:date="2018-06-04T16:50:00Z">
        <w:r>
          <w:rPr>
            <w:noProof/>
          </w:rPr>
          <w:t>14</w:t>
        </w:r>
        <w:r>
          <w:rPr>
            <w:noProof/>
          </w:rPr>
          <w:fldChar w:fldCharType="end"/>
        </w:r>
      </w:ins>
    </w:p>
    <w:p w14:paraId="015E6697" w14:textId="7B35404B" w:rsidR="0030373A" w:rsidRDefault="0030373A">
      <w:pPr>
        <w:pStyle w:val="TOC2"/>
        <w:rPr>
          <w:ins w:id="84" w:author="Greg Landry" w:date="2018-06-04T16:50:00Z"/>
          <w:rFonts w:asciiTheme="minorHAnsi" w:eastAsiaTheme="minorEastAsia" w:hAnsiTheme="minorHAnsi"/>
          <w:smallCaps w:val="0"/>
          <w:noProof/>
          <w:sz w:val="22"/>
        </w:rPr>
      </w:pPr>
      <w:ins w:id="85" w:author="Greg Landry" w:date="2018-06-04T16:50:00Z">
        <w:r>
          <w:rPr>
            <w:noProof/>
          </w:rPr>
          <w:t>4B.10.5 Scan Response</w:t>
        </w:r>
        <w:r>
          <w:rPr>
            <w:noProof/>
          </w:rPr>
          <w:tab/>
        </w:r>
        <w:r>
          <w:rPr>
            <w:noProof/>
          </w:rPr>
          <w:fldChar w:fldCharType="begin"/>
        </w:r>
        <w:r>
          <w:rPr>
            <w:noProof/>
          </w:rPr>
          <w:instrText xml:space="preserve"> PAGEREF _Toc515894374 \h </w:instrText>
        </w:r>
        <w:r>
          <w:rPr>
            <w:noProof/>
          </w:rPr>
        </w:r>
      </w:ins>
      <w:r>
        <w:rPr>
          <w:noProof/>
        </w:rPr>
        <w:fldChar w:fldCharType="separate"/>
      </w:r>
      <w:ins w:id="86" w:author="Greg Landry" w:date="2018-06-04T16:50:00Z">
        <w:r>
          <w:rPr>
            <w:noProof/>
          </w:rPr>
          <w:t>14</w:t>
        </w:r>
        <w:r>
          <w:rPr>
            <w:noProof/>
          </w:rPr>
          <w:fldChar w:fldCharType="end"/>
        </w:r>
      </w:ins>
    </w:p>
    <w:p w14:paraId="1D925B24" w14:textId="74C750B8" w:rsidR="0030373A" w:rsidRDefault="0030373A">
      <w:pPr>
        <w:pStyle w:val="TOC2"/>
        <w:rPr>
          <w:ins w:id="87" w:author="Greg Landry" w:date="2018-06-04T16:50:00Z"/>
          <w:rFonts w:asciiTheme="minorHAnsi" w:eastAsiaTheme="minorEastAsia" w:hAnsiTheme="minorHAnsi"/>
          <w:smallCaps w:val="0"/>
          <w:noProof/>
          <w:sz w:val="22"/>
        </w:rPr>
      </w:pPr>
      <w:ins w:id="88" w:author="Greg Landry" w:date="2018-06-04T16:50:00Z">
        <w:r>
          <w:rPr>
            <w:noProof/>
          </w:rPr>
          <w:t>4B.10.6 Central</w:t>
        </w:r>
        <w:r>
          <w:rPr>
            <w:noProof/>
          </w:rPr>
          <w:tab/>
        </w:r>
        <w:r>
          <w:rPr>
            <w:noProof/>
          </w:rPr>
          <w:fldChar w:fldCharType="begin"/>
        </w:r>
        <w:r>
          <w:rPr>
            <w:noProof/>
          </w:rPr>
          <w:instrText xml:space="preserve"> PAGEREF _Toc515894375 \h </w:instrText>
        </w:r>
        <w:r>
          <w:rPr>
            <w:noProof/>
          </w:rPr>
        </w:r>
      </w:ins>
      <w:r>
        <w:rPr>
          <w:noProof/>
        </w:rPr>
        <w:fldChar w:fldCharType="separate"/>
      </w:r>
      <w:ins w:id="89" w:author="Greg Landry" w:date="2018-06-04T16:50:00Z">
        <w:r>
          <w:rPr>
            <w:noProof/>
          </w:rPr>
          <w:t>14</w:t>
        </w:r>
        <w:r>
          <w:rPr>
            <w:noProof/>
          </w:rPr>
          <w:fldChar w:fldCharType="end"/>
        </w:r>
      </w:ins>
    </w:p>
    <w:p w14:paraId="12BF34F8" w14:textId="1528AC94" w:rsidR="0030373A" w:rsidRDefault="0030373A">
      <w:pPr>
        <w:pStyle w:val="TOC2"/>
        <w:rPr>
          <w:ins w:id="90" w:author="Greg Landry" w:date="2018-06-04T16:50:00Z"/>
          <w:rFonts w:asciiTheme="minorHAnsi" w:eastAsiaTheme="minorEastAsia" w:hAnsiTheme="minorHAnsi"/>
          <w:smallCaps w:val="0"/>
          <w:noProof/>
          <w:sz w:val="22"/>
        </w:rPr>
      </w:pPr>
      <w:ins w:id="91" w:author="Greg Landry" w:date="2018-06-04T16:50:00Z">
        <w:r>
          <w:rPr>
            <w:noProof/>
          </w:rPr>
          <w:t>4B.10.7 GATT MTU</w:t>
        </w:r>
        <w:r>
          <w:rPr>
            <w:noProof/>
          </w:rPr>
          <w:tab/>
        </w:r>
        <w:r>
          <w:rPr>
            <w:noProof/>
          </w:rPr>
          <w:fldChar w:fldCharType="begin"/>
        </w:r>
        <w:r>
          <w:rPr>
            <w:noProof/>
          </w:rPr>
          <w:instrText xml:space="preserve"> PAGEREF _Toc515894376 \h </w:instrText>
        </w:r>
        <w:r>
          <w:rPr>
            <w:noProof/>
          </w:rPr>
        </w:r>
      </w:ins>
      <w:r>
        <w:rPr>
          <w:noProof/>
        </w:rPr>
        <w:fldChar w:fldCharType="separate"/>
      </w:r>
      <w:ins w:id="92" w:author="Greg Landry" w:date="2018-06-04T16:50:00Z">
        <w:r>
          <w:rPr>
            <w:noProof/>
          </w:rPr>
          <w:t>14</w:t>
        </w:r>
        <w:r>
          <w:rPr>
            <w:noProof/>
          </w:rPr>
          <w:fldChar w:fldCharType="end"/>
        </w:r>
      </w:ins>
    </w:p>
    <w:p w14:paraId="4C5FD89C" w14:textId="1BEF888E" w:rsidR="0030373A" w:rsidRDefault="0030373A">
      <w:pPr>
        <w:pStyle w:val="TOC2"/>
        <w:rPr>
          <w:ins w:id="93" w:author="Greg Landry" w:date="2018-06-04T16:50:00Z"/>
          <w:rFonts w:asciiTheme="minorHAnsi" w:eastAsiaTheme="minorEastAsia" w:hAnsiTheme="minorHAnsi"/>
          <w:smallCaps w:val="0"/>
          <w:noProof/>
          <w:sz w:val="22"/>
        </w:rPr>
      </w:pPr>
      <w:ins w:id="94" w:author="Greg Landry" w:date="2018-06-04T16:50:00Z">
        <w:r>
          <w:rPr>
            <w:noProof/>
          </w:rPr>
          <w:t>4B.10.8 Mesh</w:t>
        </w:r>
        <w:r>
          <w:rPr>
            <w:noProof/>
          </w:rPr>
          <w:tab/>
        </w:r>
        <w:r>
          <w:rPr>
            <w:noProof/>
          </w:rPr>
          <w:fldChar w:fldCharType="begin"/>
        </w:r>
        <w:r>
          <w:rPr>
            <w:noProof/>
          </w:rPr>
          <w:instrText xml:space="preserve"> PAGEREF _Toc515894377 \h </w:instrText>
        </w:r>
        <w:r>
          <w:rPr>
            <w:noProof/>
          </w:rPr>
        </w:r>
      </w:ins>
      <w:r>
        <w:rPr>
          <w:noProof/>
        </w:rPr>
        <w:fldChar w:fldCharType="separate"/>
      </w:r>
      <w:ins w:id="95" w:author="Greg Landry" w:date="2018-06-04T16:50:00Z">
        <w:r>
          <w:rPr>
            <w:noProof/>
          </w:rPr>
          <w:t>14</w:t>
        </w:r>
        <w:r>
          <w:rPr>
            <w:noProof/>
          </w:rPr>
          <w:fldChar w:fldCharType="end"/>
        </w:r>
      </w:ins>
    </w:p>
    <w:p w14:paraId="1405B7F2" w14:textId="68ECCF67" w:rsidR="0030373A" w:rsidRDefault="0030373A">
      <w:pPr>
        <w:pStyle w:val="TOC2"/>
        <w:rPr>
          <w:ins w:id="96" w:author="Greg Landry" w:date="2018-06-04T16:50:00Z"/>
          <w:rFonts w:asciiTheme="minorHAnsi" w:eastAsiaTheme="minorEastAsia" w:hAnsiTheme="minorHAnsi"/>
          <w:smallCaps w:val="0"/>
          <w:noProof/>
          <w:sz w:val="22"/>
        </w:rPr>
      </w:pPr>
      <w:ins w:id="97" w:author="Greg Landry" w:date="2018-06-04T16:50:00Z">
        <w:r>
          <w:rPr>
            <w:noProof/>
          </w:rPr>
          <w:t>4B.10.9 Non-GATT DB Based Attribute Protocols</w:t>
        </w:r>
        <w:r>
          <w:rPr>
            <w:noProof/>
          </w:rPr>
          <w:tab/>
        </w:r>
        <w:r>
          <w:rPr>
            <w:noProof/>
          </w:rPr>
          <w:fldChar w:fldCharType="begin"/>
        </w:r>
        <w:r>
          <w:rPr>
            <w:noProof/>
          </w:rPr>
          <w:instrText xml:space="preserve"> PAGEREF _Toc515894378 \h </w:instrText>
        </w:r>
        <w:r>
          <w:rPr>
            <w:noProof/>
          </w:rPr>
        </w:r>
      </w:ins>
      <w:r>
        <w:rPr>
          <w:noProof/>
        </w:rPr>
        <w:fldChar w:fldCharType="separate"/>
      </w:r>
      <w:ins w:id="98" w:author="Greg Landry" w:date="2018-06-04T16:50:00Z">
        <w:r>
          <w:rPr>
            <w:noProof/>
          </w:rPr>
          <w:t>14</w:t>
        </w:r>
        <w:r>
          <w:rPr>
            <w:noProof/>
          </w:rPr>
          <w:fldChar w:fldCharType="end"/>
        </w:r>
      </w:ins>
    </w:p>
    <w:p w14:paraId="3A6E83D9" w14:textId="1C90B86B" w:rsidR="0030373A" w:rsidRDefault="0030373A">
      <w:pPr>
        <w:pStyle w:val="TOC2"/>
        <w:rPr>
          <w:ins w:id="99" w:author="Greg Landry" w:date="2018-06-04T16:50:00Z"/>
          <w:rFonts w:asciiTheme="minorHAnsi" w:eastAsiaTheme="minorEastAsia" w:hAnsiTheme="minorHAnsi"/>
          <w:smallCaps w:val="0"/>
          <w:noProof/>
          <w:sz w:val="22"/>
        </w:rPr>
      </w:pPr>
      <w:ins w:id="100" w:author="Greg Landry" w:date="2018-06-04T16:50:00Z">
        <w:r>
          <w:rPr>
            <w:noProof/>
          </w:rPr>
          <w:t>4B.10.10 Privacy</w:t>
        </w:r>
        <w:r>
          <w:rPr>
            <w:noProof/>
          </w:rPr>
          <w:tab/>
        </w:r>
        <w:r>
          <w:rPr>
            <w:noProof/>
          </w:rPr>
          <w:fldChar w:fldCharType="begin"/>
        </w:r>
        <w:r>
          <w:rPr>
            <w:noProof/>
          </w:rPr>
          <w:instrText xml:space="preserve"> PAGEREF _Toc515894379 \h </w:instrText>
        </w:r>
        <w:r>
          <w:rPr>
            <w:noProof/>
          </w:rPr>
        </w:r>
      </w:ins>
      <w:r>
        <w:rPr>
          <w:noProof/>
        </w:rPr>
        <w:fldChar w:fldCharType="separate"/>
      </w:r>
      <w:ins w:id="101" w:author="Greg Landry" w:date="2018-06-04T16:50:00Z">
        <w:r>
          <w:rPr>
            <w:noProof/>
          </w:rPr>
          <w:t>14</w:t>
        </w:r>
        <w:r>
          <w:rPr>
            <w:noProof/>
          </w:rPr>
          <w:fldChar w:fldCharType="end"/>
        </w:r>
      </w:ins>
    </w:p>
    <w:p w14:paraId="3CC4F9DE" w14:textId="11110764" w:rsidR="0030373A" w:rsidRDefault="0030373A">
      <w:pPr>
        <w:pStyle w:val="TOC2"/>
        <w:rPr>
          <w:ins w:id="102" w:author="Greg Landry" w:date="2018-06-04T16:50:00Z"/>
          <w:rFonts w:asciiTheme="minorHAnsi" w:eastAsiaTheme="minorEastAsia" w:hAnsiTheme="minorHAnsi"/>
          <w:smallCaps w:val="0"/>
          <w:noProof/>
          <w:sz w:val="22"/>
        </w:rPr>
      </w:pPr>
      <w:ins w:id="103" w:author="Greg Landry" w:date="2018-06-04T16:50:00Z">
        <w:r>
          <w:rPr>
            <w:noProof/>
          </w:rPr>
          <w:t>4B.10.11 OTA Bootloading</w:t>
        </w:r>
        <w:r>
          <w:rPr>
            <w:noProof/>
          </w:rPr>
          <w:tab/>
        </w:r>
        <w:r>
          <w:rPr>
            <w:noProof/>
          </w:rPr>
          <w:fldChar w:fldCharType="begin"/>
        </w:r>
        <w:r>
          <w:rPr>
            <w:noProof/>
          </w:rPr>
          <w:instrText xml:space="preserve"> PAGEREF _Toc515894380 \h </w:instrText>
        </w:r>
        <w:r>
          <w:rPr>
            <w:noProof/>
          </w:rPr>
        </w:r>
      </w:ins>
      <w:r>
        <w:rPr>
          <w:noProof/>
        </w:rPr>
        <w:fldChar w:fldCharType="separate"/>
      </w:r>
      <w:ins w:id="104" w:author="Greg Landry" w:date="2018-06-04T16:50:00Z">
        <w:r>
          <w:rPr>
            <w:noProof/>
          </w:rPr>
          <w:t>14</w:t>
        </w:r>
        <w:r>
          <w:rPr>
            <w:noProof/>
          </w:rPr>
          <w:fldChar w:fldCharType="end"/>
        </w:r>
      </w:ins>
    </w:p>
    <w:p w14:paraId="6BB291E9" w14:textId="3F884B22" w:rsidR="0030373A" w:rsidRDefault="0030373A">
      <w:pPr>
        <w:pStyle w:val="TOC2"/>
        <w:rPr>
          <w:ins w:id="105" w:author="Greg Landry" w:date="2018-06-04T16:50:00Z"/>
          <w:rFonts w:asciiTheme="minorHAnsi" w:eastAsiaTheme="minorEastAsia" w:hAnsiTheme="minorHAnsi"/>
          <w:smallCaps w:val="0"/>
          <w:noProof/>
          <w:sz w:val="22"/>
        </w:rPr>
      </w:pPr>
      <w:ins w:id="106" w:author="Greg Landry" w:date="2018-06-04T16:50:00Z">
        <w:r>
          <w:rPr>
            <w:noProof/>
          </w:rPr>
          <w:t>4B.10.12 Multirole devices</w:t>
        </w:r>
        <w:r>
          <w:rPr>
            <w:noProof/>
          </w:rPr>
          <w:tab/>
        </w:r>
        <w:r>
          <w:rPr>
            <w:noProof/>
          </w:rPr>
          <w:fldChar w:fldCharType="begin"/>
        </w:r>
        <w:r>
          <w:rPr>
            <w:noProof/>
          </w:rPr>
          <w:instrText xml:space="preserve"> PAGEREF _Toc515894381 \h </w:instrText>
        </w:r>
        <w:r>
          <w:rPr>
            <w:noProof/>
          </w:rPr>
        </w:r>
      </w:ins>
      <w:r>
        <w:rPr>
          <w:noProof/>
        </w:rPr>
        <w:fldChar w:fldCharType="separate"/>
      </w:r>
      <w:ins w:id="107" w:author="Greg Landry" w:date="2018-06-04T16:50:00Z">
        <w:r>
          <w:rPr>
            <w:noProof/>
          </w:rPr>
          <w:t>14</w:t>
        </w:r>
        <w:r>
          <w:rPr>
            <w:noProof/>
          </w:rPr>
          <w:fldChar w:fldCharType="end"/>
        </w:r>
      </w:ins>
    </w:p>
    <w:p w14:paraId="3C9496CC" w14:textId="3946AADE" w:rsidR="0030373A" w:rsidRDefault="0030373A">
      <w:pPr>
        <w:pStyle w:val="TOC2"/>
        <w:rPr>
          <w:ins w:id="108" w:author="Greg Landry" w:date="2018-06-04T16:50:00Z"/>
          <w:rFonts w:asciiTheme="minorHAnsi" w:eastAsiaTheme="minorEastAsia" w:hAnsiTheme="minorHAnsi"/>
          <w:smallCaps w:val="0"/>
          <w:noProof/>
          <w:sz w:val="22"/>
        </w:rPr>
      </w:pPr>
      <w:ins w:id="109" w:author="Greg Landry" w:date="2018-06-04T16:50:00Z">
        <w:r>
          <w:rPr>
            <w:noProof/>
          </w:rPr>
          <w:t>4B.10.13 Direct Test Mode</w:t>
        </w:r>
        <w:r>
          <w:rPr>
            <w:noProof/>
          </w:rPr>
          <w:tab/>
        </w:r>
        <w:r>
          <w:rPr>
            <w:noProof/>
          </w:rPr>
          <w:fldChar w:fldCharType="begin"/>
        </w:r>
        <w:r>
          <w:rPr>
            <w:noProof/>
          </w:rPr>
          <w:instrText xml:space="preserve"> PAGEREF _Toc515894382 \h </w:instrText>
        </w:r>
        <w:r>
          <w:rPr>
            <w:noProof/>
          </w:rPr>
        </w:r>
      </w:ins>
      <w:r>
        <w:rPr>
          <w:noProof/>
        </w:rPr>
        <w:fldChar w:fldCharType="separate"/>
      </w:r>
      <w:ins w:id="110" w:author="Greg Landry" w:date="2018-06-04T16:50:00Z">
        <w:r>
          <w:rPr>
            <w:noProof/>
          </w:rPr>
          <w:t>14</w:t>
        </w:r>
        <w:r>
          <w:rPr>
            <w:noProof/>
          </w:rPr>
          <w:fldChar w:fldCharType="end"/>
        </w:r>
      </w:ins>
    </w:p>
    <w:p w14:paraId="2B69F364" w14:textId="3587EAA1" w:rsidR="0030373A" w:rsidRDefault="0030373A">
      <w:pPr>
        <w:pStyle w:val="TOC1"/>
        <w:tabs>
          <w:tab w:val="left" w:pos="960"/>
        </w:tabs>
        <w:rPr>
          <w:ins w:id="111" w:author="Greg Landry" w:date="2018-06-04T16:50:00Z"/>
          <w:rFonts w:asciiTheme="minorHAnsi" w:eastAsiaTheme="minorEastAsia" w:hAnsiTheme="minorHAnsi"/>
          <w:b w:val="0"/>
          <w:bCs w:val="0"/>
          <w:caps w:val="0"/>
          <w:noProof/>
        </w:rPr>
      </w:pPr>
      <w:ins w:id="112" w:author="Greg Landry" w:date="2018-06-04T16:50:00Z">
        <w:r>
          <w:rPr>
            <w:noProof/>
          </w:rPr>
          <w:t>4B.11</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_Toc515894383 \h </w:instrText>
        </w:r>
        <w:r>
          <w:rPr>
            <w:noProof/>
          </w:rPr>
        </w:r>
      </w:ins>
      <w:r>
        <w:rPr>
          <w:noProof/>
        </w:rPr>
        <w:fldChar w:fldCharType="separate"/>
      </w:r>
      <w:ins w:id="113" w:author="Greg Landry" w:date="2018-06-04T16:50:00Z">
        <w:r>
          <w:rPr>
            <w:noProof/>
          </w:rPr>
          <w:t>15</w:t>
        </w:r>
        <w:r>
          <w:rPr>
            <w:noProof/>
          </w:rPr>
          <w:fldChar w:fldCharType="end"/>
        </w:r>
      </w:ins>
    </w:p>
    <w:p w14:paraId="1AAB10A8" w14:textId="73D0AED3" w:rsidR="0030373A" w:rsidRDefault="0030373A">
      <w:pPr>
        <w:pStyle w:val="TOC2"/>
        <w:rPr>
          <w:ins w:id="114" w:author="Greg Landry" w:date="2018-06-04T16:50:00Z"/>
          <w:rFonts w:asciiTheme="minorHAnsi" w:eastAsiaTheme="minorEastAsia" w:hAnsiTheme="minorHAnsi"/>
          <w:smallCaps w:val="0"/>
          <w:noProof/>
          <w:sz w:val="22"/>
        </w:rPr>
      </w:pPr>
      <w:ins w:id="115" w:author="Greg Landry" w:date="2018-06-04T16:50:00Z">
        <w:r>
          <w:rPr>
            <w:noProof/>
          </w:rPr>
          <w:t>Exercise - 4B.1 Projects</w:t>
        </w:r>
        <w:r>
          <w:rPr>
            <w:noProof/>
          </w:rPr>
          <w:tab/>
        </w:r>
        <w:r>
          <w:rPr>
            <w:noProof/>
          </w:rPr>
          <w:fldChar w:fldCharType="begin"/>
        </w:r>
        <w:r>
          <w:rPr>
            <w:noProof/>
          </w:rPr>
          <w:instrText xml:space="preserve"> PAGEREF _Toc515894384 \h </w:instrText>
        </w:r>
        <w:r>
          <w:rPr>
            <w:noProof/>
          </w:rPr>
        </w:r>
      </w:ins>
      <w:r>
        <w:rPr>
          <w:noProof/>
        </w:rPr>
        <w:fldChar w:fldCharType="separate"/>
      </w:r>
      <w:ins w:id="116" w:author="Greg Landry" w:date="2018-06-04T16:50:00Z">
        <w:r>
          <w:rPr>
            <w:noProof/>
          </w:rPr>
          <w:t>15</w:t>
        </w:r>
        <w:r>
          <w:rPr>
            <w:noProof/>
          </w:rPr>
          <w:fldChar w:fldCharType="end"/>
        </w:r>
      </w:ins>
    </w:p>
    <w:p w14:paraId="34A6028C" w14:textId="59C1C846" w:rsidR="00355729" w:rsidDel="00231830" w:rsidRDefault="00355729">
      <w:pPr>
        <w:pStyle w:val="TOC1"/>
        <w:tabs>
          <w:tab w:val="left" w:pos="720"/>
        </w:tabs>
        <w:rPr>
          <w:del w:id="117" w:author="Greg Landry" w:date="2018-06-04T16:31:00Z"/>
          <w:rFonts w:asciiTheme="minorHAnsi" w:eastAsiaTheme="minorEastAsia" w:hAnsiTheme="minorHAnsi"/>
          <w:b w:val="0"/>
          <w:bCs w:val="0"/>
          <w:caps w:val="0"/>
          <w:noProof/>
          <w:sz w:val="24"/>
          <w:szCs w:val="24"/>
        </w:rPr>
      </w:pPr>
      <w:del w:id="118" w:author="Greg Landry" w:date="2018-06-04T16:31:00Z">
        <w:r w:rsidDel="00231830">
          <w:rPr>
            <w:noProof/>
          </w:rPr>
          <w:delText>3.1</w:delText>
        </w:r>
        <w:r w:rsidDel="00231830">
          <w:rPr>
            <w:rFonts w:asciiTheme="minorHAnsi" w:eastAsiaTheme="minorEastAsia" w:hAnsiTheme="minorHAnsi"/>
            <w:b w:val="0"/>
            <w:bCs w:val="0"/>
            <w:caps w:val="0"/>
            <w:noProof/>
            <w:sz w:val="24"/>
            <w:szCs w:val="24"/>
          </w:rPr>
          <w:tab/>
        </w:r>
        <w:r w:rsidDel="00231830">
          <w:rPr>
            <w:noProof/>
          </w:rPr>
          <w:delText>Notify &amp; Indicate</w:delText>
        </w:r>
        <w:r w:rsidDel="00231830">
          <w:rPr>
            <w:noProof/>
          </w:rPr>
          <w:tab/>
          <w:delText>2</w:delText>
        </w:r>
      </w:del>
    </w:p>
    <w:p w14:paraId="5FBC8D0C" w14:textId="1F1EED21" w:rsidR="00355729" w:rsidDel="00231830" w:rsidRDefault="00355729">
      <w:pPr>
        <w:pStyle w:val="TOC1"/>
        <w:tabs>
          <w:tab w:val="left" w:pos="720"/>
        </w:tabs>
        <w:rPr>
          <w:del w:id="119" w:author="Greg Landry" w:date="2018-06-04T16:31:00Z"/>
          <w:rFonts w:asciiTheme="minorHAnsi" w:eastAsiaTheme="minorEastAsia" w:hAnsiTheme="minorHAnsi"/>
          <w:b w:val="0"/>
          <w:bCs w:val="0"/>
          <w:caps w:val="0"/>
          <w:noProof/>
          <w:sz w:val="24"/>
          <w:szCs w:val="24"/>
        </w:rPr>
      </w:pPr>
      <w:del w:id="120" w:author="Greg Landry" w:date="2018-06-04T16:31:00Z">
        <w:r w:rsidDel="00231830">
          <w:rPr>
            <w:noProof/>
          </w:rPr>
          <w:delText>3.2</w:delText>
        </w:r>
        <w:r w:rsidDel="00231830">
          <w:rPr>
            <w:rFonts w:asciiTheme="minorHAnsi" w:eastAsiaTheme="minorEastAsia" w:hAnsiTheme="minorHAnsi"/>
            <w:b w:val="0"/>
            <w:bCs w:val="0"/>
            <w:caps w:val="0"/>
            <w:noProof/>
            <w:sz w:val="24"/>
            <w:szCs w:val="24"/>
          </w:rPr>
          <w:tab/>
        </w:r>
        <w:r w:rsidDel="00231830">
          <w:rPr>
            <w:noProof/>
          </w:rPr>
          <w:delText>Other Characteristic Descriptors</w:delText>
        </w:r>
        <w:r w:rsidDel="00231830">
          <w:rPr>
            <w:noProof/>
          </w:rPr>
          <w:tab/>
          <w:delText>3</w:delText>
        </w:r>
      </w:del>
    </w:p>
    <w:p w14:paraId="5F7BFD8B" w14:textId="12FE15CE" w:rsidR="00355729" w:rsidDel="00231830" w:rsidRDefault="00355729">
      <w:pPr>
        <w:pStyle w:val="TOC1"/>
        <w:tabs>
          <w:tab w:val="left" w:pos="720"/>
        </w:tabs>
        <w:rPr>
          <w:del w:id="121" w:author="Greg Landry" w:date="2018-06-04T16:31:00Z"/>
          <w:rFonts w:asciiTheme="minorHAnsi" w:eastAsiaTheme="minorEastAsia" w:hAnsiTheme="minorHAnsi"/>
          <w:b w:val="0"/>
          <w:bCs w:val="0"/>
          <w:caps w:val="0"/>
          <w:noProof/>
          <w:sz w:val="24"/>
          <w:szCs w:val="24"/>
        </w:rPr>
      </w:pPr>
      <w:del w:id="122" w:author="Greg Landry" w:date="2018-06-04T16:31:00Z">
        <w:r w:rsidDel="00231830">
          <w:rPr>
            <w:noProof/>
          </w:rPr>
          <w:delText>3.1</w:delText>
        </w:r>
        <w:r w:rsidDel="00231830">
          <w:rPr>
            <w:rFonts w:asciiTheme="minorHAnsi" w:eastAsiaTheme="minorEastAsia" w:hAnsiTheme="minorHAnsi"/>
            <w:b w:val="0"/>
            <w:bCs w:val="0"/>
            <w:caps w:val="0"/>
            <w:noProof/>
            <w:sz w:val="24"/>
            <w:szCs w:val="24"/>
          </w:rPr>
          <w:tab/>
        </w:r>
        <w:r w:rsidDel="00231830">
          <w:rPr>
            <w:noProof/>
          </w:rPr>
          <w:delText>Security</w:delText>
        </w:r>
        <w:r w:rsidDel="00231830">
          <w:rPr>
            <w:noProof/>
          </w:rPr>
          <w:tab/>
          <w:delText>4</w:delText>
        </w:r>
      </w:del>
    </w:p>
    <w:p w14:paraId="32BAA4D3" w14:textId="04505DA3" w:rsidR="00355729" w:rsidDel="00231830" w:rsidRDefault="00355729">
      <w:pPr>
        <w:pStyle w:val="TOC2"/>
        <w:rPr>
          <w:del w:id="123" w:author="Greg Landry" w:date="2018-06-04T16:31:00Z"/>
          <w:rFonts w:asciiTheme="minorHAnsi" w:eastAsiaTheme="minorEastAsia" w:hAnsiTheme="minorHAnsi"/>
          <w:smallCaps w:val="0"/>
          <w:noProof/>
          <w:sz w:val="24"/>
          <w:szCs w:val="24"/>
        </w:rPr>
      </w:pPr>
      <w:del w:id="124" w:author="Greg Landry" w:date="2018-06-04T16:31:00Z">
        <w:r w:rsidDel="00231830">
          <w:rPr>
            <w:noProof/>
          </w:rPr>
          <w:delText>3.1.1 Pairing</w:delText>
        </w:r>
        <w:r w:rsidDel="00231830">
          <w:rPr>
            <w:noProof/>
          </w:rPr>
          <w:tab/>
          <w:delText>5</w:delText>
        </w:r>
      </w:del>
    </w:p>
    <w:p w14:paraId="3D51F8A3" w14:textId="6781F6AE" w:rsidR="00355729" w:rsidDel="00231830" w:rsidRDefault="00355729">
      <w:pPr>
        <w:pStyle w:val="TOC2"/>
        <w:rPr>
          <w:del w:id="125" w:author="Greg Landry" w:date="2018-06-04T16:31:00Z"/>
          <w:rFonts w:asciiTheme="minorHAnsi" w:eastAsiaTheme="minorEastAsia" w:hAnsiTheme="minorHAnsi"/>
          <w:smallCaps w:val="0"/>
          <w:noProof/>
          <w:sz w:val="24"/>
          <w:szCs w:val="24"/>
        </w:rPr>
      </w:pPr>
      <w:del w:id="126" w:author="Greg Landry" w:date="2018-06-04T16:31:00Z">
        <w:r w:rsidDel="00231830">
          <w:rPr>
            <w:noProof/>
          </w:rPr>
          <w:delText>3.1.2 Bonding</w:delText>
        </w:r>
        <w:r w:rsidDel="00231830">
          <w:rPr>
            <w:noProof/>
          </w:rPr>
          <w:tab/>
          <w:delText>5</w:delText>
        </w:r>
      </w:del>
    </w:p>
    <w:p w14:paraId="0CBC51B8" w14:textId="2F40EBD2" w:rsidR="00355729" w:rsidDel="00231830" w:rsidRDefault="00355729">
      <w:pPr>
        <w:pStyle w:val="TOC2"/>
        <w:rPr>
          <w:del w:id="127" w:author="Greg Landry" w:date="2018-06-04T16:31:00Z"/>
          <w:rFonts w:asciiTheme="minorHAnsi" w:eastAsiaTheme="minorEastAsia" w:hAnsiTheme="minorHAnsi"/>
          <w:smallCaps w:val="0"/>
          <w:noProof/>
          <w:sz w:val="24"/>
          <w:szCs w:val="24"/>
        </w:rPr>
      </w:pPr>
      <w:del w:id="128" w:author="Greg Landry" w:date="2018-06-04T16:31:00Z">
        <w:r w:rsidDel="00231830">
          <w:rPr>
            <w:noProof/>
          </w:rPr>
          <w:delText>3.1.3 Pairing &amp; Bonding Process Summary</w:delText>
        </w:r>
        <w:r w:rsidDel="00231830">
          <w:rPr>
            <w:noProof/>
          </w:rPr>
          <w:tab/>
          <w:delText>6</w:delText>
        </w:r>
      </w:del>
    </w:p>
    <w:p w14:paraId="2F97C4C7" w14:textId="74B8AAC9" w:rsidR="00355729" w:rsidDel="00231830" w:rsidRDefault="00355729">
      <w:pPr>
        <w:pStyle w:val="TOC2"/>
        <w:rPr>
          <w:del w:id="129" w:author="Greg Landry" w:date="2018-06-04T16:31:00Z"/>
          <w:rFonts w:asciiTheme="minorHAnsi" w:eastAsiaTheme="minorEastAsia" w:hAnsiTheme="minorHAnsi"/>
          <w:smallCaps w:val="0"/>
          <w:noProof/>
          <w:sz w:val="24"/>
          <w:szCs w:val="24"/>
        </w:rPr>
      </w:pPr>
      <w:del w:id="130" w:author="Greg Landry" w:date="2018-06-04T16:31:00Z">
        <w:r w:rsidDel="00231830">
          <w:rPr>
            <w:noProof/>
          </w:rPr>
          <w:delText>3.1.4 Authentication, Authorization and the GATT DB</w:delText>
        </w:r>
        <w:r w:rsidDel="00231830">
          <w:rPr>
            <w:noProof/>
          </w:rPr>
          <w:tab/>
          <w:delText>6</w:delText>
        </w:r>
      </w:del>
    </w:p>
    <w:p w14:paraId="6C64E453" w14:textId="12380A9C" w:rsidR="00355729" w:rsidDel="00231830" w:rsidRDefault="00355729">
      <w:pPr>
        <w:pStyle w:val="TOC2"/>
        <w:rPr>
          <w:del w:id="131" w:author="Greg Landry" w:date="2018-06-04T16:31:00Z"/>
          <w:rFonts w:asciiTheme="minorHAnsi" w:eastAsiaTheme="minorEastAsia" w:hAnsiTheme="minorHAnsi"/>
          <w:smallCaps w:val="0"/>
          <w:noProof/>
          <w:sz w:val="24"/>
          <w:szCs w:val="24"/>
        </w:rPr>
      </w:pPr>
      <w:del w:id="132" w:author="Greg Landry" w:date="2018-06-04T16:31:00Z">
        <w:r w:rsidDel="00231830">
          <w:rPr>
            <w:noProof/>
          </w:rPr>
          <w:delText>3.1.5 Privacy</w:delText>
        </w:r>
        <w:r w:rsidDel="00231830">
          <w:rPr>
            <w:noProof/>
          </w:rPr>
          <w:tab/>
          <w:delText>6</w:delText>
        </w:r>
      </w:del>
    </w:p>
    <w:p w14:paraId="759842C7" w14:textId="4D33AEB8" w:rsidR="00355729" w:rsidDel="00231830" w:rsidRDefault="00355729">
      <w:pPr>
        <w:pStyle w:val="TOC1"/>
        <w:tabs>
          <w:tab w:val="left" w:pos="720"/>
        </w:tabs>
        <w:rPr>
          <w:del w:id="133" w:author="Greg Landry" w:date="2018-06-04T16:31:00Z"/>
          <w:rFonts w:asciiTheme="minorHAnsi" w:eastAsiaTheme="minorEastAsia" w:hAnsiTheme="minorHAnsi"/>
          <w:b w:val="0"/>
          <w:bCs w:val="0"/>
          <w:caps w:val="0"/>
          <w:noProof/>
          <w:sz w:val="24"/>
          <w:szCs w:val="24"/>
        </w:rPr>
      </w:pPr>
      <w:del w:id="134" w:author="Greg Landry" w:date="2018-06-04T16:31:00Z">
        <w:r w:rsidDel="00231830">
          <w:rPr>
            <w:noProof/>
          </w:rPr>
          <w:delText>3.2</w:delText>
        </w:r>
        <w:r w:rsidDel="00231830">
          <w:rPr>
            <w:rFonts w:asciiTheme="minorHAnsi" w:eastAsiaTheme="minorEastAsia" w:hAnsiTheme="minorHAnsi"/>
            <w:b w:val="0"/>
            <w:bCs w:val="0"/>
            <w:caps w:val="0"/>
            <w:noProof/>
            <w:sz w:val="24"/>
            <w:szCs w:val="24"/>
          </w:rPr>
          <w:tab/>
        </w:r>
        <w:r w:rsidDel="00231830">
          <w:rPr>
            <w:noProof/>
          </w:rPr>
          <w:delText>WICED Configuration: Wiced_bt_cfg.c</w:delText>
        </w:r>
        <w:r w:rsidDel="00231830">
          <w:rPr>
            <w:noProof/>
          </w:rPr>
          <w:tab/>
          <w:delText>6</w:delText>
        </w:r>
      </w:del>
    </w:p>
    <w:p w14:paraId="6D46CB98" w14:textId="5B7C9AD3" w:rsidR="00355729" w:rsidDel="00231830" w:rsidRDefault="00355729">
      <w:pPr>
        <w:pStyle w:val="TOC1"/>
        <w:tabs>
          <w:tab w:val="left" w:pos="720"/>
        </w:tabs>
        <w:rPr>
          <w:del w:id="135" w:author="Greg Landry" w:date="2018-06-04T16:31:00Z"/>
          <w:rFonts w:asciiTheme="minorHAnsi" w:eastAsiaTheme="minorEastAsia" w:hAnsiTheme="minorHAnsi"/>
          <w:b w:val="0"/>
          <w:bCs w:val="0"/>
          <w:caps w:val="0"/>
          <w:noProof/>
          <w:sz w:val="24"/>
          <w:szCs w:val="24"/>
        </w:rPr>
      </w:pPr>
      <w:del w:id="136" w:author="Greg Landry" w:date="2018-06-04T16:31:00Z">
        <w:r w:rsidDel="00231830">
          <w:rPr>
            <w:noProof/>
          </w:rPr>
          <w:delText>3.3</w:delText>
        </w:r>
        <w:r w:rsidDel="00231830">
          <w:rPr>
            <w:rFonts w:asciiTheme="minorHAnsi" w:eastAsiaTheme="minorEastAsia" w:hAnsiTheme="minorHAnsi"/>
            <w:b w:val="0"/>
            <w:bCs w:val="0"/>
            <w:caps w:val="0"/>
            <w:noProof/>
            <w:sz w:val="24"/>
            <w:szCs w:val="24"/>
          </w:rPr>
          <w:tab/>
        </w:r>
        <w:r w:rsidDel="00231830">
          <w:rPr>
            <w:noProof/>
          </w:rPr>
          <w:delText>WICED Configuration: Buffer Pools</w:delText>
        </w:r>
        <w:r w:rsidDel="00231830">
          <w:rPr>
            <w:noProof/>
          </w:rPr>
          <w:tab/>
          <w:delText>6</w:delText>
        </w:r>
      </w:del>
    </w:p>
    <w:p w14:paraId="4FFD776F" w14:textId="2177FE76" w:rsidR="00355729" w:rsidDel="00231830" w:rsidRDefault="00355729">
      <w:pPr>
        <w:pStyle w:val="TOC1"/>
        <w:tabs>
          <w:tab w:val="left" w:pos="720"/>
        </w:tabs>
        <w:rPr>
          <w:del w:id="137" w:author="Greg Landry" w:date="2018-06-04T16:31:00Z"/>
          <w:rFonts w:asciiTheme="minorHAnsi" w:eastAsiaTheme="minorEastAsia" w:hAnsiTheme="minorHAnsi"/>
          <w:b w:val="0"/>
          <w:bCs w:val="0"/>
          <w:caps w:val="0"/>
          <w:noProof/>
          <w:sz w:val="24"/>
          <w:szCs w:val="24"/>
        </w:rPr>
      </w:pPr>
      <w:del w:id="138" w:author="Greg Landry" w:date="2018-06-04T16:31:00Z">
        <w:r w:rsidDel="00231830">
          <w:rPr>
            <w:noProof/>
          </w:rPr>
          <w:delText>3.4</w:delText>
        </w:r>
        <w:r w:rsidDel="00231830">
          <w:rPr>
            <w:rFonts w:asciiTheme="minorHAnsi" w:eastAsiaTheme="minorEastAsia" w:hAnsiTheme="minorHAnsi"/>
            <w:b w:val="0"/>
            <w:bCs w:val="0"/>
            <w:caps w:val="0"/>
            <w:noProof/>
            <w:sz w:val="24"/>
            <w:szCs w:val="24"/>
          </w:rPr>
          <w:tab/>
        </w:r>
        <w:r w:rsidDel="00231830">
          <w:rPr>
            <w:noProof/>
          </w:rPr>
          <w:delText>Advertising packet</w:delText>
        </w:r>
        <w:r w:rsidDel="00231830">
          <w:rPr>
            <w:noProof/>
          </w:rPr>
          <w:tab/>
          <w:delText>6</w:delText>
        </w:r>
      </w:del>
    </w:p>
    <w:p w14:paraId="49DBC8D9" w14:textId="0A24BB36" w:rsidR="00355729" w:rsidDel="00231830" w:rsidRDefault="00355729">
      <w:pPr>
        <w:pStyle w:val="TOC2"/>
        <w:rPr>
          <w:del w:id="139" w:author="Greg Landry" w:date="2018-06-04T16:31:00Z"/>
          <w:rFonts w:asciiTheme="minorHAnsi" w:eastAsiaTheme="minorEastAsia" w:hAnsiTheme="minorHAnsi"/>
          <w:smallCaps w:val="0"/>
          <w:noProof/>
          <w:sz w:val="24"/>
          <w:szCs w:val="24"/>
        </w:rPr>
      </w:pPr>
      <w:del w:id="140" w:author="Greg Landry" w:date="2018-06-04T16:31:00Z">
        <w:r w:rsidDel="00231830">
          <w:rPr>
            <w:noProof/>
          </w:rPr>
          <w:delText>3.4.1 Using the Advertising Packet to Get Connected</w:delText>
        </w:r>
        <w:r w:rsidDel="00231830">
          <w:rPr>
            <w:noProof/>
          </w:rPr>
          <w:tab/>
          <w:delText>7</w:delText>
        </w:r>
      </w:del>
    </w:p>
    <w:p w14:paraId="0FB4F969" w14:textId="2A4C1160" w:rsidR="00355729" w:rsidDel="00231830" w:rsidRDefault="00355729">
      <w:pPr>
        <w:pStyle w:val="TOC2"/>
        <w:rPr>
          <w:del w:id="141" w:author="Greg Landry" w:date="2018-06-04T16:31:00Z"/>
          <w:rFonts w:asciiTheme="minorHAnsi" w:eastAsiaTheme="minorEastAsia" w:hAnsiTheme="minorHAnsi"/>
          <w:smallCaps w:val="0"/>
          <w:noProof/>
          <w:sz w:val="24"/>
          <w:szCs w:val="24"/>
        </w:rPr>
      </w:pPr>
      <w:del w:id="142" w:author="Greg Landry" w:date="2018-06-04T16:31:00Z">
        <w:r w:rsidDel="00231830">
          <w:rPr>
            <w:noProof/>
          </w:rPr>
          <w:delText>3.4.2 iBeacon</w:delText>
        </w:r>
        <w:r w:rsidDel="00231830">
          <w:rPr>
            <w:noProof/>
          </w:rPr>
          <w:tab/>
          <w:delText>8</w:delText>
        </w:r>
      </w:del>
    </w:p>
    <w:p w14:paraId="2CD0FD0C" w14:textId="1B957F2F" w:rsidR="00355729" w:rsidDel="00231830" w:rsidRDefault="00355729">
      <w:pPr>
        <w:pStyle w:val="TOC2"/>
        <w:rPr>
          <w:del w:id="143" w:author="Greg Landry" w:date="2018-06-04T16:31:00Z"/>
          <w:rFonts w:asciiTheme="minorHAnsi" w:eastAsiaTheme="minorEastAsia" w:hAnsiTheme="minorHAnsi"/>
          <w:smallCaps w:val="0"/>
          <w:noProof/>
          <w:sz w:val="24"/>
          <w:szCs w:val="24"/>
        </w:rPr>
      </w:pPr>
      <w:del w:id="144" w:author="Greg Landry" w:date="2018-06-04T16:31:00Z">
        <w:r w:rsidDel="00231830">
          <w:rPr>
            <w:noProof/>
          </w:rPr>
          <w:delText>3.4.3 Eddystone</w:delText>
        </w:r>
        <w:r w:rsidDel="00231830">
          <w:rPr>
            <w:noProof/>
          </w:rPr>
          <w:tab/>
          <w:delText>8</w:delText>
        </w:r>
      </w:del>
    </w:p>
    <w:p w14:paraId="68888F45" w14:textId="558B7E74" w:rsidR="00355729" w:rsidDel="00231830" w:rsidRDefault="00355729">
      <w:pPr>
        <w:pStyle w:val="TOC1"/>
        <w:tabs>
          <w:tab w:val="left" w:pos="720"/>
        </w:tabs>
        <w:rPr>
          <w:del w:id="145" w:author="Greg Landry" w:date="2018-06-04T16:31:00Z"/>
          <w:rFonts w:asciiTheme="minorHAnsi" w:eastAsiaTheme="minorEastAsia" w:hAnsiTheme="minorHAnsi"/>
          <w:b w:val="0"/>
          <w:bCs w:val="0"/>
          <w:caps w:val="0"/>
          <w:noProof/>
          <w:sz w:val="24"/>
          <w:szCs w:val="24"/>
        </w:rPr>
      </w:pPr>
      <w:del w:id="146" w:author="Greg Landry" w:date="2018-06-04T16:31:00Z">
        <w:r w:rsidDel="00231830">
          <w:rPr>
            <w:noProof/>
          </w:rPr>
          <w:delText>3.5</w:delText>
        </w:r>
        <w:r w:rsidDel="00231830">
          <w:rPr>
            <w:rFonts w:asciiTheme="minorHAnsi" w:eastAsiaTheme="minorEastAsia" w:hAnsiTheme="minorHAnsi"/>
            <w:b w:val="0"/>
            <w:bCs w:val="0"/>
            <w:caps w:val="0"/>
            <w:noProof/>
            <w:sz w:val="24"/>
            <w:szCs w:val="24"/>
          </w:rPr>
          <w:tab/>
        </w:r>
        <w:r w:rsidDel="00231830">
          <w:rPr>
            <w:noProof/>
          </w:rPr>
          <w:delText>GATT Service Discovery</w:delText>
        </w:r>
        <w:r w:rsidDel="00231830">
          <w:rPr>
            <w:noProof/>
          </w:rPr>
          <w:tab/>
          <w:delText>8</w:delText>
        </w:r>
      </w:del>
    </w:p>
    <w:p w14:paraId="59ED4912" w14:textId="33976CCE" w:rsidR="00355729" w:rsidDel="00231830" w:rsidRDefault="00355729">
      <w:pPr>
        <w:pStyle w:val="TOC1"/>
        <w:tabs>
          <w:tab w:val="left" w:pos="720"/>
        </w:tabs>
        <w:rPr>
          <w:del w:id="147" w:author="Greg Landry" w:date="2018-06-04T16:31:00Z"/>
          <w:rFonts w:asciiTheme="minorHAnsi" w:eastAsiaTheme="minorEastAsia" w:hAnsiTheme="minorHAnsi"/>
          <w:b w:val="0"/>
          <w:bCs w:val="0"/>
          <w:caps w:val="0"/>
          <w:noProof/>
          <w:sz w:val="24"/>
          <w:szCs w:val="24"/>
        </w:rPr>
      </w:pPr>
      <w:del w:id="148" w:author="Greg Landry" w:date="2018-06-04T16:31:00Z">
        <w:r w:rsidDel="00231830">
          <w:rPr>
            <w:noProof/>
          </w:rPr>
          <w:delText>3.6</w:delText>
        </w:r>
        <w:r w:rsidDel="00231830">
          <w:rPr>
            <w:rFonts w:asciiTheme="minorHAnsi" w:eastAsiaTheme="minorEastAsia" w:hAnsiTheme="minorHAnsi"/>
            <w:b w:val="0"/>
            <w:bCs w:val="0"/>
            <w:caps w:val="0"/>
            <w:noProof/>
            <w:sz w:val="24"/>
            <w:szCs w:val="24"/>
          </w:rPr>
          <w:tab/>
        </w:r>
        <w:r w:rsidDel="00231830">
          <w:rPr>
            <w:noProof/>
          </w:rPr>
          <w:delText>WICED Bluetooth Events</w:delText>
        </w:r>
        <w:r w:rsidDel="00231830">
          <w:rPr>
            <w:noProof/>
          </w:rPr>
          <w:tab/>
          <w:delText>9</w:delText>
        </w:r>
      </w:del>
    </w:p>
    <w:p w14:paraId="7F190CCE" w14:textId="67FE8A51" w:rsidR="00355729" w:rsidDel="00231830" w:rsidRDefault="00355729">
      <w:pPr>
        <w:pStyle w:val="TOC2"/>
        <w:rPr>
          <w:del w:id="149" w:author="Greg Landry" w:date="2018-06-04T16:31:00Z"/>
          <w:rFonts w:asciiTheme="minorHAnsi" w:eastAsiaTheme="minorEastAsia" w:hAnsiTheme="minorHAnsi"/>
          <w:smallCaps w:val="0"/>
          <w:noProof/>
          <w:sz w:val="24"/>
          <w:szCs w:val="24"/>
        </w:rPr>
      </w:pPr>
      <w:del w:id="150" w:author="Greg Landry" w:date="2018-06-04T16:31:00Z">
        <w:r w:rsidDel="00231830">
          <w:rPr>
            <w:noProof/>
          </w:rPr>
          <w:delText>3.6.1 More Bluetooth Management Events</w:delText>
        </w:r>
        <w:r w:rsidDel="00231830">
          <w:rPr>
            <w:noProof/>
          </w:rPr>
          <w:tab/>
          <w:delText>9</w:delText>
        </w:r>
      </w:del>
    </w:p>
    <w:p w14:paraId="7F0D2FCC" w14:textId="3E209AC0" w:rsidR="00355729" w:rsidDel="00231830" w:rsidRDefault="00355729">
      <w:pPr>
        <w:pStyle w:val="TOC2"/>
        <w:rPr>
          <w:del w:id="151" w:author="Greg Landry" w:date="2018-06-04T16:31:00Z"/>
          <w:rFonts w:asciiTheme="minorHAnsi" w:eastAsiaTheme="minorEastAsia" w:hAnsiTheme="minorHAnsi"/>
          <w:smallCaps w:val="0"/>
          <w:noProof/>
          <w:sz w:val="24"/>
          <w:szCs w:val="24"/>
        </w:rPr>
      </w:pPr>
      <w:del w:id="152" w:author="Greg Landry" w:date="2018-06-04T16:31:00Z">
        <w:r w:rsidDel="00231830">
          <w:rPr>
            <w:noProof/>
          </w:rPr>
          <w:delText>3.6.2 More GATT Events</w:delText>
        </w:r>
        <w:r w:rsidDel="00231830">
          <w:rPr>
            <w:noProof/>
          </w:rPr>
          <w:tab/>
          <w:delText>9</w:delText>
        </w:r>
      </w:del>
    </w:p>
    <w:p w14:paraId="37EF93C7" w14:textId="24C33A49" w:rsidR="00355729" w:rsidDel="00231830" w:rsidRDefault="00355729">
      <w:pPr>
        <w:pStyle w:val="TOC1"/>
        <w:tabs>
          <w:tab w:val="left" w:pos="720"/>
        </w:tabs>
        <w:rPr>
          <w:del w:id="153" w:author="Greg Landry" w:date="2018-06-04T16:31:00Z"/>
          <w:rFonts w:asciiTheme="minorHAnsi" w:eastAsiaTheme="minorEastAsia" w:hAnsiTheme="minorHAnsi"/>
          <w:b w:val="0"/>
          <w:bCs w:val="0"/>
          <w:caps w:val="0"/>
          <w:noProof/>
          <w:sz w:val="24"/>
          <w:szCs w:val="24"/>
        </w:rPr>
      </w:pPr>
      <w:del w:id="154" w:author="Greg Landry" w:date="2018-06-04T16:31:00Z">
        <w:r w:rsidDel="00231830">
          <w:rPr>
            <w:noProof/>
          </w:rPr>
          <w:delText>3.7</w:delText>
        </w:r>
        <w:r w:rsidDel="00231830">
          <w:rPr>
            <w:rFonts w:asciiTheme="minorHAnsi" w:eastAsiaTheme="minorEastAsia" w:hAnsiTheme="minorHAnsi"/>
            <w:b w:val="0"/>
            <w:bCs w:val="0"/>
            <w:caps w:val="0"/>
            <w:noProof/>
            <w:sz w:val="24"/>
            <w:szCs w:val="24"/>
          </w:rPr>
          <w:tab/>
        </w:r>
        <w:r w:rsidDel="00231830">
          <w:rPr>
            <w:noProof/>
          </w:rPr>
          <w:delText>WICED Chips &amp; the Architecture of HCI</w:delText>
        </w:r>
        <w:r w:rsidDel="00231830">
          <w:rPr>
            <w:noProof/>
          </w:rPr>
          <w:tab/>
          <w:delText>9</w:delText>
        </w:r>
      </w:del>
    </w:p>
    <w:p w14:paraId="7D051E11" w14:textId="431DDD8D" w:rsidR="00355729" w:rsidDel="00231830" w:rsidRDefault="00355729">
      <w:pPr>
        <w:pStyle w:val="TOC2"/>
        <w:rPr>
          <w:del w:id="155" w:author="Greg Landry" w:date="2018-06-04T16:31:00Z"/>
          <w:rFonts w:asciiTheme="minorHAnsi" w:eastAsiaTheme="minorEastAsia" w:hAnsiTheme="minorHAnsi"/>
          <w:smallCaps w:val="0"/>
          <w:noProof/>
          <w:sz w:val="24"/>
          <w:szCs w:val="24"/>
        </w:rPr>
      </w:pPr>
      <w:del w:id="156" w:author="Greg Landry" w:date="2018-06-04T16:31:00Z">
        <w:r w:rsidDel="00231830">
          <w:rPr>
            <w:noProof/>
          </w:rPr>
          <w:delText>3.7.1 HCI</w:delText>
        </w:r>
        <w:r w:rsidDel="00231830">
          <w:rPr>
            <w:noProof/>
          </w:rPr>
          <w:tab/>
          <w:delText>9</w:delText>
        </w:r>
      </w:del>
    </w:p>
    <w:p w14:paraId="485F7E24" w14:textId="5A97C2C9" w:rsidR="00355729" w:rsidDel="00231830" w:rsidRDefault="00355729">
      <w:pPr>
        <w:pStyle w:val="TOC2"/>
        <w:rPr>
          <w:del w:id="157" w:author="Greg Landry" w:date="2018-06-04T16:31:00Z"/>
          <w:rFonts w:asciiTheme="minorHAnsi" w:eastAsiaTheme="minorEastAsia" w:hAnsiTheme="minorHAnsi"/>
          <w:smallCaps w:val="0"/>
          <w:noProof/>
          <w:sz w:val="24"/>
          <w:szCs w:val="24"/>
        </w:rPr>
      </w:pPr>
      <w:del w:id="158" w:author="Greg Landry" w:date="2018-06-04T16:31:00Z">
        <w:r w:rsidDel="00231830">
          <w:rPr>
            <w:noProof/>
          </w:rPr>
          <w:delText>3.7.2 BT Spy</w:delText>
        </w:r>
        <w:r w:rsidDel="00231830">
          <w:rPr>
            <w:noProof/>
          </w:rPr>
          <w:tab/>
          <w:delText>11</w:delText>
        </w:r>
      </w:del>
    </w:p>
    <w:p w14:paraId="1277109C" w14:textId="76A27F48" w:rsidR="00355729" w:rsidDel="00231830" w:rsidRDefault="00355729">
      <w:pPr>
        <w:pStyle w:val="TOC1"/>
        <w:tabs>
          <w:tab w:val="left" w:pos="720"/>
        </w:tabs>
        <w:rPr>
          <w:del w:id="159" w:author="Greg Landry" w:date="2018-06-04T16:31:00Z"/>
          <w:rFonts w:asciiTheme="minorHAnsi" w:eastAsiaTheme="minorEastAsia" w:hAnsiTheme="minorHAnsi"/>
          <w:b w:val="0"/>
          <w:bCs w:val="0"/>
          <w:caps w:val="0"/>
          <w:noProof/>
          <w:sz w:val="24"/>
          <w:szCs w:val="24"/>
        </w:rPr>
      </w:pPr>
      <w:del w:id="160" w:author="Greg Landry" w:date="2018-06-04T16:31:00Z">
        <w:r w:rsidDel="00231830">
          <w:rPr>
            <w:noProof/>
          </w:rPr>
          <w:delText>3.8</w:delText>
        </w:r>
        <w:r w:rsidDel="00231830">
          <w:rPr>
            <w:rFonts w:asciiTheme="minorHAnsi" w:eastAsiaTheme="minorEastAsia" w:hAnsiTheme="minorHAnsi"/>
            <w:b w:val="0"/>
            <w:bCs w:val="0"/>
            <w:caps w:val="0"/>
            <w:noProof/>
            <w:sz w:val="24"/>
            <w:szCs w:val="24"/>
          </w:rPr>
          <w:tab/>
        </w:r>
        <w:r w:rsidDel="00231830">
          <w:rPr>
            <w:noProof/>
          </w:rPr>
          <w:delText>Projects</w:delText>
        </w:r>
        <w:r w:rsidDel="00231830">
          <w:rPr>
            <w:noProof/>
          </w:rPr>
          <w:tab/>
          <w:delText>11</w:delText>
        </w:r>
      </w:del>
    </w:p>
    <w:p w14:paraId="7CC4E8DD" w14:textId="74ECBDB3" w:rsidR="00355729" w:rsidDel="00231830" w:rsidRDefault="00355729">
      <w:pPr>
        <w:pStyle w:val="TOC1"/>
        <w:tabs>
          <w:tab w:val="left" w:pos="720"/>
        </w:tabs>
        <w:rPr>
          <w:del w:id="161" w:author="Greg Landry" w:date="2018-06-04T16:31:00Z"/>
          <w:rFonts w:asciiTheme="minorHAnsi" w:eastAsiaTheme="minorEastAsia" w:hAnsiTheme="minorHAnsi"/>
          <w:b w:val="0"/>
          <w:bCs w:val="0"/>
          <w:caps w:val="0"/>
          <w:noProof/>
          <w:sz w:val="24"/>
          <w:szCs w:val="24"/>
        </w:rPr>
      </w:pPr>
      <w:del w:id="162" w:author="Greg Landry" w:date="2018-06-04T16:31:00Z">
        <w:r w:rsidDel="00231830">
          <w:rPr>
            <w:noProof/>
          </w:rPr>
          <w:delText>3.9</w:delText>
        </w:r>
        <w:r w:rsidDel="00231830">
          <w:rPr>
            <w:rFonts w:asciiTheme="minorHAnsi" w:eastAsiaTheme="minorEastAsia" w:hAnsiTheme="minorHAnsi"/>
            <w:b w:val="0"/>
            <w:bCs w:val="0"/>
            <w:caps w:val="0"/>
            <w:noProof/>
            <w:sz w:val="24"/>
            <w:szCs w:val="24"/>
          </w:rPr>
          <w:tab/>
        </w:r>
        <w:r w:rsidDel="00231830">
          <w:rPr>
            <w:noProof/>
          </w:rPr>
          <w:delText>WICED Bluetooth 201</w:delText>
        </w:r>
        <w:r w:rsidDel="00231830">
          <w:rPr>
            <w:noProof/>
          </w:rPr>
          <w:tab/>
          <w:delText>12</w:delText>
        </w:r>
      </w:del>
    </w:p>
    <w:p w14:paraId="29266F55" w14:textId="0EDE93B0" w:rsidR="00355729" w:rsidDel="00231830" w:rsidRDefault="00355729">
      <w:pPr>
        <w:pStyle w:val="TOC2"/>
        <w:rPr>
          <w:del w:id="163" w:author="Greg Landry" w:date="2018-06-04T16:31:00Z"/>
          <w:rFonts w:asciiTheme="minorHAnsi" w:eastAsiaTheme="minorEastAsia" w:hAnsiTheme="minorHAnsi"/>
          <w:smallCaps w:val="0"/>
          <w:noProof/>
          <w:sz w:val="24"/>
          <w:szCs w:val="24"/>
        </w:rPr>
      </w:pPr>
      <w:del w:id="164" w:author="Greg Landry" w:date="2018-06-04T16:31:00Z">
        <w:r w:rsidDel="00231830">
          <w:rPr>
            <w:noProof/>
          </w:rPr>
          <w:delText>3.9.1 Low Power</w:delText>
        </w:r>
        <w:r w:rsidDel="00231830">
          <w:rPr>
            <w:noProof/>
          </w:rPr>
          <w:tab/>
          <w:delText>12</w:delText>
        </w:r>
      </w:del>
    </w:p>
    <w:p w14:paraId="4289CBE6" w14:textId="6408A7FD" w:rsidR="00355729" w:rsidDel="00231830" w:rsidRDefault="00355729">
      <w:pPr>
        <w:pStyle w:val="TOC2"/>
        <w:rPr>
          <w:del w:id="165" w:author="Greg Landry" w:date="2018-06-04T16:31:00Z"/>
          <w:rFonts w:asciiTheme="minorHAnsi" w:eastAsiaTheme="minorEastAsia" w:hAnsiTheme="minorHAnsi"/>
          <w:smallCaps w:val="0"/>
          <w:noProof/>
          <w:sz w:val="24"/>
          <w:szCs w:val="24"/>
        </w:rPr>
      </w:pPr>
      <w:del w:id="166" w:author="Greg Landry" w:date="2018-06-04T16:31:00Z">
        <w:r w:rsidDel="00231830">
          <w:rPr>
            <w:noProof/>
          </w:rPr>
          <w:delText>3.9.2 L2CAP</w:delText>
        </w:r>
        <w:r w:rsidDel="00231830">
          <w:rPr>
            <w:noProof/>
          </w:rPr>
          <w:tab/>
          <w:delText>12</w:delText>
        </w:r>
      </w:del>
    </w:p>
    <w:p w14:paraId="3B5FFCFD" w14:textId="7EE74856" w:rsidR="00355729" w:rsidDel="00231830" w:rsidRDefault="00355729">
      <w:pPr>
        <w:pStyle w:val="TOC2"/>
        <w:rPr>
          <w:del w:id="167" w:author="Greg Landry" w:date="2018-06-04T16:31:00Z"/>
          <w:rFonts w:asciiTheme="minorHAnsi" w:eastAsiaTheme="minorEastAsia" w:hAnsiTheme="minorHAnsi"/>
          <w:smallCaps w:val="0"/>
          <w:noProof/>
          <w:sz w:val="24"/>
          <w:szCs w:val="24"/>
        </w:rPr>
      </w:pPr>
      <w:del w:id="168" w:author="Greg Landry" w:date="2018-06-04T16:31:00Z">
        <w:r w:rsidDel="00231830">
          <w:rPr>
            <w:noProof/>
          </w:rPr>
          <w:delText>3.9.3 Other Profiles</w:delText>
        </w:r>
        <w:r w:rsidDel="00231830">
          <w:rPr>
            <w:noProof/>
          </w:rPr>
          <w:tab/>
          <w:delText>12</w:delText>
        </w:r>
      </w:del>
    </w:p>
    <w:p w14:paraId="6C7945DB" w14:textId="7D5FCB5A" w:rsidR="00355729" w:rsidDel="00231830" w:rsidRDefault="00355729">
      <w:pPr>
        <w:pStyle w:val="TOC2"/>
        <w:rPr>
          <w:del w:id="169" w:author="Greg Landry" w:date="2018-06-04T16:31:00Z"/>
          <w:rFonts w:asciiTheme="minorHAnsi" w:eastAsiaTheme="minorEastAsia" w:hAnsiTheme="minorHAnsi"/>
          <w:smallCaps w:val="0"/>
          <w:noProof/>
          <w:sz w:val="24"/>
          <w:szCs w:val="24"/>
        </w:rPr>
      </w:pPr>
      <w:del w:id="170" w:author="Greg Landry" w:date="2018-06-04T16:31:00Z">
        <w:r w:rsidDel="00231830">
          <w:rPr>
            <w:noProof/>
          </w:rPr>
          <w:delText>3.9.4 Whitelist</w:delText>
        </w:r>
        <w:r w:rsidDel="00231830">
          <w:rPr>
            <w:noProof/>
          </w:rPr>
          <w:tab/>
          <w:delText>12</w:delText>
        </w:r>
      </w:del>
    </w:p>
    <w:p w14:paraId="0379DB7F" w14:textId="472EF288" w:rsidR="00355729" w:rsidDel="00231830" w:rsidRDefault="00355729">
      <w:pPr>
        <w:pStyle w:val="TOC2"/>
        <w:rPr>
          <w:del w:id="171" w:author="Greg Landry" w:date="2018-06-04T16:31:00Z"/>
          <w:rFonts w:asciiTheme="minorHAnsi" w:eastAsiaTheme="minorEastAsia" w:hAnsiTheme="minorHAnsi"/>
          <w:smallCaps w:val="0"/>
          <w:noProof/>
          <w:sz w:val="24"/>
          <w:szCs w:val="24"/>
        </w:rPr>
      </w:pPr>
      <w:del w:id="172" w:author="Greg Landry" w:date="2018-06-04T16:31:00Z">
        <w:r w:rsidDel="00231830">
          <w:rPr>
            <w:noProof/>
          </w:rPr>
          <w:delText>3.9.5 Scan Response</w:delText>
        </w:r>
        <w:r w:rsidDel="00231830">
          <w:rPr>
            <w:noProof/>
          </w:rPr>
          <w:tab/>
          <w:delText>12</w:delText>
        </w:r>
      </w:del>
    </w:p>
    <w:p w14:paraId="74E65134" w14:textId="1139E604" w:rsidR="00355729" w:rsidDel="00231830" w:rsidRDefault="00355729">
      <w:pPr>
        <w:pStyle w:val="TOC2"/>
        <w:rPr>
          <w:del w:id="173" w:author="Greg Landry" w:date="2018-06-04T16:31:00Z"/>
          <w:rFonts w:asciiTheme="minorHAnsi" w:eastAsiaTheme="minorEastAsia" w:hAnsiTheme="minorHAnsi"/>
          <w:smallCaps w:val="0"/>
          <w:noProof/>
          <w:sz w:val="24"/>
          <w:szCs w:val="24"/>
        </w:rPr>
      </w:pPr>
      <w:del w:id="174" w:author="Greg Landry" w:date="2018-06-04T16:31:00Z">
        <w:r w:rsidDel="00231830">
          <w:rPr>
            <w:noProof/>
          </w:rPr>
          <w:delText>3.9.6 Central</w:delText>
        </w:r>
        <w:r w:rsidDel="00231830">
          <w:rPr>
            <w:noProof/>
          </w:rPr>
          <w:tab/>
          <w:delText>12</w:delText>
        </w:r>
      </w:del>
    </w:p>
    <w:p w14:paraId="42C62F54" w14:textId="4AAF426D" w:rsidR="00355729" w:rsidDel="00231830" w:rsidRDefault="00355729">
      <w:pPr>
        <w:pStyle w:val="TOC2"/>
        <w:rPr>
          <w:del w:id="175" w:author="Greg Landry" w:date="2018-06-04T16:31:00Z"/>
          <w:rFonts w:asciiTheme="minorHAnsi" w:eastAsiaTheme="minorEastAsia" w:hAnsiTheme="minorHAnsi"/>
          <w:smallCaps w:val="0"/>
          <w:noProof/>
          <w:sz w:val="24"/>
          <w:szCs w:val="24"/>
        </w:rPr>
      </w:pPr>
      <w:del w:id="176" w:author="Greg Landry" w:date="2018-06-04T16:31:00Z">
        <w:r w:rsidDel="00231830">
          <w:rPr>
            <w:noProof/>
          </w:rPr>
          <w:delText>3.9.7 GATT MTU</w:delText>
        </w:r>
        <w:r w:rsidDel="00231830">
          <w:rPr>
            <w:noProof/>
          </w:rPr>
          <w:tab/>
          <w:delText>12</w:delText>
        </w:r>
      </w:del>
    </w:p>
    <w:p w14:paraId="481271AC" w14:textId="25C7A5D6" w:rsidR="00355729" w:rsidDel="00231830" w:rsidRDefault="00355729">
      <w:pPr>
        <w:pStyle w:val="TOC2"/>
        <w:rPr>
          <w:del w:id="177" w:author="Greg Landry" w:date="2018-06-04T16:31:00Z"/>
          <w:rFonts w:asciiTheme="minorHAnsi" w:eastAsiaTheme="minorEastAsia" w:hAnsiTheme="minorHAnsi"/>
          <w:smallCaps w:val="0"/>
          <w:noProof/>
          <w:sz w:val="24"/>
          <w:szCs w:val="24"/>
        </w:rPr>
      </w:pPr>
      <w:del w:id="178" w:author="Greg Landry" w:date="2018-06-04T16:31:00Z">
        <w:r w:rsidDel="00231830">
          <w:rPr>
            <w:noProof/>
          </w:rPr>
          <w:delText>3.9.8 Mesh</w:delText>
        </w:r>
        <w:r w:rsidDel="00231830">
          <w:rPr>
            <w:noProof/>
          </w:rPr>
          <w:tab/>
          <w:delText>12</w:delText>
        </w:r>
      </w:del>
    </w:p>
    <w:p w14:paraId="069FAA41" w14:textId="19F47534" w:rsidR="00355729" w:rsidDel="00231830" w:rsidRDefault="00355729">
      <w:pPr>
        <w:pStyle w:val="TOC2"/>
        <w:rPr>
          <w:del w:id="179" w:author="Greg Landry" w:date="2018-06-04T16:31:00Z"/>
          <w:rFonts w:asciiTheme="minorHAnsi" w:eastAsiaTheme="minorEastAsia" w:hAnsiTheme="minorHAnsi"/>
          <w:smallCaps w:val="0"/>
          <w:noProof/>
          <w:sz w:val="24"/>
          <w:szCs w:val="24"/>
        </w:rPr>
      </w:pPr>
      <w:del w:id="180" w:author="Greg Landry" w:date="2018-06-04T16:31:00Z">
        <w:r w:rsidDel="00231830">
          <w:rPr>
            <w:noProof/>
          </w:rPr>
          <w:delText>3.9.9 Non-GATT DB Based Attribute Protocols</w:delText>
        </w:r>
        <w:r w:rsidDel="00231830">
          <w:rPr>
            <w:noProof/>
          </w:rPr>
          <w:tab/>
          <w:delText>12</w:delText>
        </w:r>
      </w:del>
    </w:p>
    <w:p w14:paraId="36534021" w14:textId="3E2E03E9" w:rsidR="00355729" w:rsidDel="00231830" w:rsidRDefault="00355729">
      <w:pPr>
        <w:pStyle w:val="TOC2"/>
        <w:rPr>
          <w:del w:id="181" w:author="Greg Landry" w:date="2018-06-04T16:31:00Z"/>
          <w:rFonts w:asciiTheme="minorHAnsi" w:eastAsiaTheme="minorEastAsia" w:hAnsiTheme="minorHAnsi"/>
          <w:smallCaps w:val="0"/>
          <w:noProof/>
          <w:sz w:val="24"/>
          <w:szCs w:val="24"/>
        </w:rPr>
      </w:pPr>
      <w:del w:id="182" w:author="Greg Landry" w:date="2018-06-04T16:31:00Z">
        <w:r w:rsidDel="00231830">
          <w:rPr>
            <w:noProof/>
          </w:rPr>
          <w:delText>3.9.10 Privacy</w:delText>
        </w:r>
        <w:r w:rsidDel="00231830">
          <w:rPr>
            <w:noProof/>
          </w:rPr>
          <w:tab/>
          <w:delText>12</w:delText>
        </w:r>
      </w:del>
    </w:p>
    <w:p w14:paraId="32CFF487" w14:textId="6F60DE39" w:rsidR="00355729" w:rsidDel="00231830" w:rsidRDefault="00355729">
      <w:pPr>
        <w:pStyle w:val="TOC2"/>
        <w:rPr>
          <w:del w:id="183" w:author="Greg Landry" w:date="2018-06-04T16:31:00Z"/>
          <w:rFonts w:asciiTheme="minorHAnsi" w:eastAsiaTheme="minorEastAsia" w:hAnsiTheme="minorHAnsi"/>
          <w:smallCaps w:val="0"/>
          <w:noProof/>
          <w:sz w:val="24"/>
          <w:szCs w:val="24"/>
        </w:rPr>
      </w:pPr>
      <w:del w:id="184" w:author="Greg Landry" w:date="2018-06-04T16:31:00Z">
        <w:r w:rsidDel="00231830">
          <w:rPr>
            <w:noProof/>
          </w:rPr>
          <w:delText>3.9.11 OTA Bootloading</w:delText>
        </w:r>
        <w:r w:rsidDel="00231830">
          <w:rPr>
            <w:noProof/>
          </w:rPr>
          <w:tab/>
          <w:delText>12</w:delText>
        </w:r>
      </w:del>
    </w:p>
    <w:p w14:paraId="6EE49DE8" w14:textId="79D90C36" w:rsidR="00355729" w:rsidDel="00231830" w:rsidRDefault="00355729">
      <w:pPr>
        <w:pStyle w:val="TOC2"/>
        <w:rPr>
          <w:del w:id="185" w:author="Greg Landry" w:date="2018-06-04T16:31:00Z"/>
          <w:rFonts w:asciiTheme="minorHAnsi" w:eastAsiaTheme="minorEastAsia" w:hAnsiTheme="minorHAnsi"/>
          <w:smallCaps w:val="0"/>
          <w:noProof/>
          <w:sz w:val="24"/>
          <w:szCs w:val="24"/>
        </w:rPr>
      </w:pPr>
      <w:del w:id="186" w:author="Greg Landry" w:date="2018-06-04T16:31:00Z">
        <w:r w:rsidDel="00231830">
          <w:rPr>
            <w:noProof/>
          </w:rPr>
          <w:delText>3.9.12 Multirole devices</w:delText>
        </w:r>
        <w:r w:rsidDel="00231830">
          <w:rPr>
            <w:noProof/>
          </w:rPr>
          <w:tab/>
          <w:delText>12</w:delText>
        </w:r>
      </w:del>
    </w:p>
    <w:p w14:paraId="538AB654" w14:textId="47F6AD99" w:rsidR="00355729" w:rsidDel="00231830" w:rsidRDefault="00355729">
      <w:pPr>
        <w:pStyle w:val="TOC2"/>
        <w:rPr>
          <w:del w:id="187" w:author="Greg Landry" w:date="2018-06-04T16:31:00Z"/>
          <w:rFonts w:asciiTheme="minorHAnsi" w:eastAsiaTheme="minorEastAsia" w:hAnsiTheme="minorHAnsi"/>
          <w:smallCaps w:val="0"/>
          <w:noProof/>
          <w:sz w:val="24"/>
          <w:szCs w:val="24"/>
        </w:rPr>
      </w:pPr>
      <w:del w:id="188" w:author="Greg Landry" w:date="2018-06-04T16:31:00Z">
        <w:r w:rsidDel="00231830">
          <w:rPr>
            <w:noProof/>
          </w:rPr>
          <w:delText>3.9.13 Direct Test Mode</w:delText>
        </w:r>
        <w:r w:rsidDel="00231830">
          <w:rPr>
            <w:noProof/>
          </w:rPr>
          <w:tab/>
          <w:delText>12</w:delText>
        </w:r>
      </w:del>
    </w:p>
    <w:p w14:paraId="0B81A7D5" w14:textId="0C9513EE" w:rsidR="00355729" w:rsidDel="00231830" w:rsidRDefault="00355729">
      <w:pPr>
        <w:pStyle w:val="TOC1"/>
        <w:tabs>
          <w:tab w:val="left" w:pos="720"/>
        </w:tabs>
        <w:rPr>
          <w:del w:id="189" w:author="Greg Landry" w:date="2018-06-04T16:31:00Z"/>
          <w:rFonts w:asciiTheme="minorHAnsi" w:eastAsiaTheme="minorEastAsia" w:hAnsiTheme="minorHAnsi"/>
          <w:b w:val="0"/>
          <w:bCs w:val="0"/>
          <w:caps w:val="0"/>
          <w:noProof/>
          <w:sz w:val="24"/>
          <w:szCs w:val="24"/>
        </w:rPr>
      </w:pPr>
      <w:del w:id="190" w:author="Greg Landry" w:date="2018-06-04T16:31:00Z">
        <w:r w:rsidDel="00231830">
          <w:rPr>
            <w:noProof/>
          </w:rPr>
          <w:delText>3.10</w:delText>
        </w:r>
        <w:r w:rsidDel="00231830">
          <w:rPr>
            <w:rFonts w:asciiTheme="minorHAnsi" w:eastAsiaTheme="minorEastAsia" w:hAnsiTheme="minorHAnsi"/>
            <w:b w:val="0"/>
            <w:bCs w:val="0"/>
            <w:caps w:val="0"/>
            <w:noProof/>
            <w:sz w:val="24"/>
            <w:szCs w:val="24"/>
          </w:rPr>
          <w:tab/>
        </w:r>
        <w:r w:rsidDel="00231830">
          <w:rPr>
            <w:noProof/>
          </w:rPr>
          <w:delText>Terms</w:delText>
        </w:r>
        <w:r w:rsidDel="00231830">
          <w:rPr>
            <w:noProof/>
          </w:rPr>
          <w:tab/>
          <w:delText>12</w:delText>
        </w:r>
      </w:del>
    </w:p>
    <w:p w14:paraId="25BAEA41" w14:textId="73CFBCBB" w:rsidR="00BA1EED" w:rsidRDefault="00907C94">
      <w:pPr>
        <w:rPr>
          <w:rFonts w:eastAsia="Times New Roman"/>
          <w:b/>
          <w:bCs/>
          <w:color w:val="1F4E79" w:themeColor="accent1" w:themeShade="80"/>
          <w:sz w:val="28"/>
          <w:szCs w:val="28"/>
        </w:rPr>
      </w:pPr>
      <w:r>
        <w:fldChar w:fldCharType="end"/>
      </w:r>
    </w:p>
    <w:p w14:paraId="1F9227C9" w14:textId="77777777" w:rsidR="00282376" w:rsidRDefault="00282376">
      <w:pPr>
        <w:rPr>
          <w:rFonts w:eastAsia="Times New Roman"/>
          <w:b/>
          <w:bCs/>
          <w:color w:val="1F4E79" w:themeColor="accent1" w:themeShade="80"/>
          <w:sz w:val="28"/>
          <w:szCs w:val="28"/>
        </w:rPr>
      </w:pPr>
      <w:r>
        <w:br w:type="page"/>
      </w:r>
    </w:p>
    <w:p w14:paraId="370DF853" w14:textId="56EBC9E0" w:rsidR="001546E3" w:rsidRDefault="001546E3" w:rsidP="00091267">
      <w:pPr>
        <w:pStyle w:val="Heading1"/>
      </w:pPr>
      <w:bookmarkStart w:id="191" w:name="_Toc515894342"/>
      <w:r>
        <w:lastRenderedPageBreak/>
        <w:t>Notify &amp; Indicate</w:t>
      </w:r>
      <w:bookmarkEnd w:id="191"/>
    </w:p>
    <w:p w14:paraId="7DBC388D" w14:textId="5DE9E29B"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del w:id="192" w:author="Greg Landry" w:date="2018-06-04T16:35:00Z">
        <w:r w:rsidR="00AA3D29" w:rsidDel="005F7D32">
          <w:delText>For instance</w:delText>
        </w:r>
      </w:del>
      <w:ins w:id="193" w:author="Greg Landry" w:date="2018-06-04T16:35:00Z">
        <w:r w:rsidR="005F7D32">
          <w:t>But, there are cases where you might want the Server to initiate communication. For ex</w:t>
        </w:r>
      </w:ins>
      <w:ins w:id="194" w:author="Greg Landry" w:date="2018-06-04T16:36:00Z">
        <w:r w:rsidR="005F7D32">
          <w:t>a</w:t>
        </w:r>
      </w:ins>
      <w:ins w:id="195" w:author="Greg Landry" w:date="2018-06-04T16:35:00Z">
        <w:r w:rsidR="005F7D32">
          <w:t>mple</w:t>
        </w:r>
      </w:ins>
      <w:r w:rsidR="00AA3D29">
        <w:t xml:space="preserve">, if your Server is a CapSense Peripheral device, you might want to send the Client an update each time the CapSense values change.  </w:t>
      </w:r>
      <w:r>
        <w:t>That leaves us with the obvious question</w:t>
      </w:r>
      <w:ins w:id="196" w:author="Greg Landry" w:date="2018-06-04T16:36:00Z">
        <w:r w:rsidR="00037535">
          <w:t>s</w:t>
        </w:r>
      </w:ins>
      <w:r>
        <w:t xml:space="preserve"> of how does the </w:t>
      </w:r>
      <w:r w:rsidR="005A693D">
        <w:t>Server</w:t>
      </w:r>
      <w:r>
        <w:t xml:space="preserve"> initiate communication</w:t>
      </w:r>
      <w:r w:rsidR="005A693D">
        <w:t xml:space="preserve"> to the Client</w:t>
      </w:r>
      <w:ins w:id="197" w:author="Greg Landry" w:date="2018-06-04T16:36:00Z">
        <w:r w:rsidR="00037535">
          <w:t>,</w:t>
        </w:r>
      </w:ins>
      <w:del w:id="198" w:author="Greg Landry" w:date="2018-06-04T16:36:00Z">
        <w:r w:rsidDel="00037535">
          <w:delText>?</w:delText>
        </w:r>
      </w:del>
      <w:r>
        <w:t xml:space="preserve"> </w:t>
      </w:r>
      <w:del w:id="199" w:author="Greg Landry" w:date="2018-06-04T16:36:00Z">
        <w:r w:rsidDel="00037535">
          <w:delText xml:space="preserve"> </w:delText>
        </w:r>
      </w:del>
      <w:ins w:id="200" w:author="Greg Landry" w:date="2018-06-04T16:36:00Z">
        <w:r w:rsidR="00037535">
          <w:t>a</w:t>
        </w:r>
      </w:ins>
      <w:del w:id="201" w:author="Greg Landry" w:date="2018-06-04T16:36:00Z">
        <w:r w:rsidDel="00037535">
          <w:delText>A</w:delText>
        </w:r>
      </w:del>
      <w:r>
        <w:t>nd when is it allowed to do so?</w:t>
      </w:r>
    </w:p>
    <w:p w14:paraId="09AC506B" w14:textId="2AF402F4" w:rsidR="008C5B9C" w:rsidRDefault="008C5B9C" w:rsidP="008C5B9C">
      <w:r>
        <w:t xml:space="preserve">The answer to the first question is, the </w:t>
      </w:r>
      <w:r w:rsidR="005A693D">
        <w:t>Server</w:t>
      </w:r>
      <w:r>
        <w:t xml:space="preserve"> </w:t>
      </w:r>
      <w:r w:rsidR="005A693D">
        <w:t xml:space="preserve">can notify the </w:t>
      </w:r>
      <w:commentRangeStart w:id="202"/>
      <w:del w:id="203" w:author="Greg Landry" w:date="2018-06-04T16:37:00Z">
        <w:r w:rsidR="005A693D" w:rsidDel="008E4745">
          <w:delText xml:space="preserve">Central </w:delText>
        </w:r>
      </w:del>
      <w:ins w:id="204" w:author="Greg Landry" w:date="2018-06-04T16:37:00Z">
        <w:r w:rsidR="008E4745">
          <w:t xml:space="preserve">Client </w:t>
        </w:r>
        <w:commentRangeEnd w:id="202"/>
        <w:r w:rsidR="008E4745">
          <w:rPr>
            <w:rStyle w:val="CommentReference"/>
          </w:rPr>
          <w:commentReference w:id="202"/>
        </w:r>
      </w:ins>
      <w:r w:rsidR="005A693D">
        <w:t xml:space="preserve">that one of the values in the GATT Database has changed by sending a Notification message.  That message has the Handle of the Characteristic that has changed and a new value for that Characteristic.  </w:t>
      </w:r>
      <w:del w:id="205" w:author="Greg Landry" w:date="2018-06-04T16:37:00Z">
        <w:r w:rsidR="005A693D" w:rsidDel="008E4745">
          <w:delText xml:space="preserve">The </w:delText>
        </w:r>
      </w:del>
      <w:r w:rsidR="005A693D">
        <w:t xml:space="preserve">Notification messages are not responded to by the </w:t>
      </w:r>
      <w:del w:id="206" w:author="Greg Landry" w:date="2018-06-04T16:38:00Z">
        <w:r w:rsidR="005A693D" w:rsidDel="008E4745">
          <w:delText>Central</w:delText>
        </w:r>
      </w:del>
      <w:ins w:id="207" w:author="Greg Landry" w:date="2018-06-04T16:38:00Z">
        <w:r w:rsidR="008E4745">
          <w:t>Client</w:t>
        </w:r>
      </w:ins>
      <w:r w:rsidR="005A693D">
        <w:t xml:space="preserve">, and as such are not reliable.  If you need a reliable message, you can </w:t>
      </w:r>
      <w:ins w:id="208" w:author="Greg Landry" w:date="2018-06-04T16:38:00Z">
        <w:r w:rsidR="008E4745">
          <w:t xml:space="preserve">instead </w:t>
        </w:r>
      </w:ins>
      <w:r w:rsidR="005A693D">
        <w:t xml:space="preserve">send an Indication </w:t>
      </w:r>
      <w:commentRangeStart w:id="209"/>
      <w:r w:rsidR="005A693D">
        <w:t xml:space="preserve">which the </w:t>
      </w:r>
      <w:del w:id="210" w:author="Greg Landry" w:date="2018-06-04T16:38:00Z">
        <w:r w:rsidR="005A693D" w:rsidDel="008E4745">
          <w:delText xml:space="preserve">Central </w:delText>
        </w:r>
      </w:del>
      <w:ins w:id="211" w:author="Greg Landry" w:date="2018-06-04T16:38:00Z">
        <w:r w:rsidR="008E4745">
          <w:t xml:space="preserve">Client </w:t>
        </w:r>
      </w:ins>
      <w:r w:rsidR="005A693D">
        <w:t>must respond to</w:t>
      </w:r>
      <w:commentRangeEnd w:id="209"/>
      <w:r w:rsidR="0014371D">
        <w:rPr>
          <w:rStyle w:val="CommentReference"/>
        </w:rPr>
        <w:commentReference w:id="209"/>
      </w:r>
      <w:r w:rsidR="005A693D">
        <w:t>.</w:t>
      </w:r>
    </w:p>
    <w:p w14:paraId="421D9A0B" w14:textId="76320D00" w:rsidR="005A693D" w:rsidRDefault="005A693D" w:rsidP="008C5B9C">
      <w:r>
        <w:t xml:space="preserve">To send a Notification </w:t>
      </w:r>
      <w:r w:rsidR="00C93A24">
        <w:t>or</w:t>
      </w:r>
      <w:r>
        <w:t xml:space="preserve"> Indication use the APIs</w:t>
      </w:r>
      <w:ins w:id="212" w:author="Greg Landry" w:date="2018-06-04T16:39:00Z">
        <w:r w:rsidR="00232E34">
          <w:t>:</w:t>
        </w:r>
      </w:ins>
    </w:p>
    <w:p w14:paraId="0E99A3BF" w14:textId="47585B3C" w:rsidR="005A693D" w:rsidRDefault="005A693D" w:rsidP="00AA3D29">
      <w:pPr>
        <w:pStyle w:val="ListParagraph"/>
        <w:numPr>
          <w:ilvl w:val="0"/>
          <w:numId w:val="7"/>
        </w:numPr>
      </w:pPr>
      <w:r>
        <w:t>wiced_bt_send_notification(conn_id, handle, length, value)</w:t>
      </w:r>
    </w:p>
    <w:p w14:paraId="60E04FFC" w14:textId="517F7E99" w:rsidR="005A693D" w:rsidRDefault="005A693D" w:rsidP="00AA3D29">
      <w:pPr>
        <w:pStyle w:val="ListParagraph"/>
        <w:numPr>
          <w:ilvl w:val="0"/>
          <w:numId w:val="7"/>
        </w:numPr>
      </w:pPr>
      <w:r>
        <w:t>wiced_bt_send_</w:t>
      </w:r>
      <w:r w:rsidR="00C93A24">
        <w:t>indication</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1415C1CD"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ins w:id="213" w:author="Greg Landry" w:date="2018-06-04T16:39:00Z">
        <w:r w:rsidR="00A55815">
          <w:t>:</w:t>
        </w:r>
      </w:ins>
      <w:del w:id="214" w:author="Greg Landry" w:date="2018-06-04T16:39:00Z">
        <w:r w:rsidR="001B7E82" w:rsidDel="00A55815">
          <w:delText>.</w:delText>
        </w:r>
      </w:del>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2D9C3168" w14:textId="6313AC49" w:rsidR="001B7E82" w:rsidRDefault="001B7E82" w:rsidP="001B7E82">
      <w:r>
        <w:t>For the Client to tell the Server that it wants to have Indications or Notifications, two things need to happen.  First, the Server must add a new Attribute to the Characteristic Descriptors called the Client Characteristic Configuration Descriptor, often called the CCCD.  This Attribute is simply a 16-bit mask field, where bit 0 represents the Notification flag, and bit 1 represents the Indication flag.</w:t>
      </w:r>
    </w:p>
    <w:p w14:paraId="3C7EAF31" w14:textId="230E7BE8" w:rsidR="001B7E82" w:rsidRDefault="001B7E82" w:rsidP="001B7E82">
      <w:r>
        <w:t>In other words, the Client can Write a 1 to bit 0 of the CCCD to tell the Server that it wants Notifications.</w:t>
      </w:r>
      <w:r w:rsidR="00AA3D29">
        <w:t xml:space="preserve">  To add the CCCD to your GATT DB use the following Macro:</w:t>
      </w:r>
    </w:p>
    <w:p w14:paraId="5CC6D392" w14:textId="77777777" w:rsidR="00AA3D29" w:rsidRDefault="00AA3D29" w:rsidP="00AA3D29">
      <w:pPr>
        <w:pStyle w:val="ListParagraph"/>
        <w:numPr>
          <w:ilvl w:val="0"/>
          <w:numId w:val="9"/>
        </w:numPr>
      </w:pPr>
      <w:commentRangeStart w:id="215"/>
      <w:commentRangeStart w:id="216"/>
      <w:r>
        <w:t>CHAR_DESCRIPTOR_UUID16_WRITABLE</w:t>
      </w:r>
    </w:p>
    <w:p w14:paraId="67B71180" w14:textId="46581A10" w:rsidR="00AA3D29" w:rsidRDefault="00AA3D29" w:rsidP="00AA3D29">
      <w:pPr>
        <w:pStyle w:val="ListParagraph"/>
        <w:numPr>
          <w:ilvl w:val="1"/>
          <w:numId w:val="9"/>
        </w:numPr>
      </w:pPr>
      <w:r>
        <w:t>Handle</w:t>
      </w:r>
    </w:p>
    <w:p w14:paraId="039C6D01" w14:textId="3CECC462" w:rsidR="00AA3D29" w:rsidRDefault="00AA3D29" w:rsidP="00AA3D29">
      <w:pPr>
        <w:pStyle w:val="ListParagraph"/>
        <w:numPr>
          <w:ilvl w:val="1"/>
          <w:numId w:val="9"/>
        </w:numPr>
      </w:pPr>
      <w:r w:rsidRPr="00AA3D29">
        <w:t>UID_DESCRIPTOR_CLIENT_CHARACTERISTIC_CONFIGURATION</w:t>
      </w:r>
    </w:p>
    <w:p w14:paraId="6236C502" w14:textId="78855F6C" w:rsidR="00AA3D29" w:rsidRDefault="00AA3D29" w:rsidP="00AA3D29">
      <w:pPr>
        <w:pStyle w:val="ListParagraph"/>
        <w:numPr>
          <w:ilvl w:val="1"/>
          <w:numId w:val="9"/>
        </w:numPr>
      </w:pPr>
      <w:commentRangeStart w:id="217"/>
      <w:r w:rsidRPr="00AA3D29">
        <w:t xml:space="preserve">LEGATTDB_PERM_READABLE | LEGATTDB_PERM_WRITE_REQ | </w:t>
      </w:r>
      <w:commentRangeStart w:id="218"/>
      <w:r w:rsidRPr="00AA3D29">
        <w:t>LEGATTDB_PERM_AUTH_WRITABLE | LEGATTDB_PERM_AUTH_READABLE</w:t>
      </w:r>
      <w:commentRangeEnd w:id="215"/>
      <w:r w:rsidR="00A55815">
        <w:rPr>
          <w:rStyle w:val="CommentReference"/>
        </w:rPr>
        <w:commentReference w:id="215"/>
      </w:r>
      <w:commentRangeEnd w:id="216"/>
      <w:commentRangeEnd w:id="217"/>
      <w:commentRangeEnd w:id="218"/>
      <w:r w:rsidR="000D6968">
        <w:rPr>
          <w:rStyle w:val="CommentReference"/>
        </w:rPr>
        <w:commentReference w:id="217"/>
      </w:r>
      <w:r w:rsidR="001C52FE">
        <w:rPr>
          <w:rStyle w:val="CommentReference"/>
        </w:rPr>
        <w:commentReference w:id="216"/>
      </w:r>
      <w:r w:rsidR="00F937A4">
        <w:rPr>
          <w:rStyle w:val="CommentReference"/>
        </w:rPr>
        <w:commentReference w:id="218"/>
      </w:r>
    </w:p>
    <w:p w14:paraId="11F64B36" w14:textId="5B1F9E5F" w:rsidR="00F937A4" w:rsidRDefault="00AA3D29" w:rsidP="001B7E82">
      <w:pPr>
        <w:rPr>
          <w:ins w:id="219" w:author="Greg Landry" w:date="2018-06-04T16:42:00Z"/>
        </w:rPr>
      </w:pPr>
      <w:del w:id="220" w:author="Greg Landry" w:date="2018-06-04T16:44:00Z">
        <w:r w:rsidDel="001A2FBC">
          <w:delText xml:space="preserve">Then </w:delText>
        </w:r>
      </w:del>
      <w:ins w:id="221" w:author="Greg Landry" w:date="2018-06-04T16:44:00Z">
        <w:r w:rsidR="001A2FBC">
          <w:t xml:space="preserve">Second, </w:t>
        </w:r>
      </w:ins>
      <w:r>
        <w:t xml:space="preserve">in your GATT Attribute Write Callback you </w:t>
      </w:r>
      <w:del w:id="222" w:author="Greg Landry" w:date="2018-06-04T16:42:00Z">
        <w:r w:rsidDel="00F937A4">
          <w:delText xml:space="preserve">will </w:delText>
        </w:r>
      </w:del>
      <w:r>
        <w:t xml:space="preserve">need to save the </w:t>
      </w:r>
      <w:ins w:id="223" w:author="Greg Landry" w:date="2018-06-04T16:42:00Z">
        <w:r w:rsidR="00F937A4">
          <w:t xml:space="preserve">CCCD </w:t>
        </w:r>
      </w:ins>
      <w:r>
        <w:t xml:space="preserve">value that was written to you. </w:t>
      </w:r>
    </w:p>
    <w:p w14:paraId="04C56349" w14:textId="0E43B8B2" w:rsidR="001B7E82" w:rsidRDefault="001A2FBC" w:rsidP="001B7E82">
      <w:ins w:id="224" w:author="Greg Landry" w:date="2018-06-04T16:44:00Z">
        <w:r>
          <w:lastRenderedPageBreak/>
          <w:t>W</w:t>
        </w:r>
      </w:ins>
      <w:ins w:id="225" w:author="Greg Landry" w:date="2018-06-04T16:43:00Z">
        <w:r w:rsidR="00F937A4">
          <w:t>hen</w:t>
        </w:r>
      </w:ins>
      <w:del w:id="226" w:author="Greg Landry" w:date="2018-06-04T16:42:00Z">
        <w:r w:rsidR="00AA3D29" w:rsidDel="00F937A4">
          <w:delText xml:space="preserve"> </w:delText>
        </w:r>
      </w:del>
      <w:del w:id="227" w:author="Greg Landry" w:date="2018-06-04T16:43:00Z">
        <w:r w:rsidR="00AA3D29" w:rsidDel="00F937A4">
          <w:delText>If a one is written to the CCCD from then on, when</w:delText>
        </w:r>
      </w:del>
      <w:r w:rsidR="00AA3D29">
        <w:t xml:space="preserve"> a value </w:t>
      </w:r>
      <w:ins w:id="228" w:author="Greg Landry" w:date="2018-06-04T16:43:00Z">
        <w:r w:rsidR="00F937A4">
          <w:t xml:space="preserve">that has Notify and/or Indicate enabled </w:t>
        </w:r>
      </w:ins>
      <w:r w:rsidR="00AA3D29">
        <w:t xml:space="preserve">changes in your system, you </w:t>
      </w:r>
      <w:del w:id="229" w:author="Greg Landry" w:date="2018-06-04T16:42:00Z">
        <w:r w:rsidR="00AA3D29" w:rsidDel="00F937A4">
          <w:delText xml:space="preserve">will </w:delText>
        </w:r>
      </w:del>
      <w:ins w:id="230" w:author="Greg Landry" w:date="2018-06-04T16:42:00Z">
        <w:r w:rsidR="00F937A4">
          <w:t>must</w:t>
        </w:r>
      </w:ins>
      <w:del w:id="231" w:author="Greg Landry" w:date="2018-06-04T16:42:00Z">
        <w:r w:rsidR="00AA3D29" w:rsidDel="00F937A4">
          <w:delText>be able to</w:delText>
        </w:r>
      </w:del>
      <w:r w:rsidR="00AA3D29">
        <w:t xml:space="preserve"> send out a new value</w:t>
      </w:r>
      <w:ins w:id="232" w:author="Greg Landry" w:date="2018-06-04T16:43:00Z">
        <w:r w:rsidR="00F937A4">
          <w:t xml:space="preserve"> using the appropriate API</w:t>
        </w:r>
      </w:ins>
      <w:r w:rsidR="00AA3D29">
        <w:t>.</w:t>
      </w:r>
    </w:p>
    <w:p w14:paraId="21DA6C01" w14:textId="43F7ABDE" w:rsidR="00AE30D4" w:rsidRDefault="00AE30D4" w:rsidP="00091267">
      <w:pPr>
        <w:pStyle w:val="Heading1"/>
      </w:pPr>
      <w:bookmarkStart w:id="233" w:name="_Toc515894343"/>
      <w:r>
        <w:t>Other Characteristic Descriptors</w:t>
      </w:r>
      <w:bookmarkEnd w:id="233"/>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AA3D29">
      <w:r w:rsidRPr="00503001">
        <w:rPr>
          <w:noProof/>
        </w:rPr>
        <w:drawing>
          <wp:inline distT="0" distB="0" distL="0" distR="0" wp14:anchorId="4688F713" wp14:editId="79F2D875">
            <wp:extent cx="5943600" cy="5575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75300"/>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ins w:id="234" w:author="Greg Landry" w:date="2018-06-04T16:46:00Z">
        <w:r w:rsidR="001170BE">
          <w:t>:</w:t>
        </w:r>
      </w:ins>
    </w:p>
    <w:p w14:paraId="405FCF67" w14:textId="1B2DF2EF" w:rsidR="008D6453" w:rsidRDefault="008D6453" w:rsidP="008D6453">
      <w:pPr>
        <w:pStyle w:val="ListParagraph"/>
        <w:numPr>
          <w:ilvl w:val="0"/>
          <w:numId w:val="9"/>
        </w:numPr>
      </w:pPr>
      <w:commentRangeStart w:id="235"/>
      <w:commentRangeStart w:id="236"/>
      <w:r>
        <w:lastRenderedPageBreak/>
        <w:t>CHAR_DESCRIPTOR_UUID16</w:t>
      </w:r>
    </w:p>
    <w:p w14:paraId="4A879742" w14:textId="4EC29DD6" w:rsidR="00BF5462" w:rsidRDefault="00BF5462" w:rsidP="008D6453">
      <w:pPr>
        <w:pStyle w:val="ListParagraph"/>
        <w:numPr>
          <w:ilvl w:val="1"/>
          <w:numId w:val="9"/>
        </w:numPr>
      </w:pPr>
      <w:r>
        <w:t>handle</w:t>
      </w:r>
    </w:p>
    <w:p w14:paraId="7D4C200A" w14:textId="056CF781" w:rsidR="008D6453" w:rsidRDefault="008D6453" w:rsidP="008D6453">
      <w:pPr>
        <w:pStyle w:val="ListParagraph"/>
        <w:numPr>
          <w:ilvl w:val="1"/>
          <w:numId w:val="9"/>
        </w:numPr>
      </w:pPr>
      <w:r w:rsidRPr="008D6453">
        <w:t>UUID_DESCRIPTOR_CHARACTERISTIC_USER_DESCRIPTION</w:t>
      </w:r>
    </w:p>
    <w:p w14:paraId="4CCD8CA5" w14:textId="05F11772" w:rsidR="00BF5462" w:rsidRDefault="00BF5462" w:rsidP="008D6453">
      <w:pPr>
        <w:pStyle w:val="ListParagraph"/>
        <w:numPr>
          <w:ilvl w:val="1"/>
          <w:numId w:val="9"/>
        </w:numPr>
      </w:pPr>
      <w:r w:rsidRPr="00BF5462">
        <w:t>LEGATTDB_PERM_READABLE</w:t>
      </w:r>
      <w:commentRangeEnd w:id="235"/>
      <w:r w:rsidR="00E97878">
        <w:rPr>
          <w:rStyle w:val="CommentReference"/>
        </w:rPr>
        <w:commentReference w:id="235"/>
      </w:r>
      <w:commentRangeEnd w:id="236"/>
      <w:r w:rsidR="001C52FE">
        <w:rPr>
          <w:rStyle w:val="CommentReference"/>
        </w:rPr>
        <w:commentReference w:id="236"/>
      </w:r>
    </w:p>
    <w:p w14:paraId="46F71F9E" w14:textId="3CA08067" w:rsidR="00503001" w:rsidRDefault="00503001" w:rsidP="00503001">
      <w:r>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7870"/>
                    </a:xfrm>
                    <a:prstGeom prst="rect">
                      <a:avLst/>
                    </a:prstGeom>
                  </pic:spPr>
                </pic:pic>
              </a:graphicData>
            </a:graphic>
          </wp:inline>
        </w:drawing>
      </w:r>
    </w:p>
    <w:p w14:paraId="5A3E6630" w14:textId="3DB2A4D6" w:rsidR="00AE30D4" w:rsidRDefault="00AE30D4" w:rsidP="00091267">
      <w:pPr>
        <w:pStyle w:val="Heading1"/>
        <w:pPrChange w:id="237" w:author="Greg Landry" w:date="2018-06-04T17:05:00Z">
          <w:pPr>
            <w:pStyle w:val="Heading1"/>
            <w:numPr>
              <w:numId w:val="4"/>
            </w:numPr>
            <w:ind w:left="0" w:firstLine="360"/>
          </w:pPr>
        </w:pPrChange>
      </w:pPr>
      <w:bookmarkStart w:id="238" w:name="_Toc515894344"/>
      <w:r>
        <w:t>Security</w:t>
      </w:r>
      <w:bookmarkEnd w:id="238"/>
    </w:p>
    <w:p w14:paraId="63BB8501" w14:textId="4C7D3358" w:rsidR="00502CCD" w:rsidRDefault="00C75704" w:rsidP="00BA4424">
      <w:r>
        <w:t>To</w:t>
      </w:r>
      <w:r w:rsidR="004F0A78">
        <w:t xml:space="preserve"> securely communicate</w:t>
      </w:r>
      <w:r w:rsidR="00BA4424">
        <w:t xml:space="preserve"> between two </w:t>
      </w:r>
      <w:r w:rsidR="00C4521F">
        <w:t>devices,</w:t>
      </w:r>
      <w:r w:rsidR="00BA4424">
        <w:t xml:space="preserve"> you want to</w:t>
      </w:r>
      <w:ins w:id="239" w:author="Greg Landry" w:date="2018-06-04T16:50:00Z">
        <w:r w:rsidR="0030373A">
          <w:t>:</w:t>
        </w:r>
      </w:ins>
      <w:r w:rsidR="00BA4424">
        <w:t xml:space="preserve"> </w:t>
      </w:r>
      <w:ins w:id="240" w:author="Greg Landry" w:date="2018-06-04T16:50:00Z">
        <w:r w:rsidR="0030373A">
          <w:t xml:space="preserve">(1) </w:t>
        </w:r>
      </w:ins>
      <w:r w:rsidR="005335C7" w:rsidRPr="00D832A5">
        <w:rPr>
          <w:u w:val="single"/>
        </w:rPr>
        <w:t>Authenticate</w:t>
      </w:r>
      <w:r w:rsidR="005335C7">
        <w:t xml:space="preserve"> </w:t>
      </w:r>
      <w:r w:rsidR="00BA4424">
        <w:t>that both sides know who they are talking to</w:t>
      </w:r>
      <w:ins w:id="241" w:author="Greg Landry" w:date="2018-06-04T16:50:00Z">
        <w:r w:rsidR="0030373A">
          <w:t>; (2)</w:t>
        </w:r>
      </w:ins>
      <w:del w:id="242" w:author="Greg Landry" w:date="2018-06-04T16:50:00Z">
        <w:r w:rsidR="00BA4424" w:rsidDel="0030373A">
          <w:delText>,</w:delText>
        </w:r>
      </w:del>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ins w:id="243" w:author="Greg Landry" w:date="2018-06-04T16:50:00Z">
        <w:r w:rsidR="0030373A">
          <w:t xml:space="preserve">(3) </w:t>
        </w:r>
      </w:ins>
      <w:r w:rsidR="00BA4424" w:rsidRPr="005569C3">
        <w:rPr>
          <w:u w:val="single"/>
        </w:rPr>
        <w:t>Encrypt</w:t>
      </w:r>
      <w:r w:rsidR="00BA4424">
        <w:t xml:space="preserve"> all </w:t>
      </w:r>
      <w:r>
        <w:t>message</w:t>
      </w:r>
      <w:r w:rsidR="00BA4424">
        <w:t xml:space="preserve"> </w:t>
      </w:r>
      <w:r>
        <w:t>that are transmitted</w:t>
      </w:r>
      <w:ins w:id="244" w:author="Greg Landry" w:date="2018-06-04T16:50:00Z">
        <w:r w:rsidR="0030373A">
          <w:t>; (4)</w:t>
        </w:r>
      </w:ins>
      <w:del w:id="245" w:author="Greg Landry" w:date="2018-06-04T16:50:00Z">
        <w:r w:rsidR="00D832A5" w:rsidDel="0030373A">
          <w:delText>,</w:delText>
        </w:r>
      </w:del>
      <w:r w:rsidR="00D832A5">
        <w:t xml:space="preserve"> verify the </w:t>
      </w:r>
      <w:r w:rsidR="00D832A5" w:rsidRPr="00D832A5">
        <w:rPr>
          <w:u w:val="single"/>
        </w:rPr>
        <w:t>Integrity</w:t>
      </w:r>
      <w:r w:rsidR="00D832A5">
        <w:t xml:space="preserve"> of those messages</w:t>
      </w:r>
      <w:ins w:id="246" w:author="Greg Landry" w:date="2018-06-04T16:51:00Z">
        <w:r w:rsidR="0030373A">
          <w:t>;</w:t>
        </w:r>
      </w:ins>
      <w:r w:rsidR="00BA4424">
        <w:t xml:space="preserve"> and </w:t>
      </w:r>
      <w:ins w:id="247" w:author="Greg Landry" w:date="2018-06-04T16:51:00Z">
        <w:r w:rsidR="0030373A">
          <w:t xml:space="preserve">(5) </w:t>
        </w:r>
      </w:ins>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2702D7DA" w:rsidR="00EB2DFA" w:rsidRDefault="00EB2DFA" w:rsidP="00EB2DFA">
      <w:r>
        <w:t xml:space="preserve">There is a bunch of math that goes into </w:t>
      </w:r>
      <w:r w:rsidR="00C75704">
        <w:t>AES-128</w:t>
      </w:r>
      <w:del w:id="248" w:author="Greg Landry" w:date="2018-06-04T16:51:00Z">
        <w:r w:rsidR="00375335" w:rsidDel="0030373A">
          <w:delText xml:space="preserve"> function</w:delText>
        </w:r>
      </w:del>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091267">
      <w:pPr>
        <w:pStyle w:val="Heading2"/>
      </w:pPr>
      <w:bookmarkStart w:id="249" w:name="_Toc515894345"/>
      <w:r>
        <w:lastRenderedPageBreak/>
        <w:t>Pairing</w:t>
      </w:r>
      <w:bookmarkEnd w:id="249"/>
    </w:p>
    <w:p w14:paraId="136FBA29" w14:textId="4BE12BCB"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 xml:space="preserve">Which gives the eavesdropper a </w:t>
      </w:r>
      <w:ins w:id="250" w:author="Greg Landry" w:date="2018-06-04T16:52:00Z">
        <w:r w:rsidR="00C749F5">
          <w:t>one</w:t>
        </w:r>
      </w:ins>
      <w:del w:id="251" w:author="Greg Landry" w:date="2018-06-04T16:52:00Z">
        <w:r w:rsidR="0010753A" w:rsidDel="00C749F5">
          <w:delText>1</w:delText>
        </w:r>
      </w:del>
      <w:r w:rsidR="0010753A">
        <w:t xml:space="preserve"> in a million change at guessing your </w:t>
      </w:r>
      <w:del w:id="252" w:author="Greg Landry" w:date="2018-06-04T16:52:00Z">
        <w:r w:rsidR="0010753A" w:rsidDel="00C749F5">
          <w:delText>Pin</w:delText>
        </w:r>
      </w:del>
      <w:ins w:id="253" w:author="Greg Landry" w:date="2018-06-04T16:52:00Z">
        <w:r w:rsidR="00C749F5">
          <w:t>PIN</w:t>
        </w:r>
      </w:ins>
      <w:r w:rsidR="0010753A">
        <w:t>.</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737BC923"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w:t>
      </w:r>
      <w:del w:id="254" w:author="Greg Landry" w:date="2018-06-04T16:52:00Z">
        <w:r w:rsidDel="00C749F5">
          <w:delText xml:space="preserve">are </w:delText>
        </w:r>
      </w:del>
      <w:ins w:id="255" w:author="Greg Landry" w:date="2018-06-04T16:52:00Z">
        <w:r w:rsidR="00C749F5">
          <w:t xml:space="preserve">is </w:t>
        </w:r>
      </w:ins>
      <w:r>
        <w:t xml:space="preserve">exchanged </w:t>
      </w:r>
      <w:ins w:id="256" w:author="Greg Landry" w:date="2018-06-04T16:52:00Z">
        <w:r w:rsidR="00C749F5">
          <w:t xml:space="preserve">it </w:t>
        </w:r>
      </w:ins>
      <w:r>
        <w:t>becomes secure.  If you don’t over</w:t>
      </w:r>
      <w:del w:id="257" w:author="Greg Landry" w:date="2018-06-04T16:52:00Z">
        <w:r w:rsidDel="00C749F5">
          <w:delText xml:space="preserve"> </w:delText>
        </w:r>
      </w:del>
      <w:r>
        <w:t>hear the Shared Secret exchange</w:t>
      </w:r>
      <w:ins w:id="258" w:author="Greg Landry" w:date="2018-06-04T16:52:00Z">
        <w:r w:rsidR="00C749F5">
          <w:t>,</w:t>
        </w:r>
      </w:ins>
      <w:r>
        <w:t xml:space="preserve"> then you don’t have the Shared Secret.</w:t>
      </w:r>
    </w:p>
    <w:p w14:paraId="75747540" w14:textId="127597F4" w:rsidR="00C63A9E" w:rsidRDefault="00C63A9E" w:rsidP="00C63A9E">
      <w:r>
        <w:t xml:space="preserve">Method 2 is called “Out of Band”.  Both sides of the connection need to be able to share the PIN via some other connection that is not Bluetooth </w:t>
      </w:r>
      <w:del w:id="259" w:author="Greg Landry" w:date="2018-06-04T16:52:00Z">
        <w:r w:rsidDel="00EC5A68">
          <w:delText>e.g.</w:delText>
        </w:r>
      </w:del>
      <w:ins w:id="260" w:author="Greg Landry" w:date="2018-06-04T16:52:00Z">
        <w:r w:rsidR="00EC5A68">
          <w:t>such as</w:t>
        </w:r>
      </w:ins>
      <w:r>
        <w:t xml:space="preserve"> NFC.</w:t>
      </w:r>
    </w:p>
    <w:p w14:paraId="13022F36" w14:textId="27FDCE89"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w:t>
      </w:r>
      <w:ins w:id="261" w:author="Greg Landry" w:date="2018-06-04T16:53:00Z">
        <w:r w:rsidR="00EC5A68">
          <w:t xml:space="preserve"> </w:t>
        </w:r>
      </w:ins>
      <w:del w:id="262" w:author="Greg Landry" w:date="2018-06-04T16:53:00Z">
        <w:r w:rsidR="00E71741" w:rsidDel="00EC5A68">
          <w:delText xml:space="preserve">, </w:delText>
        </w:r>
      </w:del>
      <w:r w:rsidR="00E71741">
        <w:t xml:space="preserve">or confirm </w:t>
      </w:r>
      <w:del w:id="263" w:author="Greg Landry" w:date="2018-06-04T16:53:00Z">
        <w:r w:rsidR="00E71741" w:rsidDel="00EC5A68">
          <w:delText xml:space="preserve">that </w:delText>
        </w:r>
      </w:del>
      <w:r w:rsidR="00E71741">
        <w:t>the number on the display</w:t>
      </w:r>
      <w:ins w:id="264" w:author="Greg Landry" w:date="2018-06-04T16:53:00Z">
        <w:r w:rsidR="00EC5A68">
          <w:t xml:space="preserve"> is the expected value</w:t>
        </w:r>
      </w:ins>
      <w:r w:rsidR="00E71741">
        <w:t>.</w:t>
      </w:r>
    </w:p>
    <w:p w14:paraId="78C99314" w14:textId="210CC4F0"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w:t>
      </w:r>
      <w:del w:id="265" w:author="Greg Landry" w:date="2018-06-04T16:53:00Z">
        <w:r w:rsidR="000E79A3" w:rsidDel="000B3129">
          <w:delText xml:space="preserve">The </w:delText>
        </w:r>
      </w:del>
      <w:r w:rsidR="000E79A3">
        <w:t>Device 2 responds with the same information.</w:t>
      </w:r>
    </w:p>
    <w:p w14:paraId="079326FB" w14:textId="53376911" w:rsidR="00490128" w:rsidRDefault="000E79A3" w:rsidP="00F5353E">
      <w:r>
        <w:t>Now one side of the connection can d</w:t>
      </w:r>
      <w:r w:rsidR="00EB2856">
        <w:t xml:space="preserve">isplay the </w:t>
      </w:r>
      <w:del w:id="266" w:author="Greg Landry" w:date="2018-06-04T16:53:00Z">
        <w:r w:rsidR="00EB2856" w:rsidDel="000B3129">
          <w:delText>pin</w:delText>
        </w:r>
      </w:del>
      <w:ins w:id="267" w:author="Greg Landry" w:date="2018-06-04T16:53:00Z">
        <w:r w:rsidR="000B3129">
          <w:t>PIN</w:t>
        </w:r>
      </w:ins>
      <w:r w:rsidR="00EB2856">
        <w:t>, and the other side can type it in.  Then the encryption and key exchange process can happen.</w:t>
      </w:r>
    </w:p>
    <w:p w14:paraId="7A325E07" w14:textId="46291023" w:rsidR="00A7401B" w:rsidRDefault="00A7401B" w:rsidP="00091267">
      <w:pPr>
        <w:pStyle w:val="Heading2"/>
      </w:pPr>
      <w:bookmarkStart w:id="268" w:name="_Toc515894346"/>
      <w:r>
        <w:t>Bonding</w:t>
      </w:r>
      <w:bookmarkEnd w:id="268"/>
    </w:p>
    <w:p w14:paraId="76B6938C" w14:textId="19BAB029" w:rsidR="00521B35" w:rsidRPr="00521B35" w:rsidRDefault="00521B35" w:rsidP="00521B35">
      <w:r>
        <w:t xml:space="preserve">The whole process of Pairing is a bit painful and time consuming.  Certainly, you don’t want to have to repeat it </w:t>
      </w:r>
      <w:del w:id="269" w:author="Greg Landry" w:date="2018-06-04T16:54:00Z">
        <w:r w:rsidDel="0005592F">
          <w:delText>over and over again</w:delText>
        </w:r>
      </w:del>
      <w:ins w:id="270" w:author="Greg Landry" w:date="2018-06-04T16:54:00Z">
        <w:r w:rsidR="0005592F">
          <w:t>every time two devices connect</w:t>
        </w:r>
      </w:ins>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091267">
      <w:pPr>
        <w:pStyle w:val="Heading2"/>
      </w:pPr>
      <w:bookmarkStart w:id="271" w:name="_Toc515894347"/>
      <w:r>
        <w:lastRenderedPageBreak/>
        <w:t xml:space="preserve">Pairing </w:t>
      </w:r>
      <w:r w:rsidR="0081557A">
        <w:t>&amp;</w:t>
      </w:r>
      <w:r>
        <w:t xml:space="preserve"> Bonding Process Summary</w:t>
      </w:r>
      <w:bookmarkEnd w:id="271"/>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091267">
      <w:pPr>
        <w:pStyle w:val="Heading2"/>
      </w:pPr>
      <w:bookmarkStart w:id="272" w:name="_Toc515894348"/>
      <w:r>
        <w:t>Authentication,</w:t>
      </w:r>
      <w:r w:rsidR="00AE30D4">
        <w:t xml:space="preserve"> Authorization</w:t>
      </w:r>
      <w:r>
        <w:t xml:space="preserve"> and the GATT DB</w:t>
      </w:r>
      <w:bookmarkEnd w:id="272"/>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091267">
      <w:pPr>
        <w:pStyle w:val="Heading2"/>
      </w:pPr>
      <w:bookmarkStart w:id="273" w:name="_Toc515894349"/>
      <w:r>
        <w:t>Privacy</w:t>
      </w:r>
      <w:bookmarkEnd w:id="273"/>
    </w:p>
    <w:p w14:paraId="37E28955" w14:textId="69D3E3FA" w:rsidR="00F5353E" w:rsidRDefault="00F5353E" w:rsidP="00F5353E">
      <w:commentRangeStart w:id="274"/>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commentRangeEnd w:id="274"/>
      <w:r w:rsidR="00883C37">
        <w:rPr>
          <w:rStyle w:val="CommentReference"/>
        </w:rPr>
        <w:commentReference w:id="274"/>
      </w:r>
    </w:p>
    <w:p w14:paraId="6415A1C1" w14:textId="30B4E811" w:rsidR="00BD5552" w:rsidRDefault="002219B7" w:rsidP="00091267">
      <w:pPr>
        <w:pStyle w:val="Heading1"/>
      </w:pPr>
      <w:bookmarkStart w:id="275" w:name="_Toc515894350"/>
      <w:r>
        <w:t xml:space="preserve">WICED Configuration: </w:t>
      </w:r>
      <w:r w:rsidR="00FE60C0">
        <w:t>w</w:t>
      </w:r>
      <w:r w:rsidR="00BD5552">
        <w:t>iced_bt_cfg.c</w:t>
      </w:r>
      <w:bookmarkEnd w:id="275"/>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51D84401" w:rsidR="00FE60C0" w:rsidRDefault="00FE60C0" w:rsidP="00883C37">
      <w:pPr>
        <w:keepNext/>
        <w:pPrChange w:id="276" w:author="Greg Landry" w:date="2018-06-04T16:58:00Z">
          <w:pPr/>
        </w:pPrChange>
      </w:pPr>
      <w:r>
        <w:lastRenderedPageBreak/>
        <w:t>The structure definition is</w:t>
      </w:r>
      <w:ins w:id="277" w:author="Greg Landry" w:date="2018-06-04T16:57:00Z">
        <w:r w:rsidR="000A70C4">
          <w:t xml:space="preserve"> shown below. Note that many of the entries are themselves structures with multiple entries of their own.</w:t>
        </w:r>
      </w:ins>
      <w:del w:id="278" w:author="Greg Landry" w:date="2018-06-04T16:57:00Z">
        <w:r w:rsidDel="000A70C4">
          <w:delText>:</w:delText>
        </w:r>
      </w:del>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r w:rsidR="00883C37">
        <w:rPr>
          <w:rStyle w:val="CommentReference"/>
        </w:rPr>
        <w:commentReference w:id="279"/>
      </w:r>
    </w:p>
    <w:p w14:paraId="310293C0" w14:textId="603A09F7" w:rsidR="00020A10" w:rsidRDefault="002219B7" w:rsidP="00091267">
      <w:pPr>
        <w:pStyle w:val="Heading1"/>
      </w:pPr>
      <w:bookmarkStart w:id="280" w:name="_Toc515894351"/>
      <w:r>
        <w:t xml:space="preserve">WICED Configuration: </w:t>
      </w:r>
      <w:r w:rsidR="00020A10">
        <w:t>Buffer Pools</w:t>
      </w:r>
      <w:bookmarkEnd w:id="280"/>
    </w:p>
    <w:p w14:paraId="2A39736F" w14:textId="2686C435" w:rsidR="00207553" w:rsidRPr="00207553" w:rsidRDefault="00207553" w:rsidP="00207553">
      <w:commentRangeStart w:id="281"/>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commentRangeEnd w:id="281"/>
      <w:r w:rsidR="00883C37">
        <w:rPr>
          <w:rStyle w:val="CommentReference"/>
        </w:rPr>
        <w:commentReference w:id="281"/>
      </w:r>
    </w:p>
    <w:p w14:paraId="1DC3AA8A" w14:textId="1C643D3D" w:rsidR="00B558E7" w:rsidRDefault="00C7738E" w:rsidP="00091267">
      <w:pPr>
        <w:pStyle w:val="Heading1"/>
      </w:pPr>
      <w:bookmarkStart w:id="282" w:name="_Toc515894352"/>
      <w:r>
        <w:t>Advertising packet</w:t>
      </w:r>
      <w:bookmarkEnd w:id="282"/>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ins w:id="283" w:author="Greg Landry" w:date="2018-06-04T17:00:00Z">
        <w:r w:rsidR="00A144E3">
          <w:t>.</w:t>
        </w:r>
      </w:ins>
    </w:p>
    <w:p w14:paraId="48672BFA" w14:textId="00F801F6" w:rsidR="00CF7D30" w:rsidRPr="00CF7D30" w:rsidRDefault="00CF7D30" w:rsidP="00CF7D30">
      <w:pPr>
        <w:pStyle w:val="ListParagraph"/>
        <w:numPr>
          <w:ilvl w:val="0"/>
          <w:numId w:val="9"/>
        </w:numPr>
      </w:pPr>
      <w:r>
        <w:t>Sending out data (</w:t>
      </w:r>
      <w:ins w:id="284" w:author="Greg Landry" w:date="2018-06-04T17:00:00Z">
        <w:r w:rsidR="00A144E3">
          <w:t xml:space="preserve">e.g. </w:t>
        </w:r>
      </w:ins>
      <w:r>
        <w:t>beacon data)</w:t>
      </w:r>
      <w:ins w:id="285" w:author="Greg Landry" w:date="2018-06-04T17:00:00Z">
        <w:r w:rsidR="00A144E3">
          <w:t>.</w:t>
        </w:r>
      </w:ins>
    </w:p>
    <w:p w14:paraId="76790FB8" w14:textId="0383F6BC" w:rsidR="00AE30D4" w:rsidRDefault="00AE30D4" w:rsidP="00091267">
      <w:pPr>
        <w:pStyle w:val="Heading2"/>
      </w:pPr>
      <w:bookmarkStart w:id="286" w:name="_Ref515850437"/>
      <w:bookmarkStart w:id="287" w:name="_Toc515894353"/>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286"/>
      <w:bookmarkEnd w:id="287"/>
    </w:p>
    <w:p w14:paraId="1B1E034F" w14:textId="4EB872A8"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lastRenderedPageBreak/>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5">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76E75E1E" w:rsidR="001D1BD6" w:rsidRDefault="00745815" w:rsidP="00745815">
      <w:r>
        <w:t>When a Central wants to connect to a Peripheral, how does it know what Peripheral to talk to?</w:t>
      </w:r>
      <w:r w:rsidR="001D1BD6">
        <w:t xml:space="preserve">  There are two answers to that question</w:t>
      </w:r>
      <w:del w:id="288" w:author="Greg Landry" w:date="2018-06-04T17:00:00Z">
        <w:r w:rsidR="001D1BD6" w:rsidDel="00A144E3">
          <w:delText>s</w:delText>
        </w:r>
      </w:del>
      <w:r w:rsidR="001D1BD6">
        <w:t>.</w:t>
      </w:r>
    </w:p>
    <w:p w14:paraId="0931C4EB" w14:textId="77777777" w:rsidR="00C91CFC" w:rsidDel="00C91CFC" w:rsidRDefault="001D1BD6" w:rsidP="00C91CFC">
      <w:pPr>
        <w:rPr>
          <w:del w:id="289" w:author="Greg Landry" w:date="2018-06-04T17:01:00Z"/>
          <w:moveTo w:id="290" w:author="Greg Landry" w:date="2018-06-04T17:01:00Z"/>
        </w:rPr>
      </w:pPr>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ins w:id="291" w:author="Greg Landry" w:date="2018-06-04T17:00:00Z">
        <w:r w:rsidR="00C91CFC">
          <w:t xml:space="preserve"> </w:t>
        </w:r>
      </w:ins>
      <w:moveToRangeStart w:id="292" w:author="Greg Landry" w:date="2018-06-04T17:01:00Z" w:name="move515894988"/>
      <w:moveTo w:id="293" w:author="Greg Landry" w:date="2018-06-04T17:01:00Z">
        <w:r w:rsidR="00C91CFC">
          <w:t>to the advertising packet along with the UUID of the Service</w:t>
        </w:r>
        <w:del w:id="294" w:author="Greg Landry" w:date="2018-06-04T17:01:00Z">
          <w:r w:rsidR="00C91CFC" w:rsidDel="00C91CFC">
            <w:delText>.</w:delText>
          </w:r>
        </w:del>
      </w:moveTo>
    </w:p>
    <w:moveToRangeEnd w:id="292"/>
    <w:p w14:paraId="1B21B347" w14:textId="449015B0" w:rsidR="001D1BD6" w:rsidRDefault="004C7255" w:rsidP="00745815">
      <w:r>
        <w:t>:</w:t>
      </w:r>
    </w:p>
    <w:p w14:paraId="7F2EDDA8" w14:textId="602426A6" w:rsidR="004C7255" w:rsidRDefault="004C7255" w:rsidP="00745815">
      <w:r w:rsidRPr="004C7255">
        <w:rPr>
          <w:noProof/>
        </w:rPr>
        <w:drawing>
          <wp:inline distT="0" distB="0" distL="0" distR="0" wp14:anchorId="65EB9C5F" wp14:editId="26287D89">
            <wp:extent cx="5943600" cy="556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6895"/>
                    </a:xfrm>
                    <a:prstGeom prst="rect">
                      <a:avLst/>
                    </a:prstGeom>
                  </pic:spPr>
                </pic:pic>
              </a:graphicData>
            </a:graphic>
          </wp:inline>
        </w:drawing>
      </w:r>
    </w:p>
    <w:p w14:paraId="3D64D8FF" w14:textId="70BF88B5" w:rsidR="004C7255" w:rsidDel="00C91CFC" w:rsidRDefault="004C7255" w:rsidP="00745815">
      <w:pPr>
        <w:rPr>
          <w:moveFrom w:id="295" w:author="Greg Landry" w:date="2018-06-04T17:01:00Z"/>
        </w:rPr>
      </w:pPr>
      <w:moveFromRangeStart w:id="296" w:author="Greg Landry" w:date="2018-06-04T17:01:00Z" w:name="move515894988"/>
      <w:moveFrom w:id="297" w:author="Greg Landry" w:date="2018-06-04T17:01:00Z">
        <w:r w:rsidDel="00C91CFC">
          <w:t xml:space="preserve">to the advertising packet along with the UUID of the </w:t>
        </w:r>
        <w:r w:rsidR="00BA3E66" w:rsidDel="00C91CFC">
          <w:t>S</w:t>
        </w:r>
        <w:r w:rsidDel="00C91CFC">
          <w:t>ervice.</w:t>
        </w:r>
      </w:moveFrom>
    </w:p>
    <w:moveFromRangeEnd w:id="296"/>
    <w:p w14:paraId="69FE2E11" w14:textId="0D69C839" w:rsidR="004C7255" w:rsidRDefault="004C7255" w:rsidP="00745815">
      <w:r>
        <w:t>The other scheme that is commonly used is to advertise “Manufacturer</w:t>
      </w:r>
      <w:ins w:id="298" w:author="Greg Landry" w:date="2018-06-04T17:01:00Z">
        <w:r w:rsidR="00C91CFC">
          <w:t>'</w:t>
        </w:r>
      </w:ins>
      <w:r>
        <w:t>s Specific Data”.  This data has two parts</w:t>
      </w:r>
      <w:ins w:id="299" w:author="Greg Landry" w:date="2018-06-04T17:01:00Z">
        <w:r w:rsidR="00C91CFC">
          <w:t>:</w:t>
        </w:r>
      </w:ins>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ins w:id="300" w:author="Greg Landry" w:date="2018-06-04T17:01:00Z">
        <w:r w:rsidR="00C91CFC">
          <w:t>.</w:t>
        </w:r>
      </w:ins>
    </w:p>
    <w:p w14:paraId="0C42E248" w14:textId="777A032A" w:rsidR="004C7255" w:rsidRDefault="004C7255" w:rsidP="004C7255">
      <w:pPr>
        <w:pStyle w:val="ListParagraph"/>
        <w:numPr>
          <w:ilvl w:val="0"/>
          <w:numId w:val="10"/>
        </w:numPr>
      </w:pPr>
      <w:r>
        <w:t xml:space="preserve">The actual data which is typically a </w:t>
      </w:r>
      <w:del w:id="301" w:author="Greg Landry" w:date="2018-06-04T17:02:00Z">
        <w:r w:rsidDel="00C91CFC">
          <w:delText xml:space="preserve">unique </w:delText>
        </w:r>
      </w:del>
      <w:ins w:id="302" w:author="Greg Landry" w:date="2018-06-04T17:02:00Z">
        <w:r w:rsidR="00C91CFC">
          <w:t>P</w:t>
        </w:r>
      </w:ins>
      <w:del w:id="303" w:author="Greg Landry" w:date="2018-06-04T17:02:00Z">
        <w:r w:rsidDel="00C91CFC">
          <w:delText>p</w:delText>
        </w:r>
      </w:del>
      <w:r>
        <w:t>roduct ID</w:t>
      </w:r>
      <w:ins w:id="304" w:author="Greg Landry" w:date="2018-06-04T17:02:00Z">
        <w:r w:rsidR="00C91CFC">
          <w:t xml:space="preserve"> that is unique for each product that the company makes</w:t>
        </w:r>
      </w:ins>
      <w:ins w:id="305" w:author="Greg Landry" w:date="2018-06-04T17:01:00Z">
        <w:r w:rsidR="00C91CFC">
          <w:t>.</w:t>
        </w:r>
      </w:ins>
    </w:p>
    <w:p w14:paraId="32EF861D" w14:textId="16A7B250" w:rsidR="004C7255" w:rsidRPr="00745815" w:rsidRDefault="00BA3E66" w:rsidP="00745815">
      <w:r>
        <w:t xml:space="preserve">The way that this works is that you would write a Central application that </w:t>
      </w:r>
      <w:del w:id="306" w:author="Greg Landry" w:date="2018-06-04T17:02:00Z">
        <w:r w:rsidDel="00C91CFC">
          <w:delText>would have</w:delText>
        </w:r>
      </w:del>
      <w:ins w:id="307" w:author="Greg Landry" w:date="2018-06-04T17:02:00Z">
        <w:r w:rsidR="00C91CFC">
          <w:t>has</w:t>
        </w:r>
      </w:ins>
      <w:r>
        <w:t xml:space="preserve"> a table of known Peripheral Product IDs that it </w:t>
      </w:r>
      <w:del w:id="308" w:author="Greg Landry" w:date="2018-06-04T17:01:00Z">
        <w:r w:rsidDel="00C91CFC">
          <w:delText xml:space="preserve">knew </w:delText>
        </w:r>
      </w:del>
      <w:ins w:id="309" w:author="Greg Landry" w:date="2018-06-04T17:01:00Z">
        <w:r w:rsidR="00C91CFC">
          <w:t xml:space="preserve">knows </w:t>
        </w:r>
      </w:ins>
      <w:r>
        <w:t xml:space="preserve">how to talk to.  Then the Peripherals would advertise their </w:t>
      </w:r>
      <w:ins w:id="310" w:author="Greg Landry" w:date="2018-06-04T17:01:00Z">
        <w:r w:rsidR="00C91CFC">
          <w:t xml:space="preserve">Manufacturer code </w:t>
        </w:r>
      </w:ins>
      <w:ins w:id="311" w:author="Greg Landry" w:date="2018-06-04T17:02:00Z">
        <w:r w:rsidR="00C91CFC">
          <w:t xml:space="preserve">and </w:t>
        </w:r>
      </w:ins>
      <w:del w:id="312" w:author="Greg Landry" w:date="2018-06-04T17:02:00Z">
        <w:r w:rsidDel="00C91CFC">
          <w:delText xml:space="preserve">custom </w:delText>
        </w:r>
      </w:del>
      <w:r>
        <w:t xml:space="preserve">Product ID </w:t>
      </w:r>
      <w:del w:id="313" w:author="Greg Landry" w:date="2018-06-04T17:02:00Z">
        <w:r w:rsidDel="00C91CFC">
          <w:delText xml:space="preserve">and </w:delText>
        </w:r>
      </w:del>
      <w:del w:id="314" w:author="Greg Landry" w:date="2018-06-04T17:01:00Z">
        <w:r w:rsidDel="00C91CFC">
          <w:delText xml:space="preserve">Company code </w:delText>
        </w:r>
      </w:del>
      <w:r>
        <w:t xml:space="preserve">in the Manufacturers Data Field.  When a Central </w:t>
      </w:r>
      <w:del w:id="315" w:author="Greg Landry" w:date="2018-06-04T17:03:00Z">
        <w:r w:rsidDel="00C91CFC">
          <w:delText xml:space="preserve">saw </w:delText>
        </w:r>
      </w:del>
      <w:ins w:id="316" w:author="Greg Landry" w:date="2018-06-04T17:03:00Z">
        <w:r w:rsidR="00C91CFC">
          <w:t xml:space="preserve">sees </w:t>
        </w:r>
      </w:ins>
      <w:r>
        <w:t xml:space="preserve">something that it </w:t>
      </w:r>
      <w:del w:id="317" w:author="Greg Landry" w:date="2018-06-04T17:03:00Z">
        <w:r w:rsidDel="00C91CFC">
          <w:delText xml:space="preserve">knew </w:delText>
        </w:r>
      </w:del>
      <w:ins w:id="318" w:author="Greg Landry" w:date="2018-06-04T17:03:00Z">
        <w:r w:rsidR="00C91CFC">
          <w:t xml:space="preserve">knows </w:t>
        </w:r>
      </w:ins>
      <w:r>
        <w:t>how to talk to</w:t>
      </w:r>
      <w:ins w:id="319" w:author="Greg Landry" w:date="2018-06-04T17:02:00Z">
        <w:r w:rsidR="00C91CFC">
          <w:t>,</w:t>
        </w:r>
      </w:ins>
      <w:r>
        <w:t xml:space="preserve"> it </w:t>
      </w:r>
      <w:del w:id="320" w:author="Greg Landry" w:date="2018-06-04T17:02:00Z">
        <w:r w:rsidDel="00C91CFC">
          <w:delText xml:space="preserve">would </w:delText>
        </w:r>
      </w:del>
      <w:ins w:id="321" w:author="Greg Landry" w:date="2018-06-04T17:02:00Z">
        <w:r w:rsidR="00C91CFC">
          <w:t xml:space="preserve">can </w:t>
        </w:r>
      </w:ins>
      <w:r>
        <w:t>make the connection.</w:t>
      </w:r>
    </w:p>
    <w:p w14:paraId="0CE73806" w14:textId="067DA20F" w:rsidR="00AE30D4" w:rsidRDefault="00AE30D4" w:rsidP="00091267">
      <w:pPr>
        <w:pStyle w:val="Heading2"/>
      </w:pPr>
      <w:bookmarkStart w:id="322" w:name="_Toc515894354"/>
      <w:r>
        <w:t>iBeacon</w:t>
      </w:r>
      <w:bookmarkEnd w:id="322"/>
    </w:p>
    <w:p w14:paraId="2F394952" w14:textId="1E5D3C6E" w:rsidR="00A23994" w:rsidRPr="00A23994" w:rsidRDefault="00A23994" w:rsidP="00A23994">
      <w:commentRangeStart w:id="323"/>
      <w:r>
        <w:t>iBeacon is a</w:t>
      </w:r>
      <w:r w:rsidR="009B3439">
        <w:t>n</w:t>
      </w:r>
      <w:r>
        <w:t xml:space="preserve"> Advertising Packet format defined </w:t>
      </w:r>
      <w:ins w:id="324" w:author="Greg Landry" w:date="2018-06-04T17:03:00Z">
        <w:r w:rsidR="00EE5A0C">
          <w:t>by Apple.</w:t>
        </w:r>
        <w:commentRangeEnd w:id="323"/>
        <w:r w:rsidR="00EE5A0C">
          <w:rPr>
            <w:rStyle w:val="CommentReference"/>
          </w:rPr>
          <w:commentReference w:id="323"/>
        </w:r>
      </w:ins>
    </w:p>
    <w:p w14:paraId="405E8E15" w14:textId="1CBED88B" w:rsidR="00AE30D4" w:rsidRDefault="00AE30D4" w:rsidP="00091267">
      <w:pPr>
        <w:pStyle w:val="Heading2"/>
      </w:pPr>
      <w:bookmarkStart w:id="325" w:name="_Toc515894355"/>
      <w:r>
        <w:lastRenderedPageBreak/>
        <w:t>Eddystone</w:t>
      </w:r>
      <w:bookmarkEnd w:id="325"/>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ins w:id="326" w:author="Greg Landry" w:date="2018-06-04T17:04:00Z">
        <w:r w:rsidR="00EE5A0C">
          <w:t>:</w:t>
        </w:r>
      </w:ins>
    </w:p>
    <w:p w14:paraId="0D54AB7B" w14:textId="12F6F3AA" w:rsidR="005E70EC" w:rsidRDefault="005E70EC" w:rsidP="005E70EC">
      <w:pPr>
        <w:pStyle w:val="ListParagraph"/>
        <w:numPr>
          <w:ilvl w:val="0"/>
          <w:numId w:val="11"/>
        </w:numPr>
      </w:pPr>
      <w:r>
        <w:t xml:space="preserve">UID – A unique beacon ID for </w:t>
      </w:r>
      <w:del w:id="327" w:author="Greg Landry" w:date="2018-06-04T17:04:00Z">
        <w:r w:rsidDel="00EE5A0C">
          <w:delText xml:space="preserve">using </w:delText>
        </w:r>
      </w:del>
      <w:ins w:id="328" w:author="Greg Landry" w:date="2018-06-04T17:04:00Z">
        <w:r w:rsidR="00EE5A0C">
          <w:t xml:space="preserve">use </w:t>
        </w:r>
      </w:ins>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059209C" w:rsidR="005E70EC" w:rsidRDefault="005E70EC" w:rsidP="005E70EC">
      <w:pPr>
        <w:pStyle w:val="ListParagraph"/>
        <w:numPr>
          <w:ilvl w:val="0"/>
          <w:numId w:val="11"/>
        </w:numPr>
      </w:pPr>
      <w:r>
        <w:t>TLM – Telemetry information about the beacon</w:t>
      </w:r>
      <w:ins w:id="329" w:author="Greg Landry" w:date="2018-06-04T17:04:00Z">
        <w:r w:rsidR="00EE5A0C">
          <w:t xml:space="preserve"> such as</w:t>
        </w:r>
      </w:ins>
      <w:del w:id="330" w:author="Greg Landry" w:date="2018-06-04T17:04:00Z">
        <w:r w:rsidDel="00EE5A0C">
          <w:delText>, i.e.</w:delText>
        </w:r>
      </w:del>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ins w:id="331" w:author="Greg Landry" w:date="2018-06-04T17:04:00Z">
        <w:r w:rsidR="00EE5A0C">
          <w:t xml:space="preserve">which </w:t>
        </w:r>
      </w:ins>
      <w:r>
        <w:t>broadcast a randomly changing number</w:t>
      </w:r>
    </w:p>
    <w:p w14:paraId="62410F66" w14:textId="213FD0EE" w:rsidR="005E70EC" w:rsidRDefault="005E70EC" w:rsidP="005E70EC">
      <w:r>
        <w:t>The Advertising Packet has the following fields</w:t>
      </w:r>
      <w:ins w:id="332" w:author="Greg Landry" w:date="2018-06-04T17:04:00Z">
        <w:r w:rsidR="00EE5A0C">
          <w:t>:</w:t>
        </w:r>
      </w:ins>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ins w:id="333" w:author="Greg Landry" w:date="2018-06-04T17:04:00Z">
        <w:r w:rsidR="00EE5A0C">
          <w:t>s</w:t>
        </w:r>
      </w:ins>
      <w:r>
        <w:t xml:space="preserve"> the </w:t>
      </w:r>
      <w:r w:rsidR="002F04BB">
        <w:t>Eddystone packet type, then the actual data.  The packet types are</w:t>
      </w:r>
      <w:ins w:id="334" w:author="Greg Landry" w:date="2018-06-04T17:05:00Z">
        <w:r w:rsidR="00EE5A0C">
          <w:t>:</w:t>
        </w:r>
      </w:ins>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ins w:id="335" w:author="Greg Landry" w:date="2018-06-04T17:05:00Z">
        <w:r w:rsidR="00EE5A0C">
          <w:t xml:space="preserve">project </w:t>
        </w:r>
      </w:ins>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091267">
      <w:pPr>
        <w:pStyle w:val="Heading1"/>
      </w:pPr>
      <w:bookmarkStart w:id="336" w:name="_Toc515894356"/>
      <w:r>
        <w:t>GATT Service Discovery</w:t>
      </w:r>
      <w:bookmarkEnd w:id="336"/>
    </w:p>
    <w:p w14:paraId="2A348B44" w14:textId="3265C752"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ins w:id="337" w:author="Greg Landry" w:date="2018-06-04T16:50:00Z">
        <w:r w:rsidR="0030373A">
          <w:t xml:space="preserve">4B.6.1 </w:t>
        </w:r>
      </w:ins>
      <w:del w:id="338" w:author="Greg Landry" w:date="2018-06-04T16:31:00Z">
        <w:r w:rsidR="00F5353E" w:rsidDel="00231830">
          <w:delText xml:space="preserve">3.4.1 </w:delText>
        </w:r>
      </w:del>
      <w:r w:rsidR="00F5353E">
        <w:fldChar w:fldCharType="end"/>
      </w:r>
      <w:r w:rsidR="00BA3E66">
        <w:t>)</w:t>
      </w:r>
      <w:r>
        <w:t xml:space="preserve">, </w:t>
      </w:r>
      <w:r w:rsidR="00BA3E66">
        <w:t xml:space="preserve">then </w:t>
      </w:r>
      <w:r>
        <w:t xml:space="preserve">you </w:t>
      </w:r>
      <w:del w:id="339" w:author="Greg Landry" w:date="2018-06-04T17:05:00Z">
        <w:r w:rsidDel="00091267">
          <w:delText xml:space="preserve">will </w:delText>
        </w:r>
      </w:del>
      <w:r>
        <w:t xml:space="preserve">need some mechanism to figure them out.  That mechanism is called GATT Service Discovery. </w:t>
      </w:r>
    </w:p>
    <w:p w14:paraId="6444E8E4" w14:textId="200A81CD" w:rsidR="00CF7D30" w:rsidRDefault="007813C8" w:rsidP="00CF7D30">
      <w:r>
        <w:t>Previously,</w:t>
      </w:r>
      <w:r w:rsidR="00277E6E">
        <w:t xml:space="preserve"> we talked about Attribute </w:t>
      </w:r>
      <w:r>
        <w:t>protocols functions, Read, Write, Notify, Indicate.  The Service Discovery procedure</w:t>
      </w:r>
      <w:del w:id="340" w:author="Greg Landry" w:date="2018-06-04T17:06:00Z">
        <w:r w:rsidDel="005A358F">
          <w:delText>s</w:delText>
        </w:r>
      </w:del>
      <w:r>
        <w:t xml:space="preserve"> uses another Attribute function called “Read Group By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2551BB55" w:rsidR="007813C8" w:rsidRDefault="007813C8" w:rsidP="00CF7D30">
      <w:del w:id="341" w:author="Greg Landry" w:date="2018-06-04T17:07:00Z">
        <w:r w:rsidDel="005A358F">
          <w:lastRenderedPageBreak/>
          <w:delText xml:space="preserve">As </w:delText>
        </w:r>
      </w:del>
      <w:ins w:id="342" w:author="Greg Landry" w:date="2018-06-04T17:07:00Z">
        <w:r w:rsidR="005A358F">
          <w:t xml:space="preserve">Once </w:t>
        </w:r>
      </w:ins>
      <w:r>
        <w:t xml:space="preserve">the Central </w:t>
      </w:r>
      <w:del w:id="343" w:author="Greg Landry" w:date="2018-06-04T17:07:00Z">
        <w:r w:rsidDel="005A358F">
          <w:delText xml:space="preserve">will then </w:delText>
        </w:r>
      </w:del>
      <w:r>
        <w:t>know</w:t>
      </w:r>
      <w:ins w:id="344" w:author="Greg Landry" w:date="2018-06-04T17:07:00Z">
        <w:r w:rsidR="005A358F">
          <w:t>s</w:t>
        </w:r>
      </w:ins>
      <w:r>
        <w:t xml:space="preserve"> </w:t>
      </w:r>
      <w:r w:rsidR="00A14997">
        <w:t>all</w:t>
      </w:r>
      <w:r>
        <w:t xml:space="preserve"> the Service UUIDs and Handles, it can then iterate through </w:t>
      </w:r>
      <w:r w:rsidR="00A14997">
        <w:t>each of</w:t>
      </w:r>
      <w:r>
        <w:t xml:space="preserve"> the sub-ranges using the same Read Group </w:t>
      </w:r>
      <w:r w:rsidR="00A14997">
        <w:t>b</w:t>
      </w:r>
      <w:r>
        <w:t>y Type and look for Characteristics, Descriptor</w:t>
      </w:r>
      <w:ins w:id="345" w:author="Greg Landry" w:date="2018-06-04T17:07:00Z">
        <w:r w:rsidR="005A358F">
          <w:t>s,</w:t>
        </w:r>
      </w:ins>
      <w:r>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25C92EF1" w:rsidR="00A14997" w:rsidRPr="00CF7D30" w:rsidRDefault="00A14997" w:rsidP="00CF7D30">
      <w:r>
        <w:t>On the Central</w:t>
      </w:r>
      <w:ins w:id="346" w:author="Greg Landry" w:date="2018-06-04T17:07:00Z">
        <w:r w:rsidR="005A358F">
          <w:t>,</w:t>
        </w:r>
      </w:ins>
      <w:r>
        <w:t xml:space="preserve"> you will need to implement </w:t>
      </w:r>
      <w:del w:id="347" w:author="Greg Landry" w:date="2018-06-04T17:07:00Z">
        <w:r w:rsidDel="005A358F">
          <w:delText xml:space="preserve">this </w:delText>
        </w:r>
      </w:del>
      <w:ins w:id="348" w:author="Greg Landry" w:date="2018-06-04T17:07:00Z">
        <w:r w:rsidR="005A358F">
          <w:t xml:space="preserve">the </w:t>
        </w:r>
      </w:ins>
      <w:r>
        <w:t xml:space="preserve">service discovery algorithm by calling the </w:t>
      </w:r>
      <w:r w:rsidR="002219B7">
        <w:t xml:space="preserve">function </w:t>
      </w:r>
      <w:r>
        <w:t>wiced_bt_gatt_send_discover to execute the Read Group by Type request</w:t>
      </w:r>
      <w:ins w:id="349" w:author="Greg Landry" w:date="2018-06-04T17:08:00Z">
        <w:r w:rsidR="005A358F">
          <w:t xml:space="preserve"> and then</w:t>
        </w:r>
      </w:ins>
      <w:del w:id="350" w:author="Greg Landry" w:date="2018-06-04T17:08:00Z">
        <w:r w:rsidDel="005A358F">
          <w:delText xml:space="preserve">.  Then </w:delText>
        </w:r>
      </w:del>
      <w:r>
        <w:t>iterat</w:t>
      </w:r>
      <w:ins w:id="351" w:author="Greg Landry" w:date="2018-06-04T17:08:00Z">
        <w:r w:rsidR="005A358F">
          <w:t>e</w:t>
        </w:r>
      </w:ins>
      <w:del w:id="352" w:author="Greg Landry" w:date="2018-06-04T17:08:00Z">
        <w:r w:rsidDel="005A358F">
          <w:delText>ing</w:delText>
        </w:r>
      </w:del>
      <w:r>
        <w:t xml:space="preserve"> through the responses to figure out the Handles, UUID</w:t>
      </w:r>
      <w:ins w:id="353" w:author="Greg Landry" w:date="2018-06-04T17:08:00Z">
        <w:r w:rsidR="005A358F">
          <w:t>s</w:t>
        </w:r>
      </w:ins>
      <w:r>
        <w:t xml:space="preserve"> etc. </w:t>
      </w:r>
    </w:p>
    <w:p w14:paraId="7D5B66BC" w14:textId="72E9C866" w:rsidR="002219B7" w:rsidRDefault="002219B7" w:rsidP="00091267">
      <w:pPr>
        <w:pStyle w:val="Heading1"/>
        <w:rPr>
          <w:ins w:id="354" w:author="Greg Landry" w:date="2018-06-04T17:08:00Z"/>
        </w:rPr>
      </w:pPr>
      <w:bookmarkStart w:id="355" w:name="_Toc515894357"/>
      <w:commentRangeStart w:id="356"/>
      <w:r>
        <w:t xml:space="preserve">WICED Bluetooth </w:t>
      </w:r>
      <w:ins w:id="357" w:author="Greg Landry" w:date="2018-06-04T16:32:00Z">
        <w:r w:rsidR="00231830">
          <w:t xml:space="preserve">Stack </w:t>
        </w:r>
      </w:ins>
      <w:r>
        <w:t>Events</w:t>
      </w:r>
      <w:bookmarkEnd w:id="355"/>
      <w:commentRangeEnd w:id="356"/>
      <w:r w:rsidR="00B45B80">
        <w:rPr>
          <w:rStyle w:val="CommentReference"/>
          <w:rFonts w:eastAsiaTheme="minorHAnsi"/>
          <w:b w:val="0"/>
          <w:bCs w:val="0"/>
          <w:color w:val="auto"/>
        </w:rPr>
        <w:commentReference w:id="356"/>
      </w:r>
    </w:p>
    <w:p w14:paraId="0DB9EE1D" w14:textId="7E3FF1D3" w:rsidR="007E34A3" w:rsidRPr="007E34A3" w:rsidRDefault="007E34A3" w:rsidP="007E34A3">
      <w:pPr>
        <w:pPrChange w:id="359" w:author="Greg Landry" w:date="2018-06-04T17:08:00Z">
          <w:pPr>
            <w:pStyle w:val="Heading1"/>
          </w:pPr>
        </w:pPrChange>
      </w:pPr>
      <w:ins w:id="360" w:author="Greg Landry" w:date="2018-06-04T17:08:00Z">
        <w:r>
          <w:t xml:space="preserve">In the previous chapter I showed you the basic Bluetooth Stack events required to make a connection and exchange data. </w:t>
        </w:r>
      </w:ins>
      <w:ins w:id="361" w:author="Greg Landry" w:date="2018-06-04T17:09:00Z">
        <w:r>
          <w:t>In order to add in additional functionality described in this chapter</w:t>
        </w:r>
      </w:ins>
      <w:ins w:id="362" w:author="Greg Landry" w:date="2018-06-04T17:10:00Z">
        <w:r w:rsidR="00E115B5">
          <w:t xml:space="preserve"> such as pairing, bonding, and passkey exchange</w:t>
        </w:r>
      </w:ins>
      <w:ins w:id="363" w:author="Greg Landry" w:date="2018-06-04T17:09:00Z">
        <w:r>
          <w:t>, there are more events that will come into play as listed below.</w:t>
        </w:r>
      </w:ins>
    </w:p>
    <w:p w14:paraId="61B7D031" w14:textId="7B25CA18" w:rsidR="007E34A3" w:rsidRPr="007E34A3" w:rsidRDefault="006A2694" w:rsidP="007E34A3">
      <w:pPr>
        <w:pStyle w:val="Heading2"/>
      </w:pPr>
      <w:bookmarkStart w:id="364" w:name="_Toc515894358"/>
      <w:commentRangeStart w:id="365"/>
      <w:r>
        <w:t>More Bluetooth Management Events</w:t>
      </w:r>
      <w:bookmarkEnd w:id="364"/>
      <w:commentRangeEnd w:id="365"/>
      <w:r w:rsidR="005E0130">
        <w:rPr>
          <w:rStyle w:val="CommentReference"/>
          <w:rFonts w:eastAsiaTheme="minorHAnsi"/>
          <w:b w:val="0"/>
          <w:color w:val="auto"/>
        </w:rPr>
        <w:commentReference w:id="365"/>
      </w:r>
    </w:p>
    <w:tbl>
      <w:tblPr>
        <w:tblStyle w:val="TableGrid"/>
        <w:tblW w:w="0" w:type="auto"/>
        <w:tblLook w:val="04A0" w:firstRow="1" w:lastRow="0" w:firstColumn="1" w:lastColumn="0" w:noHBand="0" w:noVBand="1"/>
      </w:tblPr>
      <w:tblGrid>
        <w:gridCol w:w="5339"/>
        <w:gridCol w:w="4011"/>
      </w:tblGrid>
      <w:tr w:rsidR="009B3439" w14:paraId="32D61CA2" w14:textId="77777777" w:rsidTr="009B3439">
        <w:tc>
          <w:tcPr>
            <w:tcW w:w="5339" w:type="dxa"/>
            <w:shd w:val="clear" w:color="auto" w:fill="D9D9D9" w:themeFill="background1" w:themeFillShade="D9"/>
          </w:tcPr>
          <w:p w14:paraId="184CADFA" w14:textId="77777777" w:rsidR="009B3439" w:rsidRPr="0023656C" w:rsidRDefault="009B3439" w:rsidP="00A144E3">
            <w:pPr>
              <w:rPr>
                <w:b/>
              </w:rPr>
            </w:pPr>
            <w:r w:rsidRPr="0023656C">
              <w:rPr>
                <w:b/>
              </w:rPr>
              <w:t>Event</w:t>
            </w:r>
          </w:p>
        </w:tc>
        <w:tc>
          <w:tcPr>
            <w:tcW w:w="4011" w:type="dxa"/>
            <w:shd w:val="clear" w:color="auto" w:fill="D9D9D9" w:themeFill="background1" w:themeFillShade="D9"/>
          </w:tcPr>
          <w:p w14:paraId="50BB0C5D" w14:textId="77777777" w:rsidR="009B3439" w:rsidRPr="0023656C" w:rsidRDefault="009B3439" w:rsidP="00A144E3">
            <w:pPr>
              <w:rPr>
                <w:b/>
              </w:rPr>
            </w:pPr>
            <w:r w:rsidRPr="0023656C">
              <w:rPr>
                <w:b/>
              </w:rPr>
              <w:t>Description</w:t>
            </w:r>
          </w:p>
        </w:tc>
      </w:tr>
      <w:tr w:rsidR="009B3439" w14:paraId="18DB5F65" w14:textId="77777777" w:rsidTr="009B3439">
        <w:tc>
          <w:tcPr>
            <w:tcW w:w="5339" w:type="dxa"/>
          </w:tcPr>
          <w:p w14:paraId="5B154C51" w14:textId="413A3F9F" w:rsidR="009B3439" w:rsidRDefault="009B3439" w:rsidP="00A144E3">
            <w:r>
              <w:t>BTM_LOCAL_IDENTITY_KEYS_REQUEST_EVT</w:t>
            </w:r>
          </w:p>
        </w:tc>
        <w:tc>
          <w:tcPr>
            <w:tcW w:w="4011" w:type="dxa"/>
          </w:tcPr>
          <w:p w14:paraId="5B1D949E" w14:textId="104B0F7D" w:rsidR="009B3439" w:rsidRDefault="00DE68E3" w:rsidP="00A144E3">
            <w:r>
              <w:t>Restore local identity keys from NVRAM</w:t>
            </w:r>
          </w:p>
        </w:tc>
      </w:tr>
      <w:tr w:rsidR="00DE68E3" w14:paraId="1217089C" w14:textId="77777777" w:rsidTr="009B3439">
        <w:trPr>
          <w:trHeight w:val="341"/>
        </w:trPr>
        <w:tc>
          <w:tcPr>
            <w:tcW w:w="5339" w:type="dxa"/>
          </w:tcPr>
          <w:p w14:paraId="03B364A9" w14:textId="6CB554A4" w:rsidR="00DE68E3" w:rsidRDefault="00DE68E3" w:rsidP="00A144E3">
            <w:r w:rsidRPr="00DE68E3">
              <w:t>BTM_LOCAL_IDENTITY_KEYS_UPDATE_EVT</w:t>
            </w:r>
          </w:p>
        </w:tc>
        <w:tc>
          <w:tcPr>
            <w:tcW w:w="4011" w:type="dxa"/>
          </w:tcPr>
          <w:p w14:paraId="14295E65" w14:textId="037D1A68" w:rsidR="00DE68E3" w:rsidRDefault="00DE68E3" w:rsidP="00A144E3">
            <w:r>
              <w:t>Save newly created local identity keys to NVRAM</w:t>
            </w:r>
          </w:p>
        </w:tc>
      </w:tr>
      <w:tr w:rsidR="009B3439" w14:paraId="7BB4A255" w14:textId="77777777" w:rsidTr="009B3439">
        <w:trPr>
          <w:trHeight w:val="341"/>
        </w:trPr>
        <w:tc>
          <w:tcPr>
            <w:tcW w:w="5339" w:type="dxa"/>
          </w:tcPr>
          <w:p w14:paraId="32E7720B" w14:textId="05A13FB3" w:rsidR="009B3439" w:rsidRDefault="009B3439" w:rsidP="00A144E3">
            <w:r>
              <w:t>BTM_SECURITY_REQUEST_EVT</w:t>
            </w:r>
          </w:p>
        </w:tc>
        <w:tc>
          <w:tcPr>
            <w:tcW w:w="4011" w:type="dxa"/>
          </w:tcPr>
          <w:p w14:paraId="740EED5B" w14:textId="2A876432" w:rsidR="009B3439" w:rsidRDefault="00DE68E3" w:rsidP="00A144E3">
            <w:r>
              <w:t>Request to initiate pairing</w:t>
            </w:r>
          </w:p>
        </w:tc>
      </w:tr>
      <w:tr w:rsidR="008C634E" w14:paraId="12B2C64A" w14:textId="77777777" w:rsidTr="009B3439">
        <w:trPr>
          <w:trHeight w:val="314"/>
        </w:trPr>
        <w:tc>
          <w:tcPr>
            <w:tcW w:w="5339" w:type="dxa"/>
          </w:tcPr>
          <w:p w14:paraId="48E61A0A" w14:textId="070C9F19" w:rsidR="008C634E" w:rsidRDefault="008C634E" w:rsidP="00A144E3">
            <w:r w:rsidRPr="008C634E">
              <w:t>BTM_USER_CONFIRMATION_REQUEST_EVT</w:t>
            </w:r>
          </w:p>
        </w:tc>
        <w:tc>
          <w:tcPr>
            <w:tcW w:w="4011" w:type="dxa"/>
          </w:tcPr>
          <w:p w14:paraId="3E81C015" w14:textId="446670F3" w:rsidR="008C634E" w:rsidRDefault="006A720A" w:rsidP="00E365AE">
            <w:commentRangeStart w:id="366"/>
            <w:r>
              <w:t>You should request that the user confirm the PIN</w:t>
            </w:r>
            <w:commentRangeEnd w:id="366"/>
            <w:r w:rsidR="005E0130">
              <w:rPr>
                <w:rStyle w:val="CommentReference"/>
                <w:rFonts w:asciiTheme="minorHAnsi" w:eastAsiaTheme="minorHAnsi" w:hAnsiTheme="minorHAnsi" w:cstheme="minorBidi"/>
              </w:rPr>
              <w:commentReference w:id="366"/>
            </w:r>
          </w:p>
        </w:tc>
      </w:tr>
      <w:tr w:rsidR="008C634E" w14:paraId="75493B65" w14:textId="77777777" w:rsidTr="009B3439">
        <w:trPr>
          <w:trHeight w:val="314"/>
        </w:trPr>
        <w:tc>
          <w:tcPr>
            <w:tcW w:w="5339" w:type="dxa"/>
          </w:tcPr>
          <w:p w14:paraId="6F6DC47F" w14:textId="6B843705" w:rsidR="008C634E" w:rsidRDefault="008C634E" w:rsidP="00A144E3">
            <w:r w:rsidRPr="008C634E">
              <w:t>BTM_PASSKEY_NOTIFICATION_EVT</w:t>
            </w:r>
          </w:p>
        </w:tc>
        <w:tc>
          <w:tcPr>
            <w:tcW w:w="4011" w:type="dxa"/>
          </w:tcPr>
          <w:p w14:paraId="61181E24" w14:textId="7E0469F8" w:rsidR="008C634E" w:rsidRDefault="0041440F" w:rsidP="00E365AE">
            <w:commentRangeStart w:id="367"/>
            <w:r>
              <w:t xml:space="preserve">You have received </w:t>
            </w:r>
            <w:ins w:id="368" w:author="Greg Landry" w:date="2018-06-04T17:11:00Z">
              <w:r w:rsidR="008C3863">
                <w:t xml:space="preserve">a </w:t>
              </w:r>
            </w:ins>
            <w:r>
              <w:t>PIN</w:t>
            </w:r>
            <w:commentRangeEnd w:id="367"/>
            <w:r w:rsidR="005E0130">
              <w:rPr>
                <w:rStyle w:val="CommentReference"/>
                <w:rFonts w:asciiTheme="minorHAnsi" w:eastAsiaTheme="minorHAnsi" w:hAnsiTheme="minorHAnsi" w:cstheme="minorBidi"/>
              </w:rPr>
              <w:commentReference w:id="367"/>
            </w:r>
          </w:p>
        </w:tc>
      </w:tr>
      <w:tr w:rsidR="008C634E" w14:paraId="58447F86" w14:textId="77777777" w:rsidTr="009B3439">
        <w:trPr>
          <w:trHeight w:val="314"/>
        </w:trPr>
        <w:tc>
          <w:tcPr>
            <w:tcW w:w="5339" w:type="dxa"/>
          </w:tcPr>
          <w:p w14:paraId="7AA158AF" w14:textId="3844025B" w:rsidR="008C634E" w:rsidRDefault="008C634E" w:rsidP="00A144E3">
            <w:r w:rsidRPr="008C634E">
              <w:t>BTM_PASSKEY_REQUEST_EVT</w:t>
            </w:r>
          </w:p>
        </w:tc>
        <w:tc>
          <w:tcPr>
            <w:tcW w:w="4011" w:type="dxa"/>
          </w:tcPr>
          <w:p w14:paraId="1AD42963" w14:textId="77777777" w:rsidR="008C634E" w:rsidRDefault="008C634E" w:rsidP="00E365AE"/>
        </w:tc>
      </w:tr>
      <w:tr w:rsidR="008C634E" w14:paraId="2E36377C" w14:textId="77777777" w:rsidTr="009B3439">
        <w:trPr>
          <w:trHeight w:val="314"/>
        </w:trPr>
        <w:tc>
          <w:tcPr>
            <w:tcW w:w="5339" w:type="dxa"/>
          </w:tcPr>
          <w:p w14:paraId="2FF44C06" w14:textId="7E417F0B" w:rsidR="008C634E" w:rsidRDefault="008C634E" w:rsidP="00A144E3">
            <w:r w:rsidRPr="008C634E">
              <w:t>BTM_KEYPRESS_NOTIFICATION_EVT</w:t>
            </w:r>
          </w:p>
        </w:tc>
        <w:tc>
          <w:tcPr>
            <w:tcW w:w="4011" w:type="dxa"/>
          </w:tcPr>
          <w:p w14:paraId="4A154CF5" w14:textId="77777777" w:rsidR="008C634E" w:rsidRDefault="008C634E" w:rsidP="00E365AE"/>
        </w:tc>
      </w:tr>
      <w:tr w:rsidR="00225F72" w14:paraId="019870B2" w14:textId="77777777" w:rsidTr="009B3439">
        <w:trPr>
          <w:trHeight w:val="314"/>
        </w:trPr>
        <w:tc>
          <w:tcPr>
            <w:tcW w:w="5339" w:type="dxa"/>
          </w:tcPr>
          <w:p w14:paraId="13461FE5" w14:textId="2E73FD08" w:rsidR="00225F72" w:rsidRDefault="00225F72" w:rsidP="00225F72">
            <w:r w:rsidRPr="008C634E">
              <w:t>BTM_PAIRING_IO_CAPABILITIES_BLE_REQUEST_EVT</w:t>
            </w:r>
          </w:p>
        </w:tc>
        <w:tc>
          <w:tcPr>
            <w:tcW w:w="4011" w:type="dxa"/>
          </w:tcPr>
          <w:p w14:paraId="04426139" w14:textId="594BC98D" w:rsidR="00225F72" w:rsidRDefault="00225F72" w:rsidP="00225F72">
            <w:ins w:id="369" w:author="Greg Landry" w:date="2018-06-04T17:13:00Z">
              <w:r>
                <w:t>This event occurs during pairing when your device must respond with the Input/Output capabilities of your Peripheral</w:t>
              </w:r>
            </w:ins>
            <w:del w:id="370" w:author="Greg Landry" w:date="2018-06-04T17:13:00Z">
              <w:r w:rsidRPr="00CC4117" w:rsidDel="0025206D">
                <w:delText>Requesting IO capabilities for BLE pairing</w:delText>
              </w:r>
            </w:del>
          </w:p>
        </w:tc>
      </w:tr>
      <w:tr w:rsidR="00225F72" w14:paraId="43936B18" w14:textId="77777777" w:rsidTr="009B3439">
        <w:trPr>
          <w:trHeight w:val="314"/>
        </w:trPr>
        <w:tc>
          <w:tcPr>
            <w:tcW w:w="5339" w:type="dxa"/>
          </w:tcPr>
          <w:p w14:paraId="61265EFD" w14:textId="1B7F7166" w:rsidR="00225F72" w:rsidRDefault="00225F72" w:rsidP="00225F72">
            <w:r w:rsidRPr="008C634E">
              <w:t>BTM_SECURITY_REQUEST_EVT</w:t>
            </w:r>
          </w:p>
        </w:tc>
        <w:tc>
          <w:tcPr>
            <w:tcW w:w="4011" w:type="dxa"/>
          </w:tcPr>
          <w:p w14:paraId="1816F3CB" w14:textId="77777777" w:rsidR="00225F72" w:rsidRDefault="00225F72" w:rsidP="00225F72"/>
        </w:tc>
      </w:tr>
      <w:tr w:rsidR="00225F72" w14:paraId="130806B6" w14:textId="77777777" w:rsidTr="009B3439">
        <w:trPr>
          <w:trHeight w:val="314"/>
        </w:trPr>
        <w:tc>
          <w:tcPr>
            <w:tcW w:w="5339" w:type="dxa"/>
          </w:tcPr>
          <w:p w14:paraId="43711132" w14:textId="7F2867DC" w:rsidR="00225F72" w:rsidRPr="008C634E" w:rsidRDefault="00225F72" w:rsidP="00225F72">
            <w:r w:rsidRPr="008C634E">
              <w:t>BTM_SECURITY_FAILED_EVT</w:t>
            </w:r>
          </w:p>
        </w:tc>
        <w:tc>
          <w:tcPr>
            <w:tcW w:w="4011" w:type="dxa"/>
          </w:tcPr>
          <w:p w14:paraId="63AD865A" w14:textId="77777777" w:rsidR="00225F72" w:rsidRDefault="00225F72" w:rsidP="00225F72"/>
        </w:tc>
      </w:tr>
      <w:tr w:rsidR="00225F72" w14:paraId="636BC186" w14:textId="77777777" w:rsidTr="009B3439">
        <w:trPr>
          <w:trHeight w:val="314"/>
        </w:trPr>
        <w:tc>
          <w:tcPr>
            <w:tcW w:w="5339" w:type="dxa"/>
          </w:tcPr>
          <w:p w14:paraId="65CE4046" w14:textId="782AC7ED" w:rsidR="00225F72" w:rsidRDefault="00225F72" w:rsidP="00225F72">
            <w:r w:rsidRPr="008C634E">
              <w:t>BTM_SECURITY_ABORTED_EVT</w:t>
            </w:r>
          </w:p>
        </w:tc>
        <w:tc>
          <w:tcPr>
            <w:tcW w:w="4011" w:type="dxa"/>
          </w:tcPr>
          <w:p w14:paraId="3484BDA2" w14:textId="77777777" w:rsidR="00225F72" w:rsidRDefault="00225F72" w:rsidP="00225F72"/>
        </w:tc>
      </w:tr>
      <w:tr w:rsidR="00225F72" w:rsidDel="00225F72" w14:paraId="7B66A4CA" w14:textId="42AA9D79" w:rsidTr="009B3439">
        <w:trPr>
          <w:trHeight w:val="314"/>
          <w:del w:id="371" w:author="Greg Landry" w:date="2018-06-04T17:13:00Z"/>
        </w:trPr>
        <w:tc>
          <w:tcPr>
            <w:tcW w:w="5339" w:type="dxa"/>
          </w:tcPr>
          <w:p w14:paraId="43CC8A14" w14:textId="4DF6EC0F" w:rsidR="00225F72" w:rsidDel="00225F72" w:rsidRDefault="00225F72" w:rsidP="00225F72">
            <w:pPr>
              <w:rPr>
                <w:del w:id="372" w:author="Greg Landry" w:date="2018-06-04T17:13:00Z"/>
              </w:rPr>
            </w:pPr>
            <w:del w:id="373" w:author="Greg Landry" w:date="2018-06-04T17:13:00Z">
              <w:r w:rsidDel="00225F72">
                <w:delText>BTM_PAIRING_IO_CAPABILITIES_BLE_REQUEST_EVT</w:delText>
              </w:r>
            </w:del>
          </w:p>
        </w:tc>
        <w:tc>
          <w:tcPr>
            <w:tcW w:w="4011" w:type="dxa"/>
          </w:tcPr>
          <w:p w14:paraId="18D9ED05" w14:textId="14CAC9C1" w:rsidR="00225F72" w:rsidDel="00225F72" w:rsidRDefault="00225F72" w:rsidP="00225F72">
            <w:pPr>
              <w:rPr>
                <w:del w:id="374" w:author="Greg Landry" w:date="2018-06-04T17:13:00Z"/>
              </w:rPr>
            </w:pPr>
            <w:del w:id="375" w:author="Greg Landry" w:date="2018-06-04T17:13:00Z">
              <w:r w:rsidDel="00225F72">
                <w:delText>This event occurs during pairing when your device must respond with the Input/Output capabilities of your Peripheral</w:delText>
              </w:r>
            </w:del>
          </w:p>
        </w:tc>
      </w:tr>
      <w:tr w:rsidR="00225F72" w14:paraId="2239DCA1" w14:textId="77777777" w:rsidTr="009B3439">
        <w:trPr>
          <w:trHeight w:val="341"/>
        </w:trPr>
        <w:tc>
          <w:tcPr>
            <w:tcW w:w="5339" w:type="dxa"/>
          </w:tcPr>
          <w:p w14:paraId="70BCF384" w14:textId="07EFB3C6" w:rsidR="00225F72" w:rsidRDefault="00225F72" w:rsidP="00225F72">
            <w:r w:rsidRPr="00E365AE">
              <w:t>BTM_PAIRED_DEVICE_LINK_KEYS_REQUEST_EVT</w:t>
            </w:r>
          </w:p>
        </w:tc>
        <w:tc>
          <w:tcPr>
            <w:tcW w:w="4011" w:type="dxa"/>
          </w:tcPr>
          <w:p w14:paraId="1BD70079" w14:textId="01F80AC4" w:rsidR="00225F72" w:rsidRDefault="00225F72" w:rsidP="00225F72">
            <w:r>
              <w:t>Read the local keys from NVRAM</w:t>
            </w:r>
          </w:p>
        </w:tc>
      </w:tr>
      <w:tr w:rsidR="00225F72" w14:paraId="4E38B10C" w14:textId="77777777" w:rsidTr="009B3439">
        <w:trPr>
          <w:trHeight w:val="341"/>
        </w:trPr>
        <w:tc>
          <w:tcPr>
            <w:tcW w:w="5339" w:type="dxa"/>
          </w:tcPr>
          <w:p w14:paraId="3916E33E" w14:textId="3F2C915F" w:rsidR="00225F72" w:rsidRDefault="00225F72" w:rsidP="00225F72">
            <w:r>
              <w:t>BTM_ENCRYPTION_STATUS_EVT</w:t>
            </w:r>
          </w:p>
        </w:tc>
        <w:tc>
          <w:tcPr>
            <w:tcW w:w="4011" w:type="dxa"/>
          </w:tcPr>
          <w:p w14:paraId="3E18887B" w14:textId="77777777" w:rsidR="00225F72" w:rsidRDefault="00225F72" w:rsidP="00225F72"/>
        </w:tc>
      </w:tr>
      <w:tr w:rsidR="00225F72" w14:paraId="31EA56C4" w14:textId="77777777" w:rsidTr="009B3439">
        <w:trPr>
          <w:trHeight w:val="323"/>
        </w:trPr>
        <w:tc>
          <w:tcPr>
            <w:tcW w:w="5339" w:type="dxa"/>
          </w:tcPr>
          <w:p w14:paraId="39F697B8" w14:textId="07320B3A" w:rsidR="00225F72" w:rsidRDefault="00225F72" w:rsidP="00225F72">
            <w:r w:rsidRPr="00E365AE">
              <w:t>BTM_PAIRING_COMPLETE_EVT</w:t>
            </w:r>
          </w:p>
        </w:tc>
        <w:tc>
          <w:tcPr>
            <w:tcW w:w="4011" w:type="dxa"/>
          </w:tcPr>
          <w:p w14:paraId="44274762" w14:textId="595A0797" w:rsidR="00225F72" w:rsidRDefault="00225F72" w:rsidP="00225F72">
            <w:r>
              <w:t>The pairing is complete, you are off and running.  Save the keys to NVRAM</w:t>
            </w:r>
          </w:p>
        </w:tc>
      </w:tr>
      <w:tr w:rsidR="00225F72" w14:paraId="04B98FA4" w14:textId="77777777" w:rsidTr="009B3439">
        <w:trPr>
          <w:trHeight w:val="323"/>
        </w:trPr>
        <w:tc>
          <w:tcPr>
            <w:tcW w:w="5339" w:type="dxa"/>
          </w:tcPr>
          <w:p w14:paraId="6FECF572" w14:textId="528F974B" w:rsidR="00225F72" w:rsidRDefault="00225F72" w:rsidP="00225F72">
            <w:r>
              <w:t>BTM_PAIRED_DEVICE_LINK_KEYS_UPDATE_EVT</w:t>
            </w:r>
          </w:p>
        </w:tc>
        <w:tc>
          <w:tcPr>
            <w:tcW w:w="4011" w:type="dxa"/>
          </w:tcPr>
          <w:p w14:paraId="7090F951" w14:textId="1C44BB99" w:rsidR="00225F72" w:rsidRDefault="00225F72" w:rsidP="00225F72">
            <w:r>
              <w:t>You need to save the updated link keys to NVRAM</w:t>
            </w:r>
          </w:p>
        </w:tc>
      </w:tr>
      <w:tr w:rsidR="00225F72" w14:paraId="74827096" w14:textId="77777777" w:rsidTr="009B3439">
        <w:trPr>
          <w:trHeight w:val="386"/>
        </w:trPr>
        <w:tc>
          <w:tcPr>
            <w:tcW w:w="5339" w:type="dxa"/>
          </w:tcPr>
          <w:p w14:paraId="1D889F6D" w14:textId="14C0CAEE" w:rsidR="00225F72" w:rsidRDefault="00225F72" w:rsidP="00225F72">
            <w:r w:rsidRPr="00E365AE">
              <w:t>BTM_USER_CONFIRMATION_REQUEST_EVT</w:t>
            </w:r>
          </w:p>
        </w:tc>
        <w:tc>
          <w:tcPr>
            <w:tcW w:w="4011" w:type="dxa"/>
          </w:tcPr>
          <w:p w14:paraId="1D58D8D0" w14:textId="77777777" w:rsidR="00225F72" w:rsidRDefault="00225F72" w:rsidP="00225F72"/>
        </w:tc>
      </w:tr>
      <w:tr w:rsidR="00225F72" w:rsidDel="00225F72" w14:paraId="3E63F8A7" w14:textId="3E567434" w:rsidTr="009B3439">
        <w:trPr>
          <w:trHeight w:val="386"/>
          <w:del w:id="376" w:author="Greg Landry" w:date="2018-06-04T17:14:00Z"/>
        </w:trPr>
        <w:tc>
          <w:tcPr>
            <w:tcW w:w="5339" w:type="dxa"/>
          </w:tcPr>
          <w:p w14:paraId="283ED04E" w14:textId="5976A409" w:rsidR="00225F72" w:rsidDel="00225F72" w:rsidRDefault="00225F72" w:rsidP="00225F72">
            <w:pPr>
              <w:rPr>
                <w:del w:id="377" w:author="Greg Landry" w:date="2018-06-04T17:14:00Z"/>
              </w:rPr>
            </w:pPr>
          </w:p>
        </w:tc>
        <w:tc>
          <w:tcPr>
            <w:tcW w:w="4011" w:type="dxa"/>
          </w:tcPr>
          <w:p w14:paraId="0CCA0D11" w14:textId="377FD68B" w:rsidR="00225F72" w:rsidDel="00225F72" w:rsidRDefault="00225F72" w:rsidP="00225F72">
            <w:pPr>
              <w:rPr>
                <w:del w:id="378" w:author="Greg Landry" w:date="2018-06-04T17:14:00Z"/>
              </w:rPr>
            </w:pPr>
          </w:p>
        </w:tc>
      </w:tr>
    </w:tbl>
    <w:p w14:paraId="07C7D540" w14:textId="77777777" w:rsidR="009B3439" w:rsidRPr="00DD37D5" w:rsidRDefault="009B3439" w:rsidP="00DD37D5"/>
    <w:p w14:paraId="55C05D2E" w14:textId="77777777" w:rsidR="006A2694" w:rsidRDefault="006A2694" w:rsidP="00091267">
      <w:pPr>
        <w:pStyle w:val="Heading2"/>
      </w:pPr>
      <w:bookmarkStart w:id="379" w:name="_Toc515894359"/>
      <w:r>
        <w:lastRenderedPageBreak/>
        <w:t>More GATT Events</w:t>
      </w:r>
      <w:bookmarkEnd w:id="379"/>
    </w:p>
    <w:p w14:paraId="27535304" w14:textId="7FCA6822" w:rsidR="009B3439" w:rsidRPr="009B3439" w:rsidRDefault="009B3439" w:rsidP="009B3439">
      <w:commentRangeStart w:id="380"/>
      <w:r>
        <w:t>None</w:t>
      </w:r>
      <w:commentRangeEnd w:id="380"/>
      <w:r w:rsidR="00690A8C">
        <w:rPr>
          <w:rStyle w:val="CommentReference"/>
        </w:rPr>
        <w:commentReference w:id="380"/>
      </w:r>
    </w:p>
    <w:p w14:paraId="3281BAA2" w14:textId="161E9AB1" w:rsidR="00830DDE" w:rsidRDefault="006A2694" w:rsidP="00091267">
      <w:pPr>
        <w:pStyle w:val="Heading1"/>
      </w:pPr>
      <w:bookmarkStart w:id="381" w:name="_Toc515894360"/>
      <w:r>
        <w:t xml:space="preserve">WICED Chips </w:t>
      </w:r>
      <w:r w:rsidR="00531D79">
        <w:t xml:space="preserve">&amp; the </w:t>
      </w:r>
      <w:r w:rsidR="000F784B">
        <w:t>Architecture</w:t>
      </w:r>
      <w:r w:rsidR="00576FA7">
        <w:t xml:space="preserve"> of HCI</w:t>
      </w:r>
      <w:bookmarkEnd w:id="381"/>
    </w:p>
    <w:p w14:paraId="3268222D" w14:textId="52582D68" w:rsidR="00830DDE" w:rsidRPr="00830DDE" w:rsidRDefault="00830DDE" w:rsidP="00830DDE">
      <w:r>
        <w:t>In many complicated systems, hierarchy</w:t>
      </w:r>
      <w:del w:id="382" w:author="Greg Landry" w:date="2018-06-04T17:14:00Z">
        <w:r w:rsidDel="004F2185">
          <w:delText>,</w:delText>
        </w:r>
      </w:del>
      <w:r>
        <w:t xml:space="preserve">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2.25pt" o:ole="">
            <v:imagedata r:id="rId17" o:title=""/>
          </v:shape>
          <o:OLEObject Type="Embed" ProgID="Visio.Drawing.11" ShapeID="_x0000_i1025" DrawAspect="Content" ObjectID="_1589638693" r:id="rId18"/>
        </w:object>
      </w:r>
    </w:p>
    <w:p w14:paraId="655FEF45" w14:textId="24A09D7E" w:rsidR="00CF7D30" w:rsidRDefault="00CF7D30" w:rsidP="00091267">
      <w:pPr>
        <w:pStyle w:val="Heading2"/>
      </w:pPr>
      <w:bookmarkStart w:id="383" w:name="_Toc515894361"/>
      <w:r>
        <w:t>HCI</w:t>
      </w:r>
      <w:bookmarkEnd w:id="383"/>
    </w:p>
    <w:p w14:paraId="645A76BB" w14:textId="696B98FD" w:rsidR="00830DDE" w:rsidRDefault="00531D79" w:rsidP="00830DDE">
      <w:r>
        <w:t>The next block to talk about is the “Host Controller Interface”</w:t>
      </w:r>
      <w:r w:rsidR="00806B7A">
        <w:t>.</w:t>
      </w:r>
    </w:p>
    <w:p w14:paraId="6615153A" w14:textId="089A7076" w:rsidR="00806B7A" w:rsidRDefault="00806B7A" w:rsidP="00830DDE">
      <w:r>
        <w:t xml:space="preserve">For technical and cost reasons, when Bluetooth was originally </w:t>
      </w:r>
      <w:del w:id="384" w:author="Greg Landry" w:date="2018-06-04T17:15:00Z">
        <w:r w:rsidDel="004F2185">
          <w:delText>built,</w:delText>
        </w:r>
      </w:del>
      <w:ins w:id="385" w:author="Greg Landry" w:date="2018-06-04T17:15:00Z">
        <w:r w:rsidR="004F2185">
          <w:t>created</w:t>
        </w:r>
      </w:ins>
      <w:r>
        <w:t xml:space="preserve"> the Radio was a separate chip from the </w:t>
      </w:r>
      <w:del w:id="386" w:author="Greg Landry" w:date="2018-06-04T17:15:00Z">
        <w:r w:rsidDel="004F2185">
          <w:delText xml:space="preserve">chip </w:delText>
        </w:r>
      </w:del>
      <w:ins w:id="387" w:author="Greg Landry" w:date="2018-06-04T17:15:00Z">
        <w:r w:rsidR="004F2185">
          <w:t xml:space="preserve">one </w:t>
        </w:r>
      </w:ins>
      <w:r>
        <w:t xml:space="preserve">that was running </w:t>
      </w:r>
      <w:del w:id="388" w:author="Greg Landry" w:date="2018-06-04T17:15:00Z">
        <w:r w:rsidDel="004F2185">
          <w:delText xml:space="preserve">your </w:delText>
        </w:r>
      </w:del>
      <w:ins w:id="389" w:author="Greg Landry" w:date="2018-06-04T17:15:00Z">
        <w:r w:rsidR="004F2185">
          <w:t xml:space="preserve">the </w:t>
        </w:r>
      </w:ins>
      <w:r>
        <w:t xml:space="preserve">Application.  The Radio chip took the name of </w:t>
      </w:r>
      <w:r w:rsidRPr="004F2185">
        <w:rPr>
          <w:u w:val="single"/>
          <w:rPrChange w:id="390" w:author="Greg Landry" w:date="2018-06-04T17:15:00Z">
            <w:rPr/>
          </w:rPrChange>
        </w:rPr>
        <w:t>Controller</w:t>
      </w:r>
      <w:r>
        <w:t>, because it was the Radio and Radio Controller</w:t>
      </w:r>
      <w:del w:id="391" w:author="Greg Landry" w:date="2018-06-04T17:15:00Z">
        <w:r w:rsidDel="004F2185">
          <w:delText>.</w:delText>
        </w:r>
      </w:del>
      <w:ins w:id="392" w:author="Greg Landry" w:date="2018-06-04T17:15:00Z">
        <w:r w:rsidR="004F2185">
          <w:t>, a</w:t>
        </w:r>
      </w:ins>
      <w:del w:id="393" w:author="Greg Landry" w:date="2018-06-04T17:15:00Z">
        <w:r w:rsidDel="004F2185">
          <w:delText xml:space="preserve">  A</w:delText>
        </w:r>
      </w:del>
      <w:r>
        <w:t xml:space="preserve">nd the chip running the Application was called the </w:t>
      </w:r>
      <w:r w:rsidRPr="004F2185">
        <w:rPr>
          <w:u w:val="single"/>
          <w:rPrChange w:id="394" w:author="Greg Landry" w:date="2018-06-04T17:15:00Z">
            <w:rPr/>
          </w:rPrChange>
        </w:rPr>
        <w:t>Host</w:t>
      </w:r>
      <w:r>
        <w:t>, because it was hosting the Application.</w:t>
      </w:r>
    </w:p>
    <w:p w14:paraId="437A5FC7" w14:textId="6029C165" w:rsidR="008F6BCC" w:rsidRDefault="00523E80" w:rsidP="00413CF3">
      <w:r>
        <w:lastRenderedPageBreak/>
        <w:t>The interface between the Host and the Controller was typically</w:t>
      </w:r>
      <w:del w:id="395" w:author="Greg Landry" w:date="2018-06-04T17:15:00Z">
        <w:r w:rsidDel="004F2185">
          <w:delText xml:space="preserve"> a</w:delText>
        </w:r>
      </w:del>
      <w:r>
        <w:t xml:space="preserve"> UART, SPI or SDIO.  The data flying over that serial connection was formatted in</w:t>
      </w:r>
      <w:del w:id="396" w:author="Greg Landry" w:date="2018-06-04T17:16:00Z">
        <w:r w:rsidDel="004F2185">
          <w:delText xml:space="preserve"> a</w:delText>
        </w:r>
      </w:del>
      <w:r>
        <w:t xml:space="preserve"> Bluetooth SIG specific </w:t>
      </w:r>
      <w:r w:rsidR="00413CF3">
        <w:t xml:space="preserve">packets called “HCI Packets”.  The WICED Software team extended this packet format and </w:t>
      </w:r>
      <w:del w:id="397" w:author="Greg Landry" w:date="2018-06-04T17:16:00Z">
        <w:r w:rsidR="00413CF3" w:rsidDel="004F2185">
          <w:delText xml:space="preserve">is now </w:delText>
        </w:r>
      </w:del>
      <w:r w:rsidR="00413CF3">
        <w:t xml:space="preserve">called </w:t>
      </w:r>
      <w:ins w:id="398" w:author="Greg Landry" w:date="2018-06-04T17:16:00Z">
        <w:r w:rsidR="004F2185">
          <w:t xml:space="preserve">it </w:t>
        </w:r>
      </w:ins>
      <w:r w:rsidR="00413CF3">
        <w:t>“WICED HCI”.</w:t>
      </w:r>
    </w:p>
    <w:p w14:paraId="5FD8FE85" w14:textId="1620F369" w:rsidR="00413CF3" w:rsidRDefault="00413CF3" w:rsidP="00413CF3">
      <w:r>
        <w:t>By standardizing the HCI interface</w:t>
      </w:r>
      <w:ins w:id="399" w:author="Greg Landry" w:date="2018-06-04T17:16:00Z">
        <w:r w:rsidR="004F2185">
          <w:t>,</w:t>
        </w:r>
      </w:ins>
      <w:r>
        <w:t xml:space="preserve"> it allowed big application processors (like those exiting in PCs and cellphones) to interface with Bluetooth. As time went by the Host and Controller have frequently merged into one chip </w:t>
      </w:r>
      <w:ins w:id="400" w:author="Greg Landry" w:date="2018-06-04T17:16:00Z">
        <w:r w:rsidR="004F2185">
          <w:t>(</w:t>
        </w:r>
      </w:ins>
      <w:r>
        <w:t xml:space="preserve">e.g. </w:t>
      </w:r>
      <w:ins w:id="401" w:author="Greg Landry" w:date="2018-06-04T17:16:00Z">
        <w:r w:rsidR="004F2185">
          <w:t>CYW</w:t>
        </w:r>
      </w:ins>
      <w:r>
        <w:t>20719</w:t>
      </w:r>
      <w:ins w:id="402" w:author="Greg Landry" w:date="2018-06-04T17:16:00Z">
        <w:r w:rsidR="004F2185">
          <w:t>)</w:t>
        </w:r>
      </w:ins>
      <w:r>
        <w:t>, however the WICED HCI interface persists</w:t>
      </w:r>
      <w:ins w:id="403" w:author="Greg Landry" w:date="2018-06-04T17:18:00Z">
        <w:r w:rsidR="00511BB2">
          <w:t xml:space="preserve"> even though both sides may be running on the same chip.</w:t>
        </w:r>
      </w:ins>
      <w:del w:id="404" w:author="Greg Landry" w:date="2018-06-04T17:18:00Z">
        <w:r w:rsidDel="00511BB2">
          <w:delText>.</w:delText>
        </w:r>
      </w:del>
    </w:p>
    <w:p w14:paraId="41FEBEB7" w14:textId="6708699C" w:rsidR="00727069" w:rsidRDefault="00CF7D30" w:rsidP="00413CF3">
      <w:r w:rsidRPr="00CF7D30">
        <w:rPr>
          <w:noProof/>
        </w:rPr>
        <w:drawing>
          <wp:inline distT="0" distB="0" distL="0" distR="0" wp14:anchorId="48C87A2F" wp14:editId="4E044839">
            <wp:extent cx="2400300" cy="20447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2044700"/>
                    </a:xfrm>
                    <a:prstGeom prst="rect">
                      <a:avLst/>
                    </a:prstGeom>
                  </pic:spPr>
                </pic:pic>
              </a:graphicData>
            </a:graphic>
          </wp:inline>
        </w:drawing>
      </w:r>
    </w:p>
    <w:p w14:paraId="62177984" w14:textId="36F42DAA" w:rsidR="00413CF3" w:rsidRDefault="00413CF3" w:rsidP="00413CF3">
      <w:r>
        <w:t>The WICED Bluetooth Stack can be split into a “Host” and a “Controller”</w:t>
      </w:r>
      <w:r w:rsidR="00CF7D30">
        <w:t xml:space="preserve"> part</w:t>
      </w:r>
      <w:ins w:id="405" w:author="Greg Landry" w:date="2018-06-04T17:17:00Z">
        <w:r w:rsidR="00511BB2">
          <w:t>.</w:t>
        </w:r>
      </w:ins>
      <w:r w:rsidR="00CF7D30">
        <w:t xml:space="preserve"> </w:t>
      </w:r>
      <w:ins w:id="406" w:author="Greg Landry" w:date="2018-06-04T17:17:00Z">
        <w:r w:rsidR="00511BB2">
          <w:t>F</w:t>
        </w:r>
      </w:ins>
      <w:del w:id="407" w:author="Greg Landry" w:date="2018-06-04T17:17:00Z">
        <w:r w:rsidR="00CF7D30" w:rsidDel="00511BB2">
          <w:delText>f</w:delText>
        </w:r>
      </w:del>
      <w:r w:rsidR="00CF7D30">
        <w:t xml:space="preserve">or example the PSoC 6 and 4343W Combo Radio </w:t>
      </w:r>
      <w:ins w:id="408" w:author="Greg Landry" w:date="2018-06-04T17:17:00Z">
        <w:r w:rsidR="00CB160F">
          <w:t>is a 2-</w:t>
        </w:r>
        <w:r w:rsidR="00511BB2">
          <w:t xml:space="preserve">chip solution that </w:t>
        </w:r>
      </w:ins>
      <w:r w:rsidR="00CF7D30">
        <w:t>looks like this:</w:t>
      </w:r>
    </w:p>
    <w:p w14:paraId="4625E8C7" w14:textId="6A674E01" w:rsidR="00CF7D30" w:rsidRDefault="00CF7D30" w:rsidP="00413CF3">
      <w:r w:rsidRPr="00CF7D30">
        <w:rPr>
          <w:noProof/>
        </w:rPr>
        <w:drawing>
          <wp:inline distT="0" distB="0" distL="0" distR="0" wp14:anchorId="18287C1E" wp14:editId="642E591F">
            <wp:extent cx="2400300" cy="308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3086100"/>
                    </a:xfrm>
                    <a:prstGeom prst="rect">
                      <a:avLst/>
                    </a:prstGeom>
                  </pic:spPr>
                </pic:pic>
              </a:graphicData>
            </a:graphic>
          </wp:inline>
        </w:drawing>
      </w:r>
    </w:p>
    <w:p w14:paraId="5F91C5F3" w14:textId="7663F5C8" w:rsidR="00373A4D" w:rsidRDefault="00373A4D" w:rsidP="00091267">
      <w:pPr>
        <w:pStyle w:val="Heading2"/>
      </w:pPr>
      <w:bookmarkStart w:id="409" w:name="_Toc515894362"/>
      <w:r>
        <w:lastRenderedPageBreak/>
        <w:t>BT Spy</w:t>
      </w:r>
      <w:bookmarkEnd w:id="409"/>
    </w:p>
    <w:p w14:paraId="0CA8B63C" w14:textId="31172D90" w:rsidR="00373A4D" w:rsidRDefault="00373A4D" w:rsidP="00413CF3">
      <w:del w:id="410" w:author="Greg Landry" w:date="2018-06-04T17:18:00Z">
        <w:r w:rsidDel="00493088">
          <w:delText xml:space="preserve">The </w:delText>
        </w:r>
      </w:del>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del w:id="411" w:author="Greg Landry" w:date="2018-06-04T17:18:00Z">
        <w:r w:rsidR="00CF7D30" w:rsidDel="00493088">
          <w:delText>setup,</w:delText>
        </w:r>
      </w:del>
      <w:del w:id="412" w:author="Greg Landry" w:date="2018-06-04T17:19:00Z">
        <w:r w:rsidR="00CF7D30" w:rsidDel="00493088">
          <w:delText xml:space="preserve"> like</w:delText>
        </w:r>
      </w:del>
      <w:ins w:id="413" w:author="Greg Landry" w:date="2018-06-04T17:19:00Z">
        <w:r w:rsidR="00493088">
          <w:t>system, like</w:t>
        </w:r>
      </w:ins>
      <w:r w:rsidR="00CF7D30">
        <w:t xml:space="preserve"> the 20719</w:t>
      </w:r>
      <w:ins w:id="414" w:author="Greg Landry" w:date="2018-06-04T17:18:00Z">
        <w:r w:rsidR="00493088">
          <w:t>,</w:t>
        </w:r>
      </w:ins>
      <w:del w:id="415" w:author="Greg Landry" w:date="2018-06-04T17:18:00Z">
        <w:r w:rsidR="00CF7D30" w:rsidDel="00493088">
          <w:delText>,</w:delText>
        </w:r>
      </w:del>
      <w:r w:rsidR="00CF7D30">
        <w:t xml:space="preserve"> </w:t>
      </w:r>
      <w:ins w:id="416" w:author="Greg Landry" w:date="2018-06-04T17:18:00Z">
        <w:r w:rsidR="00493088">
          <w:t xml:space="preserve">the </w:t>
        </w:r>
      </w:ins>
      <w:r w:rsidR="00CF7D30">
        <w:t xml:space="preserve">WICED </w:t>
      </w:r>
      <w:ins w:id="417" w:author="Greg Landry" w:date="2018-06-04T17:18:00Z">
        <w:r w:rsidR="00493088">
          <w:t xml:space="preserve">team </w:t>
        </w:r>
      </w:ins>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0F9CA6C" w14:textId="2D407CC2" w:rsidR="00373A4D" w:rsidRDefault="002219B7" w:rsidP="00413CF3">
      <w:r>
        <w:t>This tool will be talked about in detail in Chapter 6 - Debugging</w:t>
      </w:r>
      <w:r w:rsidR="00373A4D">
        <w:t xml:space="preserve"> </w:t>
      </w:r>
    </w:p>
    <w:p w14:paraId="6F019D73" w14:textId="13FD16FF" w:rsidR="00413CF3" w:rsidDel="00AF5D4E" w:rsidRDefault="00413CF3" w:rsidP="00091267">
      <w:pPr>
        <w:pStyle w:val="Heading1"/>
        <w:rPr>
          <w:moveFrom w:id="418" w:author="Greg Landry" w:date="2018-06-04T16:33:00Z"/>
        </w:rPr>
        <w:pPrChange w:id="419" w:author="Greg Landry" w:date="2018-06-04T17:05:00Z">
          <w:pPr>
            <w:pStyle w:val="Heading1"/>
          </w:pPr>
        </w:pPrChange>
      </w:pPr>
      <w:moveFromRangeStart w:id="420" w:author="Greg Landry" w:date="2018-06-04T16:33:00Z" w:name="move515893364"/>
      <w:moveFrom w:id="421" w:author="Greg Landry" w:date="2018-06-04T16:33:00Z">
        <w:r w:rsidDel="00AF5D4E">
          <w:lastRenderedPageBreak/>
          <w:t>Projects</w:t>
        </w:r>
        <w:bookmarkStart w:id="422" w:name="_Toc515893447"/>
        <w:bookmarkStart w:id="423" w:name="_Toc515894363"/>
        <w:bookmarkEnd w:id="422"/>
        <w:bookmarkEnd w:id="423"/>
      </w:moveFrom>
    </w:p>
    <w:p w14:paraId="48B939B2" w14:textId="049BE10B" w:rsidR="008F6BCC" w:rsidDel="00AF5D4E" w:rsidRDefault="008F6BCC" w:rsidP="00091267">
      <w:pPr>
        <w:pStyle w:val="Heading1"/>
        <w:rPr>
          <w:moveFrom w:id="424" w:author="Greg Landry" w:date="2018-06-04T16:33:00Z"/>
        </w:rPr>
        <w:pPrChange w:id="425" w:author="Greg Landry" w:date="2018-06-04T17:05:00Z">
          <w:pPr/>
        </w:pPrChange>
      </w:pPr>
      <w:moveFrom w:id="426" w:author="Greg Landry" w:date="2018-06-04T16:33:00Z">
        <w:r w:rsidDel="00AF5D4E">
          <w:t>Add notify to the CapSense project</w:t>
        </w:r>
        <w:bookmarkStart w:id="427" w:name="_Toc515893448"/>
        <w:bookmarkStart w:id="428" w:name="_Toc515894364"/>
        <w:bookmarkEnd w:id="427"/>
        <w:bookmarkEnd w:id="428"/>
      </w:moveFrom>
    </w:p>
    <w:p w14:paraId="04E74ACB" w14:textId="22DDF3B3" w:rsidR="008F6BCC" w:rsidDel="00AF5D4E" w:rsidRDefault="008F6BCC" w:rsidP="00091267">
      <w:pPr>
        <w:pStyle w:val="Heading1"/>
        <w:rPr>
          <w:moveFrom w:id="429" w:author="Greg Landry" w:date="2018-06-04T16:33:00Z"/>
        </w:rPr>
        <w:pPrChange w:id="430" w:author="Greg Landry" w:date="2018-06-04T17:05:00Z">
          <w:pPr/>
        </w:pPrChange>
      </w:pPr>
      <w:moveFrom w:id="431" w:author="Greg Landry" w:date="2018-06-04T16:33:00Z">
        <w:r w:rsidDel="00AF5D4E">
          <w:t>Add Paring to the CapSense project</w:t>
        </w:r>
        <w:bookmarkStart w:id="432" w:name="_Toc515893449"/>
        <w:bookmarkStart w:id="433" w:name="_Toc515894365"/>
        <w:bookmarkEnd w:id="432"/>
        <w:bookmarkEnd w:id="433"/>
      </w:moveFrom>
    </w:p>
    <w:p w14:paraId="382CFB27" w14:textId="6420F075" w:rsidR="008F6BCC" w:rsidDel="00AF5D4E" w:rsidRDefault="008F6BCC" w:rsidP="00091267">
      <w:pPr>
        <w:pStyle w:val="Heading1"/>
        <w:rPr>
          <w:moveFrom w:id="434" w:author="Greg Landry" w:date="2018-06-04T16:33:00Z"/>
        </w:rPr>
        <w:pPrChange w:id="435" w:author="Greg Landry" w:date="2018-06-04T17:05:00Z">
          <w:pPr/>
        </w:pPrChange>
      </w:pPr>
      <w:moveFrom w:id="436" w:author="Greg Landry" w:date="2018-06-04T16:33:00Z">
        <w:r w:rsidDel="00AF5D4E">
          <w:t>Add Bonding to the CapSense project</w:t>
        </w:r>
        <w:bookmarkStart w:id="437" w:name="_Toc515893450"/>
        <w:bookmarkStart w:id="438" w:name="_Toc515894366"/>
        <w:bookmarkEnd w:id="437"/>
        <w:bookmarkEnd w:id="438"/>
      </w:moveFrom>
    </w:p>
    <w:p w14:paraId="4465618C" w14:textId="37F73654" w:rsidR="002219B7" w:rsidDel="00AF5D4E" w:rsidRDefault="002219B7" w:rsidP="00091267">
      <w:pPr>
        <w:pStyle w:val="Heading1"/>
        <w:rPr>
          <w:moveFrom w:id="439" w:author="Greg Landry" w:date="2018-06-04T16:33:00Z"/>
        </w:rPr>
        <w:pPrChange w:id="440" w:author="Greg Landry" w:date="2018-06-04T17:05:00Z">
          <w:pPr/>
        </w:pPrChange>
      </w:pPr>
      <w:moveFrom w:id="441" w:author="Greg Landry" w:date="2018-06-04T16:33:00Z">
        <w:r w:rsidDel="00AF5D4E">
          <w:t>Make an Eddystone project and use android to do something</w:t>
        </w:r>
        <w:bookmarkStart w:id="442" w:name="_Toc515893451"/>
        <w:bookmarkStart w:id="443" w:name="_Toc515894367"/>
        <w:bookmarkEnd w:id="442"/>
        <w:bookmarkEnd w:id="443"/>
      </w:moveFrom>
    </w:p>
    <w:p w14:paraId="2AABF18B" w14:textId="78B301EF" w:rsidR="002219B7" w:rsidRPr="00AD38B2" w:rsidDel="00AF5D4E" w:rsidRDefault="002219B7" w:rsidP="00091267">
      <w:pPr>
        <w:pStyle w:val="Heading1"/>
        <w:rPr>
          <w:moveFrom w:id="444" w:author="Greg Landry" w:date="2018-06-04T16:33:00Z"/>
        </w:rPr>
        <w:pPrChange w:id="445" w:author="Greg Landry" w:date="2018-06-04T17:05:00Z">
          <w:pPr/>
        </w:pPrChange>
      </w:pPr>
      <w:moveFrom w:id="446" w:author="Greg Landry" w:date="2018-06-04T16:33:00Z">
        <w:r w:rsidDel="00AF5D4E">
          <w:t>Make an iBeacon project</w:t>
        </w:r>
        <w:bookmarkStart w:id="447" w:name="_Toc515893452"/>
        <w:bookmarkStart w:id="448" w:name="_Toc515894368"/>
        <w:bookmarkEnd w:id="447"/>
        <w:bookmarkEnd w:id="448"/>
      </w:moveFrom>
    </w:p>
    <w:p w14:paraId="36BFA601" w14:textId="77777777" w:rsidR="006A2694" w:rsidRDefault="006A2694" w:rsidP="00091267">
      <w:pPr>
        <w:pStyle w:val="Heading1"/>
      </w:pPr>
      <w:bookmarkStart w:id="449" w:name="_Toc515894369"/>
      <w:moveFromRangeEnd w:id="420"/>
      <w:r>
        <w:t>WICED Bluetooth 201</w:t>
      </w:r>
      <w:bookmarkEnd w:id="449"/>
    </w:p>
    <w:p w14:paraId="2A6E5629" w14:textId="77777777" w:rsidR="002219B7" w:rsidRDefault="002219B7" w:rsidP="00091267">
      <w:pPr>
        <w:pStyle w:val="Heading2"/>
      </w:pPr>
      <w:bookmarkStart w:id="450" w:name="_Toc515894370"/>
      <w:r>
        <w:t>Low Power</w:t>
      </w:r>
      <w:bookmarkEnd w:id="450"/>
    </w:p>
    <w:p w14:paraId="65EC28A7" w14:textId="77777777" w:rsidR="002219B7" w:rsidRDefault="002219B7" w:rsidP="00091267">
      <w:pPr>
        <w:pStyle w:val="Heading2"/>
      </w:pPr>
      <w:bookmarkStart w:id="451" w:name="_Toc515894371"/>
      <w:r>
        <w:t>L2CAP</w:t>
      </w:r>
      <w:bookmarkEnd w:id="451"/>
    </w:p>
    <w:p w14:paraId="3B80E9E4" w14:textId="2D714070" w:rsidR="000F784B" w:rsidRDefault="000F784B" w:rsidP="00091267">
      <w:pPr>
        <w:pStyle w:val="Heading2"/>
      </w:pPr>
      <w:bookmarkStart w:id="452" w:name="_Toc515894372"/>
      <w:r>
        <w:t>Other Profiles</w:t>
      </w:r>
      <w:bookmarkEnd w:id="452"/>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091267">
      <w:pPr>
        <w:pStyle w:val="Heading2"/>
      </w:pPr>
      <w:bookmarkStart w:id="453" w:name="_Toc515894373"/>
      <w:r>
        <w:t>Whitelist</w:t>
      </w:r>
      <w:bookmarkEnd w:id="453"/>
    </w:p>
    <w:p w14:paraId="7FBDCAA5" w14:textId="0A70D9AE" w:rsidR="00B558E7" w:rsidRDefault="00B558E7" w:rsidP="00091267">
      <w:pPr>
        <w:pStyle w:val="Heading2"/>
      </w:pPr>
      <w:bookmarkStart w:id="454" w:name="_Toc515894374"/>
      <w:r>
        <w:t>Scan Response</w:t>
      </w:r>
      <w:bookmarkEnd w:id="454"/>
    </w:p>
    <w:p w14:paraId="00548A14" w14:textId="342CD15D" w:rsidR="00B558E7" w:rsidRPr="00AE30D4" w:rsidRDefault="00B558E7" w:rsidP="00091267">
      <w:pPr>
        <w:pStyle w:val="Heading2"/>
      </w:pPr>
      <w:bookmarkStart w:id="455" w:name="_Toc515894375"/>
      <w:r>
        <w:t>Central</w:t>
      </w:r>
      <w:bookmarkEnd w:id="455"/>
    </w:p>
    <w:p w14:paraId="4993015E" w14:textId="58064D3C" w:rsidR="00B558E7" w:rsidRPr="00AE30D4" w:rsidRDefault="00B558E7" w:rsidP="00091267">
      <w:pPr>
        <w:pStyle w:val="Heading2"/>
      </w:pPr>
      <w:bookmarkStart w:id="456" w:name="_Toc515894376"/>
      <w:r>
        <w:t>GATT MTU</w:t>
      </w:r>
      <w:bookmarkEnd w:id="456"/>
    </w:p>
    <w:p w14:paraId="74C4D00E" w14:textId="2487CA36" w:rsidR="00AE30D4" w:rsidRDefault="00AE30D4" w:rsidP="00091267">
      <w:pPr>
        <w:pStyle w:val="Heading2"/>
      </w:pPr>
      <w:bookmarkStart w:id="457" w:name="_Toc515894377"/>
      <w:r>
        <w:t>Mesh</w:t>
      </w:r>
      <w:bookmarkEnd w:id="457"/>
    </w:p>
    <w:p w14:paraId="0DE48A76" w14:textId="6E31D2CF" w:rsidR="003C5CA9" w:rsidRPr="003C5CA9" w:rsidRDefault="003C5CA9" w:rsidP="00091267">
      <w:pPr>
        <w:pStyle w:val="Heading2"/>
      </w:pPr>
      <w:bookmarkStart w:id="458" w:name="_Toc515894378"/>
      <w:r>
        <w:t>Non-GATT DB Based Attribute Protocols</w:t>
      </w:r>
      <w:bookmarkEnd w:id="458"/>
    </w:p>
    <w:p w14:paraId="325EDA47" w14:textId="07BD71C4" w:rsidR="003C5CA9" w:rsidRDefault="003C5CA9" w:rsidP="00091267">
      <w:pPr>
        <w:pStyle w:val="Heading2"/>
      </w:pPr>
      <w:bookmarkStart w:id="459" w:name="_Toc515894379"/>
      <w:r>
        <w:t>Privacy</w:t>
      </w:r>
      <w:bookmarkEnd w:id="459"/>
    </w:p>
    <w:p w14:paraId="12A57741" w14:textId="3E537C56" w:rsidR="003C5CA9" w:rsidRDefault="003C5CA9" w:rsidP="00091267">
      <w:pPr>
        <w:pStyle w:val="Heading2"/>
      </w:pPr>
      <w:bookmarkStart w:id="460" w:name="_Toc515894380"/>
      <w:r>
        <w:t>OTA Bootloading</w:t>
      </w:r>
      <w:bookmarkEnd w:id="460"/>
    </w:p>
    <w:p w14:paraId="40A759F6" w14:textId="5D21C302" w:rsidR="00BF2503" w:rsidRDefault="00BF2503" w:rsidP="00091267">
      <w:pPr>
        <w:pStyle w:val="Heading2"/>
      </w:pPr>
      <w:bookmarkStart w:id="461" w:name="_Toc515894381"/>
      <w:r>
        <w:t>Multirole devices</w:t>
      </w:r>
      <w:bookmarkEnd w:id="461"/>
    </w:p>
    <w:p w14:paraId="1650C8F1" w14:textId="3965BD3F" w:rsidR="00BF2503" w:rsidRDefault="00BF2503" w:rsidP="00091267">
      <w:pPr>
        <w:pStyle w:val="Heading2"/>
      </w:pPr>
      <w:bookmarkStart w:id="462" w:name="_Toc515894382"/>
      <w:r>
        <w:t>Direct Test Mode</w:t>
      </w:r>
      <w:bookmarkEnd w:id="462"/>
    </w:p>
    <w:p w14:paraId="6DB6AA30" w14:textId="065E21E4" w:rsidR="00AF5D4E" w:rsidRDefault="00AF5D4E">
      <w:pPr>
        <w:rPr>
          <w:ins w:id="463" w:author="Greg Landry" w:date="2018-06-04T16:33:00Z"/>
        </w:rPr>
      </w:pPr>
      <w:ins w:id="464" w:author="Greg Landry" w:date="2018-06-04T16:33:00Z">
        <w:r>
          <w:br w:type="page"/>
        </w:r>
      </w:ins>
    </w:p>
    <w:p w14:paraId="6B0BBD38" w14:textId="2C4052C7" w:rsidR="00AF5D4E" w:rsidRDefault="00AF5D4E" w:rsidP="00091267">
      <w:pPr>
        <w:pStyle w:val="Heading1"/>
        <w:rPr>
          <w:ins w:id="465" w:author="Greg Landry" w:date="2018-06-04T16:34:00Z"/>
        </w:rPr>
      </w:pPr>
      <w:bookmarkStart w:id="466" w:name="_Toc515894383"/>
      <w:ins w:id="467" w:author="Greg Landry" w:date="2018-06-04T16:34:00Z">
        <w:r>
          <w:lastRenderedPageBreak/>
          <w:t>Exercises</w:t>
        </w:r>
        <w:bookmarkEnd w:id="466"/>
      </w:ins>
    </w:p>
    <w:p w14:paraId="32849EA2" w14:textId="77777777" w:rsidR="00D50452" w:rsidRDefault="00D50452" w:rsidP="00D50452">
      <w:pPr>
        <w:pStyle w:val="Exercise"/>
        <w:rPr>
          <w:ins w:id="468" w:author="Greg Landry" w:date="2018-06-04T17:20:00Z"/>
        </w:rPr>
      </w:pPr>
      <w:bookmarkStart w:id="469" w:name="_Toc515894384"/>
      <w:ins w:id="470" w:author="Greg Landry" w:date="2018-06-04T17:20:00Z">
        <w:r>
          <w:t>BLE Notifications</w:t>
        </w:r>
      </w:ins>
    </w:p>
    <w:p w14:paraId="24C68498" w14:textId="77777777" w:rsidR="00D50452" w:rsidRDefault="00D50452" w:rsidP="00D50452">
      <w:pPr>
        <w:pStyle w:val="Heading3"/>
        <w:rPr>
          <w:ins w:id="471" w:author="Greg Landry" w:date="2018-06-04T17:20:00Z"/>
        </w:rPr>
      </w:pPr>
      <w:ins w:id="472" w:author="Greg Landry" w:date="2018-06-04T17:20:00Z">
        <w:r>
          <w:t>Introduction</w:t>
        </w:r>
      </w:ins>
    </w:p>
    <w:p w14:paraId="6ED98997" w14:textId="77777777" w:rsidR="00D50452" w:rsidRDefault="00D50452" w:rsidP="00D50452">
      <w:pPr>
        <w:rPr>
          <w:ins w:id="473" w:author="Greg Landry" w:date="2018-06-04T17:20:00Z"/>
        </w:rPr>
      </w:pPr>
      <w:ins w:id="474" w:author="Greg Landry" w:date="2018-06-04T17:20:00Z">
        <w:r>
          <w:t>In this exercise, you will add notifications to the CapSense BLE project from the previous chapter.</w:t>
        </w:r>
      </w:ins>
    </w:p>
    <w:p w14:paraId="2A8065E9" w14:textId="77777777" w:rsidR="00D50452" w:rsidRDefault="00D50452" w:rsidP="00D50452">
      <w:pPr>
        <w:rPr>
          <w:ins w:id="475" w:author="Greg Landry" w:date="2018-06-04T17:20:00Z"/>
        </w:rPr>
      </w:pPr>
      <w:ins w:id="476" w:author="Greg Landry" w:date="2018-06-04T17:20:00Z">
        <w:r>
          <w:t>Below is a table showing the events that occur during this exercise. Arrows indicate the cause/effect of the stack events. New events introduced in this exercise are highlighted.</w:t>
        </w:r>
      </w:ins>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rPr>
          <w:ins w:id="477" w:author="Greg Landry" w:date="2018-06-04T17:20:00Z"/>
        </w:trPr>
        <w:tc>
          <w:tcPr>
            <w:tcW w:w="2184" w:type="dxa"/>
            <w:tcBorders>
              <w:bottom w:val="single" w:sz="4" w:space="0" w:color="auto"/>
            </w:tcBorders>
            <w:shd w:val="clear" w:color="auto" w:fill="000000" w:themeFill="text1"/>
          </w:tcPr>
          <w:p w14:paraId="1AD25F75" w14:textId="77777777" w:rsidR="00D50452" w:rsidRPr="00516294" w:rsidRDefault="00D50452" w:rsidP="00B45B80">
            <w:pPr>
              <w:rPr>
                <w:ins w:id="478" w:author="Greg Landry" w:date="2018-06-04T17:20:00Z"/>
                <w:b/>
                <w:color w:val="FFFFFF" w:themeColor="background1"/>
              </w:rPr>
            </w:pPr>
            <w:ins w:id="479" w:author="Greg Landry" w:date="2018-06-04T17:20:00Z">
              <w:r w:rsidRPr="00516294">
                <w:rPr>
                  <w:b/>
                  <w:color w:val="FFFFFF" w:themeColor="background1"/>
                </w:rPr>
                <w:t>External Event</w:t>
              </w:r>
            </w:ins>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ins w:id="480" w:author="Greg Landry" w:date="2018-06-04T17:20:00Z"/>
                <w:b/>
                <w:color w:val="FFFFFF" w:themeColor="background1"/>
              </w:rPr>
            </w:pPr>
            <w:ins w:id="481" w:author="Greg Landry" w:date="2018-06-04T17:20:00Z">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ins>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ins w:id="482" w:author="Greg Landry" w:date="2018-06-04T17:20:00Z"/>
                <w:b/>
                <w:color w:val="FFFFFF" w:themeColor="background1"/>
              </w:rPr>
            </w:pPr>
            <w:ins w:id="483" w:author="Greg Landry" w:date="2018-06-04T17:20:00Z">
              <w:r w:rsidRPr="00516294">
                <w:rPr>
                  <w:b/>
                  <w:color w:val="FFFFFF" w:themeColor="background1"/>
                </w:rPr>
                <w:t>Action</w:t>
              </w:r>
            </w:ins>
          </w:p>
        </w:tc>
      </w:tr>
      <w:tr w:rsidR="00D50452" w14:paraId="65747D42" w14:textId="77777777" w:rsidTr="00B45B80">
        <w:trPr>
          <w:ins w:id="484" w:author="Greg Landry" w:date="2018-06-04T17:20:00Z"/>
        </w:trPr>
        <w:tc>
          <w:tcPr>
            <w:tcW w:w="2184" w:type="dxa"/>
            <w:vMerge w:val="restart"/>
            <w:shd w:val="clear" w:color="auto" w:fill="FFFFFF" w:themeFill="background1"/>
          </w:tcPr>
          <w:p w14:paraId="2433C673" w14:textId="77777777" w:rsidR="00D50452" w:rsidRDefault="00D50452" w:rsidP="00B45B80">
            <w:pPr>
              <w:rPr>
                <w:ins w:id="485" w:author="Greg Landry" w:date="2018-06-04T17:20:00Z"/>
              </w:rPr>
            </w:pPr>
            <w:ins w:id="486" w:author="Greg Landry" w:date="2018-06-04T17:20:00Z">
              <w:r>
                <w:t xml:space="preserve">Board reset </w:t>
              </w:r>
              <w:r>
                <w:sym w:font="Wingdings" w:char="F0E0"/>
              </w:r>
            </w:ins>
          </w:p>
        </w:tc>
        <w:tc>
          <w:tcPr>
            <w:tcW w:w="5376" w:type="dxa"/>
            <w:shd w:val="clear" w:color="auto" w:fill="FFFFFF" w:themeFill="background1"/>
          </w:tcPr>
          <w:p w14:paraId="7150F24E" w14:textId="77777777" w:rsidR="00D50452" w:rsidRDefault="00D50452" w:rsidP="00B45B80">
            <w:pPr>
              <w:rPr>
                <w:ins w:id="487" w:author="Greg Landry" w:date="2018-06-04T17:20:00Z"/>
              </w:rPr>
            </w:pPr>
            <w:ins w:id="488" w:author="Greg Landry" w:date="2018-06-04T17:20:00Z">
              <w:r>
                <w:t xml:space="preserve">BTM_LOCAL_IDENTITY_KEYS_REQUEST_EVT </w:t>
              </w:r>
              <w:r>
                <w:sym w:font="Wingdings" w:char="F0E0"/>
              </w:r>
            </w:ins>
          </w:p>
        </w:tc>
        <w:tc>
          <w:tcPr>
            <w:tcW w:w="2065" w:type="dxa"/>
            <w:shd w:val="clear" w:color="auto" w:fill="FFFFFF" w:themeFill="background1"/>
          </w:tcPr>
          <w:p w14:paraId="496C93F2" w14:textId="77777777" w:rsidR="00D50452" w:rsidRDefault="00D50452" w:rsidP="00B45B80">
            <w:pPr>
              <w:rPr>
                <w:ins w:id="489" w:author="Greg Landry" w:date="2018-06-04T17:20:00Z"/>
              </w:rPr>
            </w:pPr>
            <w:ins w:id="490" w:author="Greg Landry" w:date="2018-06-04T17:20:00Z">
              <w:r>
                <w:t>Not used yet</w:t>
              </w:r>
            </w:ins>
          </w:p>
        </w:tc>
      </w:tr>
      <w:tr w:rsidR="00D50452" w14:paraId="4FAA365D" w14:textId="77777777" w:rsidTr="00B45B80">
        <w:trPr>
          <w:ins w:id="491" w:author="Greg Landry" w:date="2018-06-04T17:20:00Z"/>
        </w:trPr>
        <w:tc>
          <w:tcPr>
            <w:tcW w:w="2184" w:type="dxa"/>
            <w:vMerge/>
            <w:shd w:val="clear" w:color="auto" w:fill="FFFFFF" w:themeFill="background1"/>
          </w:tcPr>
          <w:p w14:paraId="40F63EB8" w14:textId="77777777" w:rsidR="00D50452" w:rsidRDefault="00D50452" w:rsidP="00B45B80">
            <w:pPr>
              <w:rPr>
                <w:ins w:id="492" w:author="Greg Landry" w:date="2018-06-04T17:20:00Z"/>
              </w:rPr>
            </w:pPr>
          </w:p>
        </w:tc>
        <w:tc>
          <w:tcPr>
            <w:tcW w:w="5376" w:type="dxa"/>
            <w:shd w:val="clear" w:color="auto" w:fill="FFFFFF" w:themeFill="background1"/>
          </w:tcPr>
          <w:p w14:paraId="41D0E858" w14:textId="77777777" w:rsidR="00D50452" w:rsidRDefault="00D50452" w:rsidP="00B45B80">
            <w:pPr>
              <w:rPr>
                <w:ins w:id="493" w:author="Greg Landry" w:date="2018-06-04T17:20:00Z"/>
              </w:rPr>
            </w:pPr>
            <w:ins w:id="494" w:author="Greg Landry" w:date="2018-06-04T17:20:00Z">
              <w:r>
                <w:t xml:space="preserve">BTM_ENABLED_EVT </w:t>
              </w:r>
              <w:r>
                <w:sym w:font="Wingdings" w:char="F0E0"/>
              </w:r>
            </w:ins>
          </w:p>
        </w:tc>
        <w:tc>
          <w:tcPr>
            <w:tcW w:w="2065" w:type="dxa"/>
            <w:shd w:val="clear" w:color="auto" w:fill="FFFFFF" w:themeFill="background1"/>
          </w:tcPr>
          <w:p w14:paraId="066E4719" w14:textId="77777777" w:rsidR="00D50452" w:rsidRDefault="00D50452" w:rsidP="00B45B80">
            <w:pPr>
              <w:rPr>
                <w:ins w:id="495" w:author="Greg Landry" w:date="2018-06-04T17:20:00Z"/>
              </w:rPr>
            </w:pPr>
            <w:ins w:id="496" w:author="Greg Landry" w:date="2018-06-04T17:20:00Z">
              <w:r>
                <w:t>Initialize application, start CapSense thread.</w:t>
              </w:r>
            </w:ins>
          </w:p>
        </w:tc>
      </w:tr>
      <w:tr w:rsidR="00D50452" w14:paraId="0E245606" w14:textId="77777777" w:rsidTr="00B45B80">
        <w:trPr>
          <w:ins w:id="497" w:author="Greg Landry" w:date="2018-06-04T17:20:00Z"/>
        </w:trPr>
        <w:tc>
          <w:tcPr>
            <w:tcW w:w="2184" w:type="dxa"/>
            <w:shd w:val="clear" w:color="auto" w:fill="FFFFFF" w:themeFill="background1"/>
          </w:tcPr>
          <w:p w14:paraId="4FF47509" w14:textId="77777777" w:rsidR="00D50452" w:rsidRDefault="00D50452" w:rsidP="00B45B80">
            <w:pPr>
              <w:rPr>
                <w:ins w:id="498" w:author="Greg Landry" w:date="2018-06-04T17:20:00Z"/>
              </w:rPr>
            </w:pPr>
          </w:p>
        </w:tc>
        <w:tc>
          <w:tcPr>
            <w:tcW w:w="5376" w:type="dxa"/>
            <w:shd w:val="clear" w:color="auto" w:fill="FFFFFF" w:themeFill="background1"/>
          </w:tcPr>
          <w:p w14:paraId="703ABFA5" w14:textId="77777777" w:rsidR="00D50452" w:rsidRDefault="00D50452" w:rsidP="00B45B80">
            <w:pPr>
              <w:rPr>
                <w:ins w:id="499" w:author="Greg Landry" w:date="2018-06-04T17:20:00Z"/>
              </w:rPr>
            </w:pPr>
            <w:ins w:id="500" w:author="Greg Landry" w:date="2018-06-04T17:20:00Z">
              <w:r>
                <w:t>BTM_BLE_ADVERT_STATE_CHANGED_EVT (BTM_BLE_ADVERT_</w:t>
              </w:r>
              <w:r w:rsidRPr="0046282D">
                <w:t xml:space="preserve"> UNDIRECTED</w:t>
              </w:r>
              <w:r>
                <w:t xml:space="preserve"> _HIGH)</w:t>
              </w:r>
            </w:ins>
          </w:p>
        </w:tc>
        <w:tc>
          <w:tcPr>
            <w:tcW w:w="2065" w:type="dxa"/>
            <w:shd w:val="clear" w:color="auto" w:fill="FFFFFF" w:themeFill="background1"/>
          </w:tcPr>
          <w:p w14:paraId="18D713EE" w14:textId="77777777" w:rsidR="00D50452" w:rsidRDefault="00D50452" w:rsidP="00B45B80">
            <w:pPr>
              <w:rPr>
                <w:ins w:id="501" w:author="Greg Landry" w:date="2018-06-04T17:20:00Z"/>
              </w:rPr>
            </w:pPr>
            <w:ins w:id="502" w:author="Greg Landry" w:date="2018-06-04T17:20:00Z">
              <w:r>
                <w:sym w:font="Wingdings" w:char="F0DF"/>
              </w:r>
              <w:r>
                <w:t xml:space="preserve"> Start advertising</w:t>
              </w:r>
            </w:ins>
          </w:p>
        </w:tc>
      </w:tr>
      <w:tr w:rsidR="00D50452" w14:paraId="40ECF6C4" w14:textId="77777777" w:rsidTr="00B45B80">
        <w:trPr>
          <w:ins w:id="503" w:author="Greg Landry" w:date="2018-06-04T17:20:00Z"/>
        </w:trPr>
        <w:tc>
          <w:tcPr>
            <w:tcW w:w="2184" w:type="dxa"/>
            <w:shd w:val="clear" w:color="auto" w:fill="FFFFFF" w:themeFill="background1"/>
          </w:tcPr>
          <w:p w14:paraId="2304DF60" w14:textId="77777777" w:rsidR="00D50452" w:rsidRDefault="00D50452" w:rsidP="00B45B80">
            <w:pPr>
              <w:rPr>
                <w:ins w:id="504" w:author="Greg Landry" w:date="2018-06-04T17:20:00Z"/>
              </w:rPr>
            </w:pPr>
            <w:ins w:id="505" w:author="Greg Landry" w:date="2018-06-04T17:20:00Z">
              <w:r>
                <w:t>CySmart will now see advertising packets</w:t>
              </w:r>
            </w:ins>
          </w:p>
        </w:tc>
        <w:tc>
          <w:tcPr>
            <w:tcW w:w="5376" w:type="dxa"/>
            <w:shd w:val="clear" w:color="auto" w:fill="FFFFFF" w:themeFill="background1"/>
          </w:tcPr>
          <w:p w14:paraId="0CFA2C63" w14:textId="77777777" w:rsidR="00D50452" w:rsidRDefault="00D50452" w:rsidP="00B45B80">
            <w:pPr>
              <w:rPr>
                <w:ins w:id="506" w:author="Greg Landry" w:date="2018-06-04T17:20:00Z"/>
              </w:rPr>
            </w:pPr>
          </w:p>
        </w:tc>
        <w:tc>
          <w:tcPr>
            <w:tcW w:w="2065" w:type="dxa"/>
            <w:shd w:val="clear" w:color="auto" w:fill="FFFFFF" w:themeFill="background1"/>
          </w:tcPr>
          <w:p w14:paraId="74858284" w14:textId="77777777" w:rsidR="00D50452" w:rsidRDefault="00D50452" w:rsidP="00B45B80">
            <w:pPr>
              <w:rPr>
                <w:ins w:id="507" w:author="Greg Landry" w:date="2018-06-04T17:20:00Z"/>
              </w:rPr>
            </w:pPr>
          </w:p>
        </w:tc>
      </w:tr>
      <w:tr w:rsidR="00D50452" w14:paraId="2A7D9979" w14:textId="77777777" w:rsidTr="00B45B80">
        <w:trPr>
          <w:ins w:id="508" w:author="Greg Landry" w:date="2018-06-04T17:20:00Z"/>
        </w:trPr>
        <w:tc>
          <w:tcPr>
            <w:tcW w:w="2184" w:type="dxa"/>
            <w:vMerge w:val="restart"/>
            <w:shd w:val="clear" w:color="auto" w:fill="FFFFFF" w:themeFill="background1"/>
          </w:tcPr>
          <w:p w14:paraId="5DC39DEF" w14:textId="77777777" w:rsidR="00D50452" w:rsidRDefault="00D50452" w:rsidP="00B45B80">
            <w:pPr>
              <w:rPr>
                <w:ins w:id="509" w:author="Greg Landry" w:date="2018-06-04T17:20:00Z"/>
              </w:rPr>
            </w:pPr>
            <w:ins w:id="510" w:author="Greg Landry" w:date="2018-06-04T17:20:00Z">
              <w:r>
                <w:t xml:space="preserve">Connect to device from CySmart </w:t>
              </w:r>
              <w:r>
                <w:sym w:font="Wingdings" w:char="F0E0"/>
              </w:r>
            </w:ins>
          </w:p>
        </w:tc>
        <w:tc>
          <w:tcPr>
            <w:tcW w:w="5376" w:type="dxa"/>
            <w:shd w:val="clear" w:color="auto" w:fill="FFFFFF" w:themeFill="background1"/>
          </w:tcPr>
          <w:p w14:paraId="348EC6C5" w14:textId="77777777" w:rsidR="00D50452" w:rsidRDefault="00D50452" w:rsidP="00B45B80">
            <w:pPr>
              <w:rPr>
                <w:ins w:id="511" w:author="Greg Landry" w:date="2018-06-04T17:20:00Z"/>
              </w:rPr>
            </w:pPr>
            <w:ins w:id="512" w:author="Greg Landry" w:date="2018-06-04T17:20:00Z">
              <w:r>
                <w:t xml:space="preserve">GATT_CONNECTION_STATUS_EVT </w:t>
              </w:r>
              <w:r>
                <w:sym w:font="Wingdings" w:char="F0E0"/>
              </w:r>
            </w:ins>
          </w:p>
        </w:tc>
        <w:tc>
          <w:tcPr>
            <w:tcW w:w="2065" w:type="dxa"/>
            <w:shd w:val="clear" w:color="auto" w:fill="FFFFFF" w:themeFill="background1"/>
          </w:tcPr>
          <w:p w14:paraId="646C5173" w14:textId="77777777" w:rsidR="00D50452" w:rsidRDefault="00D50452" w:rsidP="00B45B80">
            <w:pPr>
              <w:rPr>
                <w:ins w:id="513" w:author="Greg Landry" w:date="2018-06-04T17:20:00Z"/>
              </w:rPr>
            </w:pPr>
            <w:ins w:id="514" w:author="Greg Landry" w:date="2018-06-04T17:20:00Z">
              <w:r>
                <w:t>Set the connection ID and enable pairing</w:t>
              </w:r>
            </w:ins>
          </w:p>
        </w:tc>
      </w:tr>
      <w:tr w:rsidR="00D50452" w14:paraId="28BA1B3C" w14:textId="77777777" w:rsidTr="00B45B80">
        <w:trPr>
          <w:ins w:id="515" w:author="Greg Landry" w:date="2018-06-04T17:20:00Z"/>
        </w:trPr>
        <w:tc>
          <w:tcPr>
            <w:tcW w:w="2184" w:type="dxa"/>
            <w:vMerge/>
            <w:shd w:val="clear" w:color="auto" w:fill="FFFFFF" w:themeFill="background1"/>
          </w:tcPr>
          <w:p w14:paraId="2F7571A1" w14:textId="77777777" w:rsidR="00D50452" w:rsidRDefault="00D50452" w:rsidP="00B45B80">
            <w:pPr>
              <w:rPr>
                <w:ins w:id="516" w:author="Greg Landry" w:date="2018-06-04T17:20:00Z"/>
              </w:rPr>
            </w:pPr>
          </w:p>
        </w:tc>
        <w:tc>
          <w:tcPr>
            <w:tcW w:w="5376" w:type="dxa"/>
            <w:shd w:val="clear" w:color="auto" w:fill="FFFFFF" w:themeFill="background1"/>
          </w:tcPr>
          <w:p w14:paraId="4794E995" w14:textId="77777777" w:rsidR="00D50452" w:rsidRDefault="00D50452" w:rsidP="00B45B80">
            <w:pPr>
              <w:rPr>
                <w:ins w:id="517" w:author="Greg Landry" w:date="2018-06-04T17:20:00Z"/>
              </w:rPr>
            </w:pPr>
            <w:ins w:id="518" w:author="Greg Landry" w:date="2018-06-04T17:20:00Z">
              <w:r>
                <w:t>BTM_BLE_ADVERT_STATE_CHANGED_EVT (BTM_BLE_ADVERT_OFF)</w:t>
              </w:r>
            </w:ins>
          </w:p>
        </w:tc>
        <w:tc>
          <w:tcPr>
            <w:tcW w:w="2065" w:type="dxa"/>
            <w:shd w:val="clear" w:color="auto" w:fill="FFFFFF" w:themeFill="background1"/>
          </w:tcPr>
          <w:p w14:paraId="36D1C688" w14:textId="77777777" w:rsidR="00D50452" w:rsidRDefault="00D50452" w:rsidP="00B45B80">
            <w:pPr>
              <w:rPr>
                <w:ins w:id="519" w:author="Greg Landry" w:date="2018-06-04T17:20:00Z"/>
              </w:rPr>
            </w:pPr>
          </w:p>
        </w:tc>
      </w:tr>
      <w:tr w:rsidR="00D50452" w14:paraId="6D1D88D2" w14:textId="77777777" w:rsidTr="00B45B80">
        <w:trPr>
          <w:ins w:id="520" w:author="Greg Landry" w:date="2018-06-04T17:20:00Z"/>
        </w:trPr>
        <w:tc>
          <w:tcPr>
            <w:tcW w:w="2184" w:type="dxa"/>
            <w:shd w:val="clear" w:color="auto" w:fill="FFFFFF" w:themeFill="background1"/>
          </w:tcPr>
          <w:p w14:paraId="06B39FBF" w14:textId="77777777" w:rsidR="00D50452" w:rsidRDefault="00D50452" w:rsidP="00B45B80">
            <w:pPr>
              <w:rPr>
                <w:ins w:id="521" w:author="Greg Landry" w:date="2018-06-04T17:20:00Z"/>
              </w:rPr>
            </w:pPr>
            <w:ins w:id="522" w:author="Greg Landry" w:date="2018-06-04T17:20:00Z">
              <w:r>
                <w:t xml:space="preserve">Read CapSense characteristic while touching buttons </w:t>
              </w:r>
              <w:r>
                <w:sym w:font="Wingdings" w:char="F0E0"/>
              </w:r>
            </w:ins>
          </w:p>
        </w:tc>
        <w:tc>
          <w:tcPr>
            <w:tcW w:w="5376" w:type="dxa"/>
            <w:shd w:val="clear" w:color="auto" w:fill="FFFFFF" w:themeFill="background1"/>
          </w:tcPr>
          <w:p w14:paraId="340418C9" w14:textId="77777777" w:rsidR="00D50452" w:rsidRDefault="00D50452" w:rsidP="00B45B80">
            <w:pPr>
              <w:rPr>
                <w:ins w:id="523" w:author="Greg Landry" w:date="2018-06-04T17:20:00Z"/>
              </w:rPr>
            </w:pPr>
            <w:ins w:id="524" w:author="Greg Landry" w:date="2018-06-04T17:20:00Z">
              <w:r>
                <w:t xml:space="preserve">GATT_ATTRIBUTE_REQUEST_EVT, GATTS_REQ_TYPE_READ </w:t>
              </w:r>
              <w:r>
                <w:sym w:font="Wingdings" w:char="F0E0"/>
              </w:r>
            </w:ins>
          </w:p>
          <w:p w14:paraId="1C37ABEA" w14:textId="77777777" w:rsidR="00D50452" w:rsidRDefault="00D50452" w:rsidP="00B45B80">
            <w:pPr>
              <w:rPr>
                <w:ins w:id="525" w:author="Greg Landry" w:date="2018-06-04T17:20:00Z"/>
              </w:rPr>
            </w:pPr>
          </w:p>
        </w:tc>
        <w:tc>
          <w:tcPr>
            <w:tcW w:w="2065" w:type="dxa"/>
            <w:shd w:val="clear" w:color="auto" w:fill="FFFFFF" w:themeFill="background1"/>
          </w:tcPr>
          <w:p w14:paraId="1ECB0222" w14:textId="77777777" w:rsidR="00D50452" w:rsidRDefault="00D50452" w:rsidP="00B45B80">
            <w:pPr>
              <w:rPr>
                <w:ins w:id="526" w:author="Greg Landry" w:date="2018-06-04T17:20:00Z"/>
              </w:rPr>
            </w:pPr>
            <w:ins w:id="527" w:author="Greg Landry" w:date="2018-06-04T17:20:00Z">
              <w:r>
                <w:t>Returns button state</w:t>
              </w:r>
            </w:ins>
          </w:p>
        </w:tc>
      </w:tr>
      <w:tr w:rsidR="00D50452" w14:paraId="30A39EEF" w14:textId="77777777" w:rsidTr="00B45B80">
        <w:trPr>
          <w:ins w:id="528" w:author="Greg Landry" w:date="2018-06-04T17:20:00Z"/>
        </w:trPr>
        <w:tc>
          <w:tcPr>
            <w:tcW w:w="2184" w:type="dxa"/>
            <w:shd w:val="clear" w:color="auto" w:fill="E2EFD9" w:themeFill="accent6" w:themeFillTint="33"/>
          </w:tcPr>
          <w:p w14:paraId="2116E284" w14:textId="77777777" w:rsidR="00D50452" w:rsidRDefault="00D50452" w:rsidP="00B45B80">
            <w:pPr>
              <w:rPr>
                <w:ins w:id="529" w:author="Greg Landry" w:date="2018-06-04T17:20:00Z"/>
              </w:rPr>
            </w:pPr>
            <w:ins w:id="530" w:author="Greg Landry" w:date="2018-06-04T17:20:00Z">
              <w:r>
                <w:t xml:space="preserve">Read CapSense CCCD </w:t>
              </w:r>
              <w:r>
                <w:sym w:font="Wingdings" w:char="F0E0"/>
              </w:r>
            </w:ins>
          </w:p>
        </w:tc>
        <w:tc>
          <w:tcPr>
            <w:tcW w:w="5376" w:type="dxa"/>
            <w:shd w:val="clear" w:color="auto" w:fill="E2EFD9" w:themeFill="accent6" w:themeFillTint="33"/>
          </w:tcPr>
          <w:p w14:paraId="05FCB01B" w14:textId="77777777" w:rsidR="00D50452" w:rsidRDefault="00D50452" w:rsidP="00B45B80">
            <w:pPr>
              <w:rPr>
                <w:ins w:id="531" w:author="Greg Landry" w:date="2018-06-04T17:20:00Z"/>
              </w:rPr>
            </w:pPr>
            <w:ins w:id="532" w:author="Greg Landry" w:date="2018-06-04T17:20:00Z">
              <w:r>
                <w:t xml:space="preserve">GATT_ATTRIBUTE_REQUEST_EVT, GATTS_REQ_TYPE_READ </w:t>
              </w:r>
              <w:r>
                <w:sym w:font="Wingdings" w:char="F0E0"/>
              </w:r>
            </w:ins>
          </w:p>
          <w:p w14:paraId="49FCC098" w14:textId="77777777" w:rsidR="00D50452" w:rsidRDefault="00D50452" w:rsidP="00B45B80">
            <w:pPr>
              <w:rPr>
                <w:ins w:id="533" w:author="Greg Landry" w:date="2018-06-04T17:20:00Z"/>
              </w:rPr>
            </w:pPr>
          </w:p>
        </w:tc>
        <w:tc>
          <w:tcPr>
            <w:tcW w:w="2065" w:type="dxa"/>
            <w:shd w:val="clear" w:color="auto" w:fill="E2EFD9" w:themeFill="accent6" w:themeFillTint="33"/>
          </w:tcPr>
          <w:p w14:paraId="00755752" w14:textId="77777777" w:rsidR="00D50452" w:rsidRDefault="00D50452" w:rsidP="00B45B80">
            <w:pPr>
              <w:rPr>
                <w:ins w:id="534" w:author="Greg Landry" w:date="2018-06-04T17:20:00Z"/>
              </w:rPr>
            </w:pPr>
            <w:ins w:id="535" w:author="Greg Landry" w:date="2018-06-04T17:20:00Z">
              <w:r>
                <w:t>Returns button notification setting</w:t>
              </w:r>
            </w:ins>
          </w:p>
        </w:tc>
      </w:tr>
      <w:tr w:rsidR="00D50452" w14:paraId="1FCA5846" w14:textId="77777777" w:rsidTr="00B45B80">
        <w:trPr>
          <w:ins w:id="536" w:author="Greg Landry" w:date="2018-06-04T17:20:00Z"/>
        </w:trPr>
        <w:tc>
          <w:tcPr>
            <w:tcW w:w="2184" w:type="dxa"/>
            <w:shd w:val="clear" w:color="auto" w:fill="E2EFD9" w:themeFill="accent6" w:themeFillTint="33"/>
          </w:tcPr>
          <w:p w14:paraId="10150EDF" w14:textId="77777777" w:rsidR="00D50452" w:rsidRDefault="00D50452" w:rsidP="00B45B80">
            <w:pPr>
              <w:rPr>
                <w:ins w:id="537" w:author="Greg Landry" w:date="2018-06-04T17:20:00Z"/>
              </w:rPr>
            </w:pPr>
            <w:ins w:id="538" w:author="Greg Landry" w:date="2018-06-04T17:20:00Z">
              <w:r>
                <w:t xml:space="preserve">Write 01:00 to CapSense CCCD </w:t>
              </w:r>
              <w:r>
                <w:sym w:font="Wingdings" w:char="F0E0"/>
              </w:r>
            </w:ins>
          </w:p>
        </w:tc>
        <w:tc>
          <w:tcPr>
            <w:tcW w:w="5376" w:type="dxa"/>
            <w:shd w:val="clear" w:color="auto" w:fill="E2EFD9" w:themeFill="accent6" w:themeFillTint="33"/>
          </w:tcPr>
          <w:p w14:paraId="12E82A0A" w14:textId="77777777" w:rsidR="00D50452" w:rsidRDefault="00D50452" w:rsidP="00B45B80">
            <w:pPr>
              <w:rPr>
                <w:ins w:id="539" w:author="Greg Landry" w:date="2018-06-04T17:20:00Z"/>
              </w:rPr>
            </w:pPr>
            <w:ins w:id="540" w:author="Greg Landry" w:date="2018-06-04T17:20:00Z">
              <w:r>
                <w:t xml:space="preserve">GATT_ATTRIBUTE_REQUEST_EVT, GATTS_REQ_TYPE_WRITE </w:t>
              </w:r>
              <w:r>
                <w:sym w:font="Wingdings" w:char="F0E0"/>
              </w:r>
            </w:ins>
          </w:p>
        </w:tc>
        <w:tc>
          <w:tcPr>
            <w:tcW w:w="2065" w:type="dxa"/>
            <w:shd w:val="clear" w:color="auto" w:fill="E2EFD9" w:themeFill="accent6" w:themeFillTint="33"/>
          </w:tcPr>
          <w:p w14:paraId="6FA1731F" w14:textId="77777777" w:rsidR="00D50452" w:rsidRDefault="00D50452" w:rsidP="00B45B80">
            <w:pPr>
              <w:rPr>
                <w:ins w:id="541" w:author="Greg Landry" w:date="2018-06-04T17:20:00Z"/>
              </w:rPr>
            </w:pPr>
            <w:ins w:id="542" w:author="Greg Landry" w:date="2018-06-04T17:20:00Z">
              <w:r>
                <w:t>Enables notifications</w:t>
              </w:r>
            </w:ins>
          </w:p>
        </w:tc>
      </w:tr>
      <w:tr w:rsidR="00D50452" w14:paraId="3FEE2B02" w14:textId="77777777" w:rsidTr="00B45B80">
        <w:trPr>
          <w:ins w:id="543" w:author="Greg Landry" w:date="2018-06-04T17:20:00Z"/>
        </w:trPr>
        <w:tc>
          <w:tcPr>
            <w:tcW w:w="2184" w:type="dxa"/>
            <w:shd w:val="clear" w:color="auto" w:fill="E2EFD9" w:themeFill="accent6" w:themeFillTint="33"/>
          </w:tcPr>
          <w:p w14:paraId="30A935CB" w14:textId="77777777" w:rsidR="00D50452" w:rsidRDefault="00D50452" w:rsidP="00B45B80">
            <w:pPr>
              <w:rPr>
                <w:ins w:id="544" w:author="Greg Landry" w:date="2018-06-04T17:20:00Z"/>
              </w:rPr>
            </w:pPr>
            <w:ins w:id="545" w:author="Greg Landry" w:date="2018-06-04T17:20:00Z">
              <w:r>
                <w:t xml:space="preserve">Touch buttons </w:t>
              </w:r>
              <w:r>
                <w:sym w:font="Wingdings" w:char="F0E0"/>
              </w:r>
            </w:ins>
          </w:p>
        </w:tc>
        <w:tc>
          <w:tcPr>
            <w:tcW w:w="5376" w:type="dxa"/>
            <w:shd w:val="clear" w:color="auto" w:fill="E2EFD9" w:themeFill="accent6" w:themeFillTint="33"/>
          </w:tcPr>
          <w:p w14:paraId="668187B5" w14:textId="77777777" w:rsidR="00D50452" w:rsidRDefault="00D50452" w:rsidP="00B45B80">
            <w:pPr>
              <w:rPr>
                <w:ins w:id="546" w:author="Greg Landry" w:date="2018-06-04T17:20:00Z"/>
              </w:rPr>
            </w:pPr>
          </w:p>
        </w:tc>
        <w:tc>
          <w:tcPr>
            <w:tcW w:w="2065" w:type="dxa"/>
            <w:shd w:val="clear" w:color="auto" w:fill="E2EFD9" w:themeFill="accent6" w:themeFillTint="33"/>
          </w:tcPr>
          <w:p w14:paraId="1240183A" w14:textId="77777777" w:rsidR="00D50452" w:rsidRDefault="00D50452" w:rsidP="00B45B80">
            <w:pPr>
              <w:rPr>
                <w:ins w:id="547" w:author="Greg Landry" w:date="2018-06-04T17:20:00Z"/>
              </w:rPr>
            </w:pPr>
            <w:ins w:id="548" w:author="Greg Landry" w:date="2018-06-04T17:20:00Z">
              <w:r>
                <w:t>Send notifications</w:t>
              </w:r>
            </w:ins>
          </w:p>
        </w:tc>
      </w:tr>
      <w:tr w:rsidR="00D50452" w14:paraId="15F84F4A" w14:textId="77777777" w:rsidTr="00B45B80">
        <w:trPr>
          <w:ins w:id="549" w:author="Greg Landry" w:date="2018-06-04T17:20:00Z"/>
        </w:trPr>
        <w:tc>
          <w:tcPr>
            <w:tcW w:w="2184" w:type="dxa"/>
            <w:vMerge w:val="restart"/>
            <w:shd w:val="clear" w:color="auto" w:fill="FFFFFF" w:themeFill="background1"/>
          </w:tcPr>
          <w:p w14:paraId="2EF4BF93" w14:textId="77777777" w:rsidR="00D50452" w:rsidRDefault="00D50452" w:rsidP="00B45B80">
            <w:pPr>
              <w:rPr>
                <w:ins w:id="550" w:author="Greg Landry" w:date="2018-06-04T17:20:00Z"/>
              </w:rPr>
            </w:pPr>
            <w:ins w:id="551" w:author="Greg Landry" w:date="2018-06-04T17:20:00Z">
              <w:r>
                <w:t xml:space="preserve">Disconnect </w:t>
              </w:r>
              <w:r>
                <w:sym w:font="Wingdings" w:char="F0E0"/>
              </w:r>
            </w:ins>
          </w:p>
        </w:tc>
        <w:tc>
          <w:tcPr>
            <w:tcW w:w="5376" w:type="dxa"/>
            <w:shd w:val="clear" w:color="auto" w:fill="FFFFFF" w:themeFill="background1"/>
          </w:tcPr>
          <w:p w14:paraId="7E6627B1" w14:textId="77777777" w:rsidR="00D50452" w:rsidRDefault="00D50452" w:rsidP="00B45B80">
            <w:pPr>
              <w:rPr>
                <w:ins w:id="552" w:author="Greg Landry" w:date="2018-06-04T17:20:00Z"/>
              </w:rPr>
            </w:pPr>
            <w:ins w:id="553" w:author="Greg Landry" w:date="2018-06-04T17:20:00Z">
              <w:r w:rsidRPr="0046282D">
                <w:t>GATT_CONNECTION_STATUS_EVT</w:t>
              </w:r>
              <w:r>
                <w:t xml:space="preserve"> </w:t>
              </w:r>
              <w:r>
                <w:sym w:font="Wingdings" w:char="F0E0"/>
              </w:r>
            </w:ins>
          </w:p>
        </w:tc>
        <w:tc>
          <w:tcPr>
            <w:tcW w:w="2065" w:type="dxa"/>
            <w:shd w:val="clear" w:color="auto" w:fill="FFFFFF" w:themeFill="background1"/>
          </w:tcPr>
          <w:p w14:paraId="300DA178" w14:textId="77777777" w:rsidR="00D50452" w:rsidRDefault="00D50452" w:rsidP="00B45B80">
            <w:pPr>
              <w:rPr>
                <w:ins w:id="554" w:author="Greg Landry" w:date="2018-06-04T17:20:00Z"/>
              </w:rPr>
            </w:pPr>
            <w:ins w:id="555" w:author="Greg Landry" w:date="2018-06-04T17:20:00Z">
              <w:r>
                <w:t>Clear the connection ID and re-start advertising</w:t>
              </w:r>
            </w:ins>
          </w:p>
        </w:tc>
      </w:tr>
      <w:tr w:rsidR="00D50452" w14:paraId="5039CEC4" w14:textId="77777777" w:rsidTr="00B45B80">
        <w:trPr>
          <w:ins w:id="556" w:author="Greg Landry" w:date="2018-06-04T17:20:00Z"/>
        </w:trPr>
        <w:tc>
          <w:tcPr>
            <w:tcW w:w="2184" w:type="dxa"/>
            <w:vMerge/>
            <w:shd w:val="clear" w:color="auto" w:fill="FFFFFF" w:themeFill="background1"/>
          </w:tcPr>
          <w:p w14:paraId="7206836D" w14:textId="77777777" w:rsidR="00D50452" w:rsidRDefault="00D50452" w:rsidP="00B45B80">
            <w:pPr>
              <w:rPr>
                <w:ins w:id="557" w:author="Greg Landry" w:date="2018-06-04T17:20:00Z"/>
              </w:rPr>
            </w:pPr>
          </w:p>
        </w:tc>
        <w:tc>
          <w:tcPr>
            <w:tcW w:w="5376" w:type="dxa"/>
            <w:shd w:val="clear" w:color="auto" w:fill="FFFFFF" w:themeFill="background1"/>
          </w:tcPr>
          <w:p w14:paraId="7EECD99D" w14:textId="77777777" w:rsidR="00D50452" w:rsidRDefault="00D50452" w:rsidP="00B45B80">
            <w:pPr>
              <w:rPr>
                <w:ins w:id="558" w:author="Greg Landry" w:date="2018-06-04T17:20:00Z"/>
              </w:rPr>
            </w:pPr>
            <w:ins w:id="559" w:author="Greg Landry" w:date="2018-06-04T17:20:00Z">
              <w:r>
                <w:t>BTM_BLE_ADVERT_STATE_CHANGED_EVT (</w:t>
              </w:r>
              <w:r w:rsidRPr="0046282D">
                <w:t>BTM_BLE_ADVERT_UNDIRECTED_HIGH</w:t>
              </w:r>
              <w:r>
                <w:t>)</w:t>
              </w:r>
            </w:ins>
          </w:p>
        </w:tc>
        <w:tc>
          <w:tcPr>
            <w:tcW w:w="2065" w:type="dxa"/>
            <w:shd w:val="clear" w:color="auto" w:fill="FFFFFF" w:themeFill="background1"/>
          </w:tcPr>
          <w:p w14:paraId="5F656753" w14:textId="77777777" w:rsidR="00D50452" w:rsidRDefault="00D50452" w:rsidP="00B45B80">
            <w:pPr>
              <w:rPr>
                <w:ins w:id="560" w:author="Greg Landry" w:date="2018-06-04T17:20:00Z"/>
              </w:rPr>
            </w:pPr>
          </w:p>
        </w:tc>
      </w:tr>
      <w:tr w:rsidR="00D50452" w14:paraId="4FC0F3F8" w14:textId="77777777" w:rsidTr="00B45B80">
        <w:trPr>
          <w:ins w:id="561" w:author="Greg Landry" w:date="2018-06-04T17:20:00Z"/>
        </w:trPr>
        <w:tc>
          <w:tcPr>
            <w:tcW w:w="2184" w:type="dxa"/>
            <w:shd w:val="clear" w:color="auto" w:fill="FFFFFF" w:themeFill="background1"/>
          </w:tcPr>
          <w:p w14:paraId="54BE1975" w14:textId="77777777" w:rsidR="00D50452" w:rsidRDefault="00D50452" w:rsidP="00B45B80">
            <w:pPr>
              <w:rPr>
                <w:ins w:id="562" w:author="Greg Landry" w:date="2018-06-04T17:20:00Z"/>
              </w:rPr>
            </w:pPr>
            <w:ins w:id="563" w:author="Greg Landry" w:date="2018-06-04T17:20:00Z">
              <w:r>
                <w:t xml:space="preserve">Wait for timeout. </w:t>
              </w:r>
              <w:r>
                <w:sym w:font="Wingdings" w:char="F0E0"/>
              </w:r>
            </w:ins>
          </w:p>
        </w:tc>
        <w:tc>
          <w:tcPr>
            <w:tcW w:w="5376" w:type="dxa"/>
            <w:shd w:val="clear" w:color="auto" w:fill="FFFFFF" w:themeFill="background1"/>
          </w:tcPr>
          <w:p w14:paraId="1BE378B2" w14:textId="77777777" w:rsidR="00D50452" w:rsidRDefault="00D50452" w:rsidP="00B45B80">
            <w:pPr>
              <w:rPr>
                <w:ins w:id="564" w:author="Greg Landry" w:date="2018-06-04T17:20:00Z"/>
              </w:rPr>
            </w:pPr>
            <w:ins w:id="565" w:author="Greg Landry" w:date="2018-06-04T17:20:00Z">
              <w:r>
                <w:t>BTM_BLE_ADVERT_STATE_CHANGED_EVT</w:t>
              </w:r>
            </w:ins>
          </w:p>
          <w:p w14:paraId="0099FA51" w14:textId="77777777" w:rsidR="00D50452" w:rsidRDefault="00D50452" w:rsidP="00B45B80">
            <w:pPr>
              <w:rPr>
                <w:ins w:id="566" w:author="Greg Landry" w:date="2018-06-04T17:20:00Z"/>
              </w:rPr>
            </w:pPr>
            <w:ins w:id="567" w:author="Greg Landry" w:date="2018-06-04T17:20:00Z">
              <w:r>
                <w:t>(BTM_BLE_ADVERT_</w:t>
              </w:r>
              <w:r w:rsidRPr="0046282D">
                <w:t xml:space="preserve"> UNDIRECTED</w:t>
              </w:r>
              <w:r>
                <w:t xml:space="preserve"> _LOW)</w:t>
              </w:r>
            </w:ins>
          </w:p>
        </w:tc>
        <w:tc>
          <w:tcPr>
            <w:tcW w:w="2065" w:type="dxa"/>
            <w:shd w:val="clear" w:color="auto" w:fill="FFFFFF" w:themeFill="background1"/>
          </w:tcPr>
          <w:p w14:paraId="2E24AB00" w14:textId="77777777" w:rsidR="00D50452" w:rsidRDefault="00D50452" w:rsidP="00B45B80">
            <w:pPr>
              <w:rPr>
                <w:ins w:id="568" w:author="Greg Landry" w:date="2018-06-04T17:20:00Z"/>
              </w:rPr>
            </w:pPr>
            <w:ins w:id="569" w:author="Greg Landry" w:date="2018-06-04T17:20:00Z">
              <w:r>
                <w:t>Stack switches to lower advertising rate to save power</w:t>
              </w:r>
            </w:ins>
          </w:p>
        </w:tc>
      </w:tr>
      <w:tr w:rsidR="00D50452" w14:paraId="7C02865E" w14:textId="77777777" w:rsidTr="00B45B80">
        <w:trPr>
          <w:ins w:id="570" w:author="Greg Landry" w:date="2018-06-04T17:20:00Z"/>
        </w:trPr>
        <w:tc>
          <w:tcPr>
            <w:tcW w:w="2184" w:type="dxa"/>
            <w:shd w:val="clear" w:color="auto" w:fill="FFFFFF" w:themeFill="background1"/>
          </w:tcPr>
          <w:p w14:paraId="385C55B0" w14:textId="77777777" w:rsidR="00D50452" w:rsidRDefault="00D50452" w:rsidP="00B45B80">
            <w:pPr>
              <w:rPr>
                <w:ins w:id="571" w:author="Greg Landry" w:date="2018-06-04T17:20:00Z"/>
              </w:rPr>
            </w:pPr>
            <w:ins w:id="572" w:author="Greg Landry" w:date="2018-06-04T17:20:00Z">
              <w:r>
                <w:t xml:space="preserve">Wait for timeout. </w:t>
              </w:r>
              <w:r>
                <w:sym w:font="Wingdings" w:char="F0E0"/>
              </w:r>
            </w:ins>
          </w:p>
        </w:tc>
        <w:tc>
          <w:tcPr>
            <w:tcW w:w="5376" w:type="dxa"/>
            <w:shd w:val="clear" w:color="auto" w:fill="FFFFFF" w:themeFill="background1"/>
          </w:tcPr>
          <w:p w14:paraId="495001FA" w14:textId="77777777" w:rsidR="00D50452" w:rsidRDefault="00D50452" w:rsidP="00B45B80">
            <w:pPr>
              <w:rPr>
                <w:ins w:id="573" w:author="Greg Landry" w:date="2018-06-04T17:20:00Z"/>
              </w:rPr>
            </w:pPr>
            <w:ins w:id="574" w:author="Greg Landry" w:date="2018-06-04T17:20:00Z">
              <w:r>
                <w:t>BTM_BLE_ADVERT_STATE_CHANGED_EVT</w:t>
              </w:r>
            </w:ins>
          </w:p>
          <w:p w14:paraId="1D68A0C6" w14:textId="77777777" w:rsidR="00D50452" w:rsidRDefault="00D50452" w:rsidP="00B45B80">
            <w:pPr>
              <w:rPr>
                <w:ins w:id="575" w:author="Greg Landry" w:date="2018-06-04T17:20:00Z"/>
              </w:rPr>
            </w:pPr>
            <w:ins w:id="576" w:author="Greg Landry" w:date="2018-06-04T17:20:00Z">
              <w:r>
                <w:t>(BTM_BLE_ADVERT_OFF)</w:t>
              </w:r>
            </w:ins>
          </w:p>
        </w:tc>
        <w:tc>
          <w:tcPr>
            <w:tcW w:w="2065" w:type="dxa"/>
            <w:shd w:val="clear" w:color="auto" w:fill="FFFFFF" w:themeFill="background1"/>
          </w:tcPr>
          <w:p w14:paraId="51EC944F" w14:textId="77777777" w:rsidR="00D50452" w:rsidRDefault="00D50452" w:rsidP="00B45B80">
            <w:pPr>
              <w:rPr>
                <w:ins w:id="577" w:author="Greg Landry" w:date="2018-06-04T17:20:00Z"/>
              </w:rPr>
            </w:pPr>
            <w:ins w:id="578" w:author="Greg Landry" w:date="2018-06-04T17:20:00Z">
              <w:r>
                <w:t>Stack stops advertising.</w:t>
              </w:r>
            </w:ins>
          </w:p>
        </w:tc>
      </w:tr>
    </w:tbl>
    <w:p w14:paraId="07E9C507" w14:textId="77777777" w:rsidR="00D50452" w:rsidRDefault="00D50452" w:rsidP="00D50452">
      <w:pPr>
        <w:rPr>
          <w:ins w:id="579" w:author="Greg Landry" w:date="2018-06-04T17:20:00Z"/>
        </w:rPr>
      </w:pPr>
    </w:p>
    <w:p w14:paraId="2E386134" w14:textId="77777777" w:rsidR="00D50452" w:rsidRPr="00F70DF4" w:rsidRDefault="00D50452" w:rsidP="00D50452">
      <w:pPr>
        <w:pStyle w:val="Heading3"/>
        <w:rPr>
          <w:ins w:id="580" w:author="Greg Landry" w:date="2018-06-04T17:20:00Z"/>
        </w:rPr>
      </w:pPr>
      <w:ins w:id="581" w:author="Greg Landry" w:date="2018-06-04T17:20:00Z">
        <w:r>
          <w:t>Project Creation</w:t>
        </w:r>
      </w:ins>
    </w:p>
    <w:p w14:paraId="43F5E28E" w14:textId="77777777" w:rsidR="00D50452" w:rsidRDefault="00D50452" w:rsidP="00D50452">
      <w:pPr>
        <w:pStyle w:val="ListParagraph"/>
        <w:numPr>
          <w:ilvl w:val="0"/>
          <w:numId w:val="14"/>
        </w:numPr>
        <w:rPr>
          <w:ins w:id="582" w:author="Greg Landry" w:date="2018-06-04T17:20:00Z"/>
          <w:color w:val="000000" w:themeColor="text1"/>
        </w:rPr>
      </w:pPr>
      <w:ins w:id="583" w:author="Greg Landry" w:date="2018-06-04T17:20:00Z">
        <w:r>
          <w:rPr>
            <w:color w:val="000000" w:themeColor="text1"/>
          </w:rPr>
          <w:t>Copy ch04a/ex02_ble_con to ch04b/ex01_ble_ntfy. Rename the files and make the necessary name updates.</w:t>
        </w:r>
      </w:ins>
    </w:p>
    <w:p w14:paraId="4B01332F" w14:textId="77777777" w:rsidR="00D50452" w:rsidRDefault="00D50452" w:rsidP="00D50452">
      <w:pPr>
        <w:pStyle w:val="ListParagraph"/>
        <w:numPr>
          <w:ilvl w:val="1"/>
          <w:numId w:val="14"/>
        </w:numPr>
        <w:rPr>
          <w:ins w:id="584" w:author="Greg Landry" w:date="2018-06-04T17:20:00Z"/>
          <w:color w:val="000000" w:themeColor="text1"/>
        </w:rPr>
      </w:pPr>
      <w:ins w:id="585" w:author="Greg Landry" w:date="2018-06-04T17:20:00Z">
        <w:r>
          <w:rPr>
            <w:color w:val="000000" w:themeColor="text1"/>
          </w:rPr>
          <w:t>Hint: Don’t forget to update header file names in the two C files and don't forget to update the source file names in the makefile.</w:t>
        </w:r>
      </w:ins>
    </w:p>
    <w:p w14:paraId="08156480" w14:textId="77777777" w:rsidR="00D50452" w:rsidRDefault="00D50452" w:rsidP="00D50452">
      <w:pPr>
        <w:pStyle w:val="ListParagraph"/>
        <w:numPr>
          <w:ilvl w:val="1"/>
          <w:numId w:val="14"/>
        </w:numPr>
        <w:rPr>
          <w:ins w:id="586" w:author="Greg Landry" w:date="2018-06-04T17:20:00Z"/>
          <w:color w:val="000000" w:themeColor="text1"/>
        </w:rPr>
      </w:pPr>
      <w:ins w:id="587" w:author="Greg Landry" w:date="2018-06-04T17:20:00Z">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ins>
    </w:p>
    <w:p w14:paraId="37BD2E7C" w14:textId="77777777" w:rsidR="00D50452" w:rsidRDefault="00D50452" w:rsidP="00D50452">
      <w:pPr>
        <w:pStyle w:val="ListParagraph"/>
        <w:numPr>
          <w:ilvl w:val="1"/>
          <w:numId w:val="14"/>
        </w:numPr>
        <w:rPr>
          <w:ins w:id="588" w:author="Greg Landry" w:date="2018-06-04T17:20:00Z"/>
          <w:color w:val="000000" w:themeColor="text1"/>
        </w:rPr>
      </w:pPr>
      <w:ins w:id="589" w:author="Greg Landry" w:date="2018-06-04T17:20:00Z">
        <w:r>
          <w:rPr>
            <w:color w:val="000000" w:themeColor="text1"/>
          </w:rPr>
          <w:t>Hint: Many function names and variable names start with "ex02_ble_con". You can do a global search/replace to change these to "ex01_ble_ntfy" if you want them to be consistent with the project name.</w:t>
        </w:r>
      </w:ins>
    </w:p>
    <w:p w14:paraId="6FAD166C" w14:textId="77777777" w:rsidR="00D50452" w:rsidRDefault="00D50452" w:rsidP="00D50452">
      <w:pPr>
        <w:pStyle w:val="ListParagraph"/>
        <w:numPr>
          <w:ilvl w:val="1"/>
          <w:numId w:val="14"/>
        </w:numPr>
        <w:rPr>
          <w:ins w:id="590" w:author="Greg Landry" w:date="2018-06-04T17:20:00Z"/>
          <w:color w:val="000000" w:themeColor="text1"/>
        </w:rPr>
      </w:pPr>
      <w:ins w:id="591" w:author="Greg Landry" w:date="2018-06-04T17:20:00Z">
        <w:r>
          <w:rPr>
            <w:color w:val="000000" w:themeColor="text1"/>
          </w:rPr>
          <w:t>Hint: Remove the WICED Bluetooth Designer .wic file since it is no longer a starting point for the project.</w:t>
        </w:r>
      </w:ins>
    </w:p>
    <w:p w14:paraId="5E422318" w14:textId="77777777" w:rsidR="00D50452" w:rsidRDefault="00D50452" w:rsidP="00D50452">
      <w:pPr>
        <w:pStyle w:val="ListParagraph"/>
        <w:numPr>
          <w:ilvl w:val="0"/>
          <w:numId w:val="14"/>
        </w:numPr>
        <w:rPr>
          <w:ins w:id="592" w:author="Greg Landry" w:date="2018-06-04T17:20:00Z"/>
        </w:rPr>
      </w:pPr>
      <w:ins w:id="593" w:author="Greg Landry" w:date="2018-06-04T17:20:00Z">
        <w:r>
          <w:t>In the GATT database header file, add a new handle for a Client Characteristic Configuration Descriptor (CCCD) for the CapSense Service, Buttons Characteristic.</w:t>
        </w:r>
      </w:ins>
    </w:p>
    <w:p w14:paraId="2A494548" w14:textId="77777777" w:rsidR="00D50452" w:rsidRDefault="00D50452" w:rsidP="00D50452">
      <w:pPr>
        <w:pStyle w:val="ListParagraph"/>
        <w:numPr>
          <w:ilvl w:val="1"/>
          <w:numId w:val="14"/>
        </w:numPr>
        <w:rPr>
          <w:ins w:id="594" w:author="Greg Landry" w:date="2018-06-04T17:20:00Z"/>
        </w:rPr>
      </w:pPr>
      <w:ins w:id="595" w:author="Greg Landry" w:date="2018-06-04T17:20:00Z">
        <w:r>
          <w:t>Hint: the format is: HDLD_&lt;service&gt;_&lt;characteristic&gt;_CLIENT_CONFIGURATION &lt;value&gt;.</w:t>
        </w:r>
      </w:ins>
    </w:p>
    <w:p w14:paraId="57F3B4C5" w14:textId="77777777" w:rsidR="00D50452" w:rsidRDefault="00D50452" w:rsidP="00D50452">
      <w:pPr>
        <w:pStyle w:val="ListParagraph"/>
        <w:numPr>
          <w:ilvl w:val="1"/>
          <w:numId w:val="14"/>
        </w:numPr>
        <w:rPr>
          <w:ins w:id="596" w:author="Greg Landry" w:date="2018-06-04T17:20:00Z"/>
        </w:rPr>
      </w:pPr>
      <w:ins w:id="597" w:author="Greg Landry" w:date="2018-06-04T17:20:00Z">
        <w:r>
          <w:t>Hint: use the next free handle value.</w:t>
        </w:r>
      </w:ins>
    </w:p>
    <w:p w14:paraId="3B6ACCB2" w14:textId="77777777" w:rsidR="00D50452" w:rsidRDefault="00D50452" w:rsidP="00D50452">
      <w:pPr>
        <w:pStyle w:val="ListParagraph"/>
        <w:numPr>
          <w:ilvl w:val="0"/>
          <w:numId w:val="14"/>
        </w:numPr>
        <w:rPr>
          <w:ins w:id="598" w:author="Greg Landry" w:date="2018-06-04T17:20:00Z"/>
        </w:rPr>
      </w:pPr>
      <w:ins w:id="599" w:author="Greg Landry" w:date="2018-06-04T17:20:00Z">
        <w:r>
          <w:t>In the GATT database C file, add the Client Characteristic Configuration Descriptor to the GATT database for the Button Characteristic.</w:t>
        </w:r>
      </w:ins>
    </w:p>
    <w:p w14:paraId="0B3BAE6C" w14:textId="77777777" w:rsidR="00D50452" w:rsidRDefault="00D50452" w:rsidP="00D50452">
      <w:pPr>
        <w:pStyle w:val="ListParagraph"/>
        <w:numPr>
          <w:ilvl w:val="1"/>
          <w:numId w:val="14"/>
        </w:numPr>
        <w:rPr>
          <w:ins w:id="600" w:author="Greg Landry" w:date="2018-06-04T17:20:00Z"/>
        </w:rPr>
      </w:pPr>
      <w:ins w:id="601" w:author="Greg Landry" w:date="2018-06-04T17:20:00Z">
        <w:r>
          <w:t>Hint: We are not adding in pairing yet so make sure the CCCD value has the Read and Write Permissions set.</w:t>
        </w:r>
      </w:ins>
    </w:p>
    <w:p w14:paraId="0B9F0BFA" w14:textId="77777777" w:rsidR="00D50452" w:rsidRDefault="00D50452" w:rsidP="00D50452">
      <w:pPr>
        <w:pStyle w:val="ListParagraph"/>
        <w:numPr>
          <w:ilvl w:val="1"/>
          <w:numId w:val="14"/>
        </w:numPr>
        <w:rPr>
          <w:ins w:id="602" w:author="Greg Landry" w:date="2018-06-04T17:20:00Z"/>
        </w:rPr>
      </w:pPr>
      <w:ins w:id="603" w:author="Greg Landry" w:date="2018-06-04T17:20:00Z">
        <w:r>
          <w:t>In the GATT database C file, update the Properties for the Buttons Characteristic to enable Notify.</w:t>
        </w:r>
      </w:ins>
    </w:p>
    <w:p w14:paraId="6F9B25C6" w14:textId="77777777" w:rsidR="00D50452" w:rsidRDefault="00D50452" w:rsidP="00D50452">
      <w:pPr>
        <w:pStyle w:val="ListParagraph"/>
        <w:numPr>
          <w:ilvl w:val="0"/>
          <w:numId w:val="14"/>
        </w:numPr>
        <w:rPr>
          <w:ins w:id="604" w:author="Greg Landry" w:date="2018-06-04T17:20:00Z"/>
        </w:rPr>
      </w:pPr>
      <w:ins w:id="605" w:author="Greg Landry" w:date="2018-06-04T17:20:00Z">
        <w:r>
          <w:t>In the main C file, add the CCCD array and add it to the GATT attribute lookup table.</w:t>
        </w:r>
      </w:ins>
    </w:p>
    <w:p w14:paraId="2E05005C" w14:textId="77777777" w:rsidR="00D50452" w:rsidRDefault="00D50452" w:rsidP="00D50452">
      <w:pPr>
        <w:pStyle w:val="ListParagraph"/>
        <w:numPr>
          <w:ilvl w:val="1"/>
          <w:numId w:val="14"/>
        </w:numPr>
        <w:rPr>
          <w:ins w:id="606" w:author="Greg Landry" w:date="2018-06-04T17:20:00Z"/>
        </w:rPr>
      </w:pPr>
      <w:ins w:id="607" w:author="Greg Landry" w:date="2018-06-04T17:20:00Z">
        <w:r>
          <w:t>Hint: The CCCD is an array of 2 uint8_t values.</w:t>
        </w:r>
      </w:ins>
    </w:p>
    <w:p w14:paraId="10EBA4C3" w14:textId="77777777" w:rsidR="00D50452" w:rsidRDefault="00D50452" w:rsidP="00D50452">
      <w:pPr>
        <w:pStyle w:val="ListParagraph"/>
        <w:numPr>
          <w:ilvl w:val="1"/>
          <w:numId w:val="14"/>
        </w:numPr>
        <w:rPr>
          <w:ins w:id="608" w:author="Greg Landry" w:date="2018-06-04T17:20:00Z"/>
        </w:rPr>
      </w:pPr>
      <w:ins w:id="609" w:author="Greg Landry" w:date="2018-06-04T17:20:00Z">
        <w:r>
          <w:t xml:space="preserve">Hint: Initialize the CCCD value to 0. </w:t>
        </w:r>
      </w:ins>
    </w:p>
    <w:p w14:paraId="3B1C906D" w14:textId="77777777" w:rsidR="00D50452" w:rsidRDefault="00D50452" w:rsidP="00D50452">
      <w:pPr>
        <w:pStyle w:val="ListParagraph"/>
        <w:numPr>
          <w:ilvl w:val="0"/>
          <w:numId w:val="14"/>
        </w:numPr>
        <w:rPr>
          <w:ins w:id="610" w:author="Greg Landry" w:date="2018-06-04T17:20:00Z"/>
        </w:rPr>
      </w:pPr>
      <w:ins w:id="611" w:author="Greg Landry" w:date="2018-06-04T17:20:00Z">
        <w:r>
          <w:t>Declare a global variable of type uint16_t called connection_id that will be used to save the connection ID. This will be used to send notifications when CapSense button values change. Initialize it to 0.</w:t>
        </w:r>
      </w:ins>
    </w:p>
    <w:p w14:paraId="51DD794B" w14:textId="77777777" w:rsidR="00D50452" w:rsidRDefault="00D50452" w:rsidP="00D50452">
      <w:pPr>
        <w:pStyle w:val="ListParagraph"/>
        <w:numPr>
          <w:ilvl w:val="0"/>
          <w:numId w:val="14"/>
        </w:numPr>
        <w:rPr>
          <w:ins w:id="612" w:author="Greg Landry" w:date="2018-06-04T17:20:00Z"/>
        </w:rPr>
      </w:pPr>
      <w:ins w:id="613" w:author="Greg Landry" w:date="2018-06-04T17:20:00Z">
        <w:r>
          <w:t>In the GATT connect handler function:</w:t>
        </w:r>
      </w:ins>
    </w:p>
    <w:p w14:paraId="388307F7" w14:textId="77777777" w:rsidR="00D50452" w:rsidRDefault="00D50452" w:rsidP="00D50452">
      <w:pPr>
        <w:pStyle w:val="ListParagraph"/>
        <w:numPr>
          <w:ilvl w:val="1"/>
          <w:numId w:val="14"/>
        </w:numPr>
        <w:rPr>
          <w:ins w:id="614" w:author="Greg Landry" w:date="2018-06-04T17:20:00Z"/>
        </w:rPr>
      </w:pPr>
      <w:ins w:id="615" w:author="Greg Landry" w:date="2018-06-04T17:20:00Z">
        <w:r>
          <w:t>On a connection add code to:</w:t>
        </w:r>
      </w:ins>
    </w:p>
    <w:p w14:paraId="15D560C8" w14:textId="77777777" w:rsidR="00D50452" w:rsidRDefault="00D50452" w:rsidP="00D50452">
      <w:pPr>
        <w:pStyle w:val="ListParagraph"/>
        <w:numPr>
          <w:ilvl w:val="2"/>
          <w:numId w:val="14"/>
        </w:numPr>
        <w:rPr>
          <w:ins w:id="616" w:author="Greg Landry" w:date="2018-06-04T17:20:00Z"/>
        </w:rPr>
      </w:pPr>
      <w:ins w:id="617" w:author="Greg Landry" w:date="2018-06-04T17:20:00Z">
        <w:r>
          <w:t>Save the connection ID to the variable connection_id. That is:</w:t>
        </w:r>
      </w:ins>
    </w:p>
    <w:p w14:paraId="35EE8829" w14:textId="77777777" w:rsidR="00D50452" w:rsidRDefault="00D50452" w:rsidP="00D50452">
      <w:pPr>
        <w:pStyle w:val="ListParagraph"/>
        <w:ind w:left="2880"/>
        <w:rPr>
          <w:ins w:id="618" w:author="Greg Landry" w:date="2018-06-04T17:20:00Z"/>
        </w:rPr>
      </w:pPr>
      <w:ins w:id="619" w:author="Greg Landry" w:date="2018-06-04T17:20:00Z">
        <w:r>
          <w:t>connection_id = p_conn_status-&gt;conn_id;</w:t>
        </w:r>
      </w:ins>
    </w:p>
    <w:p w14:paraId="1AEA6CE1" w14:textId="77777777" w:rsidR="00D50452" w:rsidRDefault="00D50452" w:rsidP="00D50452">
      <w:pPr>
        <w:pStyle w:val="ListParagraph"/>
        <w:numPr>
          <w:ilvl w:val="1"/>
          <w:numId w:val="14"/>
        </w:numPr>
        <w:rPr>
          <w:ins w:id="620" w:author="Greg Landry" w:date="2018-06-04T17:20:00Z"/>
        </w:rPr>
      </w:pPr>
      <w:ins w:id="621" w:author="Greg Landry" w:date="2018-06-04T17:20:00Z">
        <w:r>
          <w:t>On a disconnection add code to:</w:t>
        </w:r>
      </w:ins>
    </w:p>
    <w:p w14:paraId="2E5FC15E" w14:textId="77777777" w:rsidR="00D50452" w:rsidRDefault="00D50452" w:rsidP="00D50452">
      <w:pPr>
        <w:pStyle w:val="ListParagraph"/>
        <w:numPr>
          <w:ilvl w:val="2"/>
          <w:numId w:val="14"/>
        </w:numPr>
        <w:rPr>
          <w:ins w:id="622" w:author="Greg Landry" w:date="2018-06-04T17:20:00Z"/>
        </w:rPr>
      </w:pPr>
      <w:ins w:id="623" w:author="Greg Landry" w:date="2018-06-04T17:20:00Z">
        <w:r>
          <w:t>Reset connection_id to 0.</w:t>
        </w:r>
      </w:ins>
    </w:p>
    <w:p w14:paraId="2A89ED85" w14:textId="77777777" w:rsidR="00D50452" w:rsidRDefault="00D50452" w:rsidP="00D50452">
      <w:pPr>
        <w:pStyle w:val="ListParagraph"/>
        <w:numPr>
          <w:ilvl w:val="2"/>
          <w:numId w:val="14"/>
        </w:numPr>
        <w:rPr>
          <w:ins w:id="624" w:author="Greg Landry" w:date="2018-06-04T17:20:00Z"/>
        </w:rPr>
      </w:pPr>
      <w:ins w:id="625" w:author="Greg Landry" w:date="2018-06-04T17:20:00Z">
        <w:r>
          <w:t>Turn off the CCCD notifications.</w:t>
        </w:r>
      </w:ins>
    </w:p>
    <w:p w14:paraId="0869CDE7" w14:textId="77777777" w:rsidR="00D50452" w:rsidRDefault="00D50452" w:rsidP="00D50452">
      <w:pPr>
        <w:pStyle w:val="ListParagraph"/>
        <w:numPr>
          <w:ilvl w:val="0"/>
          <w:numId w:val="14"/>
        </w:numPr>
        <w:rPr>
          <w:ins w:id="626" w:author="Greg Landry" w:date="2018-06-04T17:20:00Z"/>
        </w:rPr>
      </w:pPr>
      <w:ins w:id="627" w:author="Greg Landry" w:date="2018-06-04T17:20:00Z">
        <w:r>
          <w:t>In the CapSense Thread function, when a button value changes, check to see if there is a connection and if notifications are enabled. If both are true, send the notification.</w:t>
        </w:r>
      </w:ins>
    </w:p>
    <w:p w14:paraId="5E0CCE70" w14:textId="77777777" w:rsidR="00D50452" w:rsidRPr="00F70DF4" w:rsidRDefault="00D50452" w:rsidP="00D50452">
      <w:pPr>
        <w:pStyle w:val="Heading3"/>
        <w:rPr>
          <w:ins w:id="628" w:author="Greg Landry" w:date="2018-06-04T17:20:00Z"/>
        </w:rPr>
      </w:pPr>
      <w:ins w:id="629" w:author="Greg Landry" w:date="2018-06-04T17:20:00Z">
        <w:r>
          <w:t>Testing</w:t>
        </w:r>
      </w:ins>
    </w:p>
    <w:p w14:paraId="2C588F62" w14:textId="77777777" w:rsidR="00D50452" w:rsidRPr="0006616D" w:rsidRDefault="00D50452" w:rsidP="00D50452">
      <w:pPr>
        <w:pStyle w:val="ListParagraph"/>
        <w:numPr>
          <w:ilvl w:val="0"/>
          <w:numId w:val="19"/>
        </w:numPr>
        <w:rPr>
          <w:ins w:id="630" w:author="Greg Landry" w:date="2018-06-04T17:20:00Z"/>
          <w:color w:val="000000" w:themeColor="text1"/>
        </w:rPr>
      </w:pPr>
      <w:ins w:id="631" w:author="Greg Landry" w:date="2018-06-04T17:20:00Z">
        <w:r>
          <w:rPr>
            <w:color w:val="000000" w:themeColor="text1"/>
          </w:rPr>
          <w:t xml:space="preserve">Create a Make Target and run it to </w:t>
        </w:r>
        <w:r>
          <w:t>program the project to the board.</w:t>
        </w:r>
      </w:ins>
    </w:p>
    <w:p w14:paraId="5C815D45" w14:textId="77777777" w:rsidR="00D50452" w:rsidRDefault="00D50452" w:rsidP="00D50452">
      <w:pPr>
        <w:pStyle w:val="ListParagraph"/>
        <w:numPr>
          <w:ilvl w:val="0"/>
          <w:numId w:val="19"/>
        </w:numPr>
        <w:rPr>
          <w:ins w:id="632" w:author="Greg Landry" w:date="2018-06-04T17:20:00Z"/>
        </w:rPr>
      </w:pPr>
      <w:ins w:id="633" w:author="Greg Landry" w:date="2018-06-04T17:20:00Z">
        <w:r>
          <w:t>Open the mobile CySmart app.</w:t>
        </w:r>
      </w:ins>
    </w:p>
    <w:p w14:paraId="69E40285" w14:textId="77777777" w:rsidR="00D50452" w:rsidRDefault="00D50452" w:rsidP="00D50452">
      <w:pPr>
        <w:pStyle w:val="ListParagraph"/>
        <w:numPr>
          <w:ilvl w:val="1"/>
          <w:numId w:val="19"/>
        </w:numPr>
        <w:rPr>
          <w:ins w:id="634" w:author="Greg Landry" w:date="2018-06-04T17:20:00Z"/>
        </w:rPr>
      </w:pPr>
      <w:ins w:id="635" w:author="Greg Landry" w:date="2018-06-04T17:20:00Z">
        <w:r>
          <w:t>Android: Open the app settings and make sure that "Initiate paring after connection" is not checked since we haven't enabled pairing (yet).</w:t>
        </w:r>
      </w:ins>
    </w:p>
    <w:p w14:paraId="6B419C14" w14:textId="77777777" w:rsidR="00D50452" w:rsidRDefault="00D50452" w:rsidP="00D50452">
      <w:pPr>
        <w:pStyle w:val="ListParagraph"/>
        <w:numPr>
          <w:ilvl w:val="1"/>
          <w:numId w:val="19"/>
        </w:numPr>
        <w:rPr>
          <w:ins w:id="636" w:author="Greg Landry" w:date="2018-06-04T17:20:00Z"/>
        </w:rPr>
      </w:pPr>
      <w:ins w:id="637" w:author="Greg Landry" w:date="2018-06-04T17:20:00Z">
        <w:r>
          <w:t xml:space="preserve">iPhone: </w:t>
        </w:r>
        <w:r w:rsidRPr="00AA2777">
          <w:rPr>
            <w:color w:val="FF0000"/>
          </w:rPr>
          <w:t xml:space="preserve">YFS: </w:t>
        </w:r>
        <w:r>
          <w:rPr>
            <w:color w:val="FF0000"/>
          </w:rPr>
          <w:t>do we need anything here?</w:t>
        </w:r>
      </w:ins>
    </w:p>
    <w:p w14:paraId="4F0D9D75" w14:textId="77777777" w:rsidR="00D50452" w:rsidRDefault="00D50452" w:rsidP="00D50452">
      <w:pPr>
        <w:pStyle w:val="ListParagraph"/>
        <w:numPr>
          <w:ilvl w:val="0"/>
          <w:numId w:val="19"/>
        </w:numPr>
        <w:rPr>
          <w:ins w:id="638" w:author="Greg Landry" w:date="2018-06-04T17:20:00Z"/>
        </w:rPr>
      </w:pPr>
      <w:ins w:id="639" w:author="Greg Landry" w:date="2018-06-04T17:20:00Z">
        <w:r>
          <w:t>Connect to the device.</w:t>
        </w:r>
      </w:ins>
    </w:p>
    <w:p w14:paraId="585E6473" w14:textId="77777777" w:rsidR="00D50452" w:rsidRDefault="00D50452" w:rsidP="00D50452">
      <w:pPr>
        <w:pStyle w:val="ListParagraph"/>
        <w:numPr>
          <w:ilvl w:val="0"/>
          <w:numId w:val="19"/>
        </w:numPr>
        <w:rPr>
          <w:ins w:id="640" w:author="Greg Landry" w:date="2018-06-04T17:20:00Z"/>
        </w:rPr>
      </w:pPr>
      <w:ins w:id="641" w:author="Greg Landry" w:date="2018-06-04T17:20:00Z">
        <w:r>
          <w:t>Open the CapSense widget and observe the button display while touching the CapSense buttons on the kit. The widget uses notifications to update the button display.</w:t>
        </w:r>
      </w:ins>
    </w:p>
    <w:p w14:paraId="38406C8A" w14:textId="77777777" w:rsidR="00D50452" w:rsidRDefault="00D50452" w:rsidP="00D50452">
      <w:pPr>
        <w:pStyle w:val="ListParagraph"/>
        <w:numPr>
          <w:ilvl w:val="0"/>
          <w:numId w:val="19"/>
        </w:numPr>
        <w:rPr>
          <w:ins w:id="642" w:author="Greg Landry" w:date="2018-06-04T17:20:00Z"/>
        </w:rPr>
      </w:pPr>
      <w:ins w:id="643" w:author="Greg Landry" w:date="2018-06-04T17:20:00Z">
        <w:r>
          <w:lastRenderedPageBreak/>
          <w:t>Back out of the CapSense widget and open the GATT DB widget. Traverse down to the Button Characteristic and notice that there are now buttons for Read and Notify. Turn on Notify and the press the buttons to observe that changes are reported real-time.</w:t>
        </w:r>
      </w:ins>
    </w:p>
    <w:p w14:paraId="1A90BF07" w14:textId="77777777" w:rsidR="00D50452" w:rsidRDefault="00D50452" w:rsidP="00D50452">
      <w:pPr>
        <w:pStyle w:val="ListParagraph"/>
        <w:numPr>
          <w:ilvl w:val="0"/>
          <w:numId w:val="19"/>
        </w:numPr>
        <w:rPr>
          <w:ins w:id="644" w:author="Greg Landry" w:date="2018-06-04T17:20:00Z"/>
        </w:rPr>
      </w:pPr>
      <w:ins w:id="645" w:author="Greg Landry" w:date="2018-06-04T17:20:00Z">
        <w:r>
          <w:t>Disconnect from the mobile CySmart app and start the PC CySmart app.</w:t>
        </w:r>
      </w:ins>
    </w:p>
    <w:p w14:paraId="3DFD41AA" w14:textId="77777777" w:rsidR="00D50452" w:rsidRDefault="00D50452" w:rsidP="00D50452">
      <w:pPr>
        <w:pStyle w:val="ListParagraph"/>
        <w:numPr>
          <w:ilvl w:val="1"/>
          <w:numId w:val="19"/>
        </w:numPr>
        <w:rPr>
          <w:ins w:id="646" w:author="Greg Landry" w:date="2018-06-04T17:20:00Z"/>
        </w:rPr>
      </w:pPr>
      <w:ins w:id="647" w:author="Greg Landry" w:date="2018-06-04T17:20:00Z">
        <w:r>
          <w:t>Hint: you must have a CY5577 CySmart BLE USB dongle connected to your PC.</w:t>
        </w:r>
      </w:ins>
    </w:p>
    <w:p w14:paraId="37CCF398" w14:textId="77777777" w:rsidR="00D50452" w:rsidRDefault="00D50452" w:rsidP="00D50452">
      <w:pPr>
        <w:pStyle w:val="ListParagraph"/>
        <w:numPr>
          <w:ilvl w:val="0"/>
          <w:numId w:val="19"/>
        </w:numPr>
        <w:rPr>
          <w:ins w:id="648" w:author="Greg Landry" w:date="2018-06-04T17:20:00Z"/>
        </w:rPr>
      </w:pPr>
      <w:ins w:id="649" w:author="Greg Landry" w:date="2018-06-04T17:20:00Z">
        <w:r>
          <w:t>Start scanning and then connect to your device.</w:t>
        </w:r>
      </w:ins>
    </w:p>
    <w:p w14:paraId="4CA9EA15" w14:textId="77777777" w:rsidR="00D50452" w:rsidRDefault="00D50452" w:rsidP="00D50452">
      <w:pPr>
        <w:pStyle w:val="ListParagraph"/>
        <w:numPr>
          <w:ilvl w:val="0"/>
          <w:numId w:val="19"/>
        </w:numPr>
        <w:rPr>
          <w:ins w:id="650" w:author="Greg Landry" w:date="2018-06-04T17:20:00Z"/>
        </w:rPr>
      </w:pPr>
      <w:ins w:id="651" w:author="Greg Landry" w:date="2018-06-04T17:20:00Z">
        <w:r>
          <w:t>Click on "Discover all Attributes" and then on "Enable All Notifications".</w:t>
        </w:r>
      </w:ins>
    </w:p>
    <w:p w14:paraId="2D85F5A1" w14:textId="77777777" w:rsidR="00D50452" w:rsidRDefault="00D50452" w:rsidP="00D50452">
      <w:pPr>
        <w:pStyle w:val="ListParagraph"/>
        <w:numPr>
          <w:ilvl w:val="1"/>
          <w:numId w:val="19"/>
        </w:numPr>
        <w:rPr>
          <w:ins w:id="652" w:author="Greg Landry" w:date="2018-06-04T17:20:00Z"/>
        </w:rPr>
      </w:pPr>
      <w:ins w:id="653" w:author="Greg Landry" w:date="2018-06-04T17:20:00Z">
        <w:r>
          <w:t>Hint: you can also turn on/off notifications individually by selecting the Client Characteristic Configuration Description attribute and writing a 1 (to enable) or a 0 (to disable) to the LSB.</w:t>
        </w:r>
      </w:ins>
    </w:p>
    <w:p w14:paraId="072CFEB4" w14:textId="77777777" w:rsidR="00D50452" w:rsidRDefault="00D50452" w:rsidP="00D50452">
      <w:pPr>
        <w:pStyle w:val="ListParagraph"/>
        <w:numPr>
          <w:ilvl w:val="2"/>
          <w:numId w:val="19"/>
        </w:numPr>
        <w:rPr>
          <w:ins w:id="654" w:author="Greg Landry" w:date="2018-06-04T17:20:00Z"/>
        </w:rPr>
      </w:pPr>
      <w:ins w:id="655" w:author="Greg Landry" w:date="2018-06-04T17:20:00Z">
        <w:r>
          <w:t>Hint: Remember that BLE is little-endian so the left-most byte is the LSB.</w:t>
        </w:r>
      </w:ins>
    </w:p>
    <w:p w14:paraId="6433F15E" w14:textId="77777777" w:rsidR="00D50452" w:rsidRDefault="00D50452" w:rsidP="00D50452">
      <w:pPr>
        <w:pStyle w:val="ListParagraph"/>
        <w:numPr>
          <w:ilvl w:val="0"/>
          <w:numId w:val="19"/>
        </w:numPr>
        <w:rPr>
          <w:ins w:id="656" w:author="Greg Landry" w:date="2018-06-04T17:20:00Z"/>
        </w:rPr>
      </w:pPr>
      <w:ins w:id="657" w:author="Greg Landry" w:date="2018-06-04T17:20:00Z">
        <w:r>
          <w:t>Press the CapSense buttons and observe that the values update real-time due to the notifications.</w:t>
        </w:r>
      </w:ins>
    </w:p>
    <w:p w14:paraId="37BF82E8" w14:textId="77777777" w:rsidR="00D50452" w:rsidRDefault="00D50452" w:rsidP="00D50452">
      <w:pPr>
        <w:pStyle w:val="ListParagraph"/>
        <w:numPr>
          <w:ilvl w:val="0"/>
          <w:numId w:val="19"/>
        </w:numPr>
        <w:rPr>
          <w:ins w:id="658" w:author="Greg Landry" w:date="2018-06-04T17:20:00Z"/>
        </w:rPr>
      </w:pPr>
      <w:ins w:id="659" w:author="Greg Landry" w:date="2018-06-04T17:20:00Z">
        <w:r>
          <w:t>Click on "Disable All Notifications"</w:t>
        </w:r>
      </w:ins>
    </w:p>
    <w:p w14:paraId="490DDD5D" w14:textId="77777777" w:rsidR="00D50452" w:rsidRDefault="00D50452" w:rsidP="00D50452">
      <w:pPr>
        <w:pStyle w:val="ListParagraph"/>
        <w:numPr>
          <w:ilvl w:val="0"/>
          <w:numId w:val="19"/>
        </w:numPr>
        <w:rPr>
          <w:ins w:id="660" w:author="Greg Landry" w:date="2018-06-04T17:20:00Z"/>
        </w:rPr>
      </w:pPr>
      <w:ins w:id="661" w:author="Greg Landry" w:date="2018-06-04T17:20:00Z">
        <w:r>
          <w:t>Press the CapSense buttons again and observe that the values are no longer updated.</w:t>
        </w:r>
      </w:ins>
    </w:p>
    <w:p w14:paraId="33F225E2" w14:textId="77777777" w:rsidR="00D50452" w:rsidRDefault="00D50452" w:rsidP="00D50452">
      <w:pPr>
        <w:pStyle w:val="ListParagraph"/>
        <w:numPr>
          <w:ilvl w:val="0"/>
          <w:numId w:val="19"/>
        </w:numPr>
        <w:rPr>
          <w:ins w:id="662" w:author="Greg Landry" w:date="2018-06-04T17:20:00Z"/>
        </w:rPr>
      </w:pPr>
      <w:ins w:id="663" w:author="Greg Landry" w:date="2018-06-04T17:20:00Z">
        <w:r>
          <w:t>Click "Disconnect".</w:t>
        </w:r>
      </w:ins>
    </w:p>
    <w:p w14:paraId="6BA4148F" w14:textId="77777777" w:rsidR="00D50452" w:rsidRDefault="00D50452" w:rsidP="00D50452">
      <w:pPr>
        <w:rPr>
          <w:ins w:id="664" w:author="Greg Landry" w:date="2018-06-04T17:20:00Z"/>
          <w:rFonts w:eastAsia="Times New Roman"/>
          <w:b/>
          <w:color w:val="1F4E79" w:themeColor="accent1" w:themeShade="80"/>
          <w:sz w:val="24"/>
          <w:szCs w:val="26"/>
        </w:rPr>
      </w:pPr>
      <w:ins w:id="665" w:author="Greg Landry" w:date="2018-06-04T17:20:00Z">
        <w:r>
          <w:br w:type="page"/>
        </w:r>
      </w:ins>
    </w:p>
    <w:p w14:paraId="10B59A67" w14:textId="77777777" w:rsidR="00D50452" w:rsidRDefault="00D50452" w:rsidP="00D50452">
      <w:pPr>
        <w:pStyle w:val="Exercise"/>
        <w:rPr>
          <w:ins w:id="666" w:author="Greg Landry" w:date="2018-06-04T17:20:00Z"/>
        </w:rPr>
        <w:pPrChange w:id="667" w:author="Greg Landry" w:date="2018-06-04T17:20:00Z">
          <w:pPr>
            <w:pStyle w:val="Exercise"/>
            <w:ind w:left="630"/>
          </w:pPr>
        </w:pPrChange>
      </w:pPr>
      <w:bookmarkStart w:id="668" w:name="_Toc514769085"/>
      <w:ins w:id="669" w:author="Greg Landry" w:date="2018-06-04T17:20:00Z">
        <w:r>
          <w:lastRenderedPageBreak/>
          <w:t>BLE Pairing and Security</w:t>
        </w:r>
      </w:ins>
    </w:p>
    <w:p w14:paraId="21F11CFD" w14:textId="77777777" w:rsidR="00D50452" w:rsidRDefault="00D50452" w:rsidP="00D50452">
      <w:pPr>
        <w:pStyle w:val="Heading3"/>
        <w:rPr>
          <w:ins w:id="670" w:author="Greg Landry" w:date="2018-06-04T17:20:00Z"/>
        </w:rPr>
      </w:pPr>
      <w:ins w:id="671" w:author="Greg Landry" w:date="2018-06-04T17:20:00Z">
        <w:r>
          <w:t>Introduction</w:t>
        </w:r>
      </w:ins>
    </w:p>
    <w:p w14:paraId="39F1D8E6" w14:textId="77777777" w:rsidR="00D50452" w:rsidRDefault="00D50452" w:rsidP="00D50452">
      <w:pPr>
        <w:rPr>
          <w:ins w:id="672" w:author="Greg Landry" w:date="2018-06-04T17:20:00Z"/>
        </w:rPr>
      </w:pPr>
      <w:ins w:id="673" w:author="Greg Landry" w:date="2018-06-04T17:20:00Z">
        <w:r>
          <w:t>In this exercise, you will add Pairing to the previous project.</w:t>
        </w:r>
      </w:ins>
    </w:p>
    <w:p w14:paraId="0E1AB1DF" w14:textId="77777777" w:rsidR="00D50452" w:rsidRDefault="00D50452" w:rsidP="00D50452">
      <w:pPr>
        <w:rPr>
          <w:ins w:id="674" w:author="Greg Landry" w:date="2018-06-04T17:20:00Z"/>
        </w:rPr>
      </w:pPr>
      <w:ins w:id="675" w:author="Greg Landry" w:date="2018-06-04T17:20:00Z">
        <w:r>
          <w:t xml:space="preserve">Below is a table showing the events that occur during this exercise. Arrows indicate the cause/effect of the stack events. </w:t>
        </w:r>
        <w:bookmarkStart w:id="676" w:name="_Hlk515529796"/>
        <w:r>
          <w:t>New events introduced in this exercise are highlighted.</w:t>
        </w:r>
        <w:bookmarkEnd w:id="676"/>
      </w:ins>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rPr>
          <w:ins w:id="677" w:author="Greg Landry" w:date="2018-06-04T17:20:00Z"/>
        </w:trPr>
        <w:tc>
          <w:tcPr>
            <w:tcW w:w="2184" w:type="dxa"/>
            <w:tcBorders>
              <w:bottom w:val="single" w:sz="4" w:space="0" w:color="auto"/>
            </w:tcBorders>
            <w:shd w:val="clear" w:color="auto" w:fill="000000" w:themeFill="text1"/>
          </w:tcPr>
          <w:p w14:paraId="312661F9" w14:textId="77777777" w:rsidR="00D50452" w:rsidRPr="00516294" w:rsidRDefault="00D50452" w:rsidP="00B45B80">
            <w:pPr>
              <w:rPr>
                <w:ins w:id="678" w:author="Greg Landry" w:date="2018-06-04T17:20:00Z"/>
                <w:b/>
                <w:color w:val="FFFFFF" w:themeColor="background1"/>
              </w:rPr>
            </w:pPr>
            <w:ins w:id="679" w:author="Greg Landry" w:date="2018-06-04T17:20:00Z">
              <w:r w:rsidRPr="00516294">
                <w:rPr>
                  <w:b/>
                  <w:color w:val="FFFFFF" w:themeColor="background1"/>
                </w:rPr>
                <w:t>External Event</w:t>
              </w:r>
            </w:ins>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ins w:id="680" w:author="Greg Landry" w:date="2018-06-04T17:20:00Z"/>
                <w:b/>
                <w:color w:val="FFFFFF" w:themeColor="background1"/>
              </w:rPr>
            </w:pPr>
            <w:ins w:id="681" w:author="Greg Landry" w:date="2018-06-04T17:20:00Z">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ins>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ins w:id="682" w:author="Greg Landry" w:date="2018-06-04T17:20:00Z"/>
                <w:b/>
                <w:color w:val="FFFFFF" w:themeColor="background1"/>
              </w:rPr>
            </w:pPr>
            <w:ins w:id="683" w:author="Greg Landry" w:date="2018-06-04T17:20:00Z">
              <w:r w:rsidRPr="00516294">
                <w:rPr>
                  <w:b/>
                  <w:color w:val="FFFFFF" w:themeColor="background1"/>
                </w:rPr>
                <w:t>Action</w:t>
              </w:r>
            </w:ins>
          </w:p>
        </w:tc>
      </w:tr>
      <w:tr w:rsidR="00D50452" w14:paraId="43FBC893" w14:textId="77777777" w:rsidTr="00B45B80">
        <w:trPr>
          <w:ins w:id="684" w:author="Greg Landry" w:date="2018-06-04T17:20:00Z"/>
        </w:trPr>
        <w:tc>
          <w:tcPr>
            <w:tcW w:w="2184" w:type="dxa"/>
            <w:vMerge w:val="restart"/>
            <w:shd w:val="clear" w:color="auto" w:fill="FFFFFF" w:themeFill="background1"/>
          </w:tcPr>
          <w:p w14:paraId="524682E3" w14:textId="77777777" w:rsidR="00D50452" w:rsidRDefault="00D50452" w:rsidP="00B45B80">
            <w:pPr>
              <w:rPr>
                <w:ins w:id="685" w:author="Greg Landry" w:date="2018-06-04T17:20:00Z"/>
              </w:rPr>
            </w:pPr>
            <w:ins w:id="686" w:author="Greg Landry" w:date="2018-06-04T17:20:00Z">
              <w:r>
                <w:t xml:space="preserve">Board reset </w:t>
              </w:r>
              <w:r>
                <w:sym w:font="Wingdings" w:char="F0E0"/>
              </w:r>
            </w:ins>
          </w:p>
        </w:tc>
        <w:tc>
          <w:tcPr>
            <w:tcW w:w="5376" w:type="dxa"/>
            <w:shd w:val="clear" w:color="auto" w:fill="FFFFFF" w:themeFill="background1"/>
          </w:tcPr>
          <w:p w14:paraId="7618129B" w14:textId="77777777" w:rsidR="00D50452" w:rsidRDefault="00D50452" w:rsidP="00B45B80">
            <w:pPr>
              <w:rPr>
                <w:ins w:id="687" w:author="Greg Landry" w:date="2018-06-04T17:20:00Z"/>
              </w:rPr>
            </w:pPr>
            <w:ins w:id="688" w:author="Greg Landry" w:date="2018-06-04T17:20:00Z">
              <w:r>
                <w:t xml:space="preserve">BTM_LOCAL_IDENTITY_KEYS_REQUEST_EVT </w:t>
              </w:r>
              <w:r>
                <w:sym w:font="Wingdings" w:char="F0E0"/>
              </w:r>
            </w:ins>
          </w:p>
        </w:tc>
        <w:tc>
          <w:tcPr>
            <w:tcW w:w="2065" w:type="dxa"/>
            <w:shd w:val="clear" w:color="auto" w:fill="FFFFFF" w:themeFill="background1"/>
          </w:tcPr>
          <w:p w14:paraId="148EC3D7" w14:textId="77777777" w:rsidR="00D50452" w:rsidRDefault="00D50452" w:rsidP="00B45B80">
            <w:pPr>
              <w:rPr>
                <w:ins w:id="689" w:author="Greg Landry" w:date="2018-06-04T17:20:00Z"/>
              </w:rPr>
            </w:pPr>
            <w:ins w:id="690" w:author="Greg Landry" w:date="2018-06-04T17:20:00Z">
              <w:r>
                <w:t>Not used yet</w:t>
              </w:r>
            </w:ins>
          </w:p>
        </w:tc>
      </w:tr>
      <w:tr w:rsidR="00D50452" w14:paraId="138B6ADD" w14:textId="77777777" w:rsidTr="00B45B80">
        <w:trPr>
          <w:ins w:id="691" w:author="Greg Landry" w:date="2018-06-04T17:20:00Z"/>
        </w:trPr>
        <w:tc>
          <w:tcPr>
            <w:tcW w:w="2184" w:type="dxa"/>
            <w:vMerge/>
            <w:shd w:val="clear" w:color="auto" w:fill="FFFFFF" w:themeFill="background1"/>
          </w:tcPr>
          <w:p w14:paraId="2D4A9575" w14:textId="77777777" w:rsidR="00D50452" w:rsidRDefault="00D50452" w:rsidP="00B45B80">
            <w:pPr>
              <w:rPr>
                <w:ins w:id="692" w:author="Greg Landry" w:date="2018-06-04T17:20:00Z"/>
              </w:rPr>
            </w:pPr>
          </w:p>
        </w:tc>
        <w:tc>
          <w:tcPr>
            <w:tcW w:w="5376" w:type="dxa"/>
            <w:shd w:val="clear" w:color="auto" w:fill="FFFFFF" w:themeFill="background1"/>
          </w:tcPr>
          <w:p w14:paraId="21546C1E" w14:textId="77777777" w:rsidR="00D50452" w:rsidRDefault="00D50452" w:rsidP="00B45B80">
            <w:pPr>
              <w:rPr>
                <w:ins w:id="693" w:author="Greg Landry" w:date="2018-06-04T17:20:00Z"/>
              </w:rPr>
            </w:pPr>
            <w:ins w:id="694" w:author="Greg Landry" w:date="2018-06-04T17:20:00Z">
              <w:r>
                <w:t xml:space="preserve">BTM_ENABLED_EVT </w:t>
              </w:r>
              <w:r>
                <w:sym w:font="Wingdings" w:char="F0E0"/>
              </w:r>
            </w:ins>
          </w:p>
        </w:tc>
        <w:tc>
          <w:tcPr>
            <w:tcW w:w="2065" w:type="dxa"/>
            <w:shd w:val="clear" w:color="auto" w:fill="FFFFFF" w:themeFill="background1"/>
          </w:tcPr>
          <w:p w14:paraId="3EC480BB" w14:textId="77777777" w:rsidR="00D50452" w:rsidRDefault="00D50452" w:rsidP="00B45B80">
            <w:pPr>
              <w:rPr>
                <w:ins w:id="695" w:author="Greg Landry" w:date="2018-06-04T17:20:00Z"/>
              </w:rPr>
            </w:pPr>
            <w:ins w:id="696" w:author="Greg Landry" w:date="2018-06-04T17:20:00Z">
              <w:r>
                <w:t>Initialize application, start CapSense thread.</w:t>
              </w:r>
            </w:ins>
          </w:p>
        </w:tc>
      </w:tr>
      <w:tr w:rsidR="00D50452" w14:paraId="6962ABF5" w14:textId="77777777" w:rsidTr="00B45B80">
        <w:trPr>
          <w:ins w:id="697" w:author="Greg Landry" w:date="2018-06-04T17:20:00Z"/>
        </w:trPr>
        <w:tc>
          <w:tcPr>
            <w:tcW w:w="2184" w:type="dxa"/>
            <w:shd w:val="clear" w:color="auto" w:fill="FFFFFF" w:themeFill="background1"/>
          </w:tcPr>
          <w:p w14:paraId="668F6D76" w14:textId="77777777" w:rsidR="00D50452" w:rsidRDefault="00D50452" w:rsidP="00B45B80">
            <w:pPr>
              <w:rPr>
                <w:ins w:id="698" w:author="Greg Landry" w:date="2018-06-04T17:20:00Z"/>
              </w:rPr>
            </w:pPr>
          </w:p>
        </w:tc>
        <w:tc>
          <w:tcPr>
            <w:tcW w:w="5376" w:type="dxa"/>
            <w:shd w:val="clear" w:color="auto" w:fill="FFFFFF" w:themeFill="background1"/>
          </w:tcPr>
          <w:p w14:paraId="27672528" w14:textId="77777777" w:rsidR="00D50452" w:rsidRDefault="00D50452" w:rsidP="00B45B80">
            <w:pPr>
              <w:rPr>
                <w:ins w:id="699" w:author="Greg Landry" w:date="2018-06-04T17:20:00Z"/>
              </w:rPr>
            </w:pPr>
            <w:ins w:id="700" w:author="Greg Landry" w:date="2018-06-04T17:20:00Z">
              <w:r>
                <w:t>BTM_BLE_ADVERT_STATE_CHANGED_EVT (BTM_BLE_ADVERT_</w:t>
              </w:r>
              <w:r w:rsidRPr="0046282D">
                <w:t xml:space="preserve"> UNDIRECTED</w:t>
              </w:r>
              <w:r>
                <w:t xml:space="preserve"> _HIGH)</w:t>
              </w:r>
            </w:ins>
          </w:p>
        </w:tc>
        <w:tc>
          <w:tcPr>
            <w:tcW w:w="2065" w:type="dxa"/>
            <w:shd w:val="clear" w:color="auto" w:fill="FFFFFF" w:themeFill="background1"/>
          </w:tcPr>
          <w:p w14:paraId="3B09287A" w14:textId="77777777" w:rsidR="00D50452" w:rsidRDefault="00D50452" w:rsidP="00B45B80">
            <w:pPr>
              <w:rPr>
                <w:ins w:id="701" w:author="Greg Landry" w:date="2018-06-04T17:20:00Z"/>
              </w:rPr>
            </w:pPr>
            <w:ins w:id="702" w:author="Greg Landry" w:date="2018-06-04T17:20:00Z">
              <w:r>
                <w:sym w:font="Wingdings" w:char="F0DF"/>
              </w:r>
              <w:r>
                <w:t xml:space="preserve"> Start advertising</w:t>
              </w:r>
            </w:ins>
          </w:p>
        </w:tc>
      </w:tr>
      <w:tr w:rsidR="00D50452" w14:paraId="2D0BEA07" w14:textId="77777777" w:rsidTr="00B45B80">
        <w:trPr>
          <w:ins w:id="703" w:author="Greg Landry" w:date="2018-06-04T17:20:00Z"/>
        </w:trPr>
        <w:tc>
          <w:tcPr>
            <w:tcW w:w="2184" w:type="dxa"/>
            <w:shd w:val="clear" w:color="auto" w:fill="FFFFFF" w:themeFill="background1"/>
          </w:tcPr>
          <w:p w14:paraId="096BB577" w14:textId="77777777" w:rsidR="00D50452" w:rsidRDefault="00D50452" w:rsidP="00B45B80">
            <w:pPr>
              <w:rPr>
                <w:ins w:id="704" w:author="Greg Landry" w:date="2018-06-04T17:20:00Z"/>
              </w:rPr>
            </w:pPr>
            <w:ins w:id="705" w:author="Greg Landry" w:date="2018-06-04T17:20:00Z">
              <w:r>
                <w:t>CySmart will now see advertising packets</w:t>
              </w:r>
            </w:ins>
          </w:p>
        </w:tc>
        <w:tc>
          <w:tcPr>
            <w:tcW w:w="5376" w:type="dxa"/>
            <w:shd w:val="clear" w:color="auto" w:fill="FFFFFF" w:themeFill="background1"/>
          </w:tcPr>
          <w:p w14:paraId="041D5972" w14:textId="77777777" w:rsidR="00D50452" w:rsidRDefault="00D50452" w:rsidP="00B45B80">
            <w:pPr>
              <w:rPr>
                <w:ins w:id="706" w:author="Greg Landry" w:date="2018-06-04T17:20:00Z"/>
              </w:rPr>
            </w:pPr>
          </w:p>
        </w:tc>
        <w:tc>
          <w:tcPr>
            <w:tcW w:w="2065" w:type="dxa"/>
            <w:shd w:val="clear" w:color="auto" w:fill="FFFFFF" w:themeFill="background1"/>
          </w:tcPr>
          <w:p w14:paraId="74FD1B44" w14:textId="77777777" w:rsidR="00D50452" w:rsidRDefault="00D50452" w:rsidP="00B45B80">
            <w:pPr>
              <w:rPr>
                <w:ins w:id="707" w:author="Greg Landry" w:date="2018-06-04T17:20:00Z"/>
              </w:rPr>
            </w:pPr>
          </w:p>
        </w:tc>
      </w:tr>
      <w:tr w:rsidR="00D50452" w14:paraId="5FED3B8F" w14:textId="77777777" w:rsidTr="00B45B80">
        <w:trPr>
          <w:ins w:id="708" w:author="Greg Landry" w:date="2018-06-04T17:20:00Z"/>
        </w:trPr>
        <w:tc>
          <w:tcPr>
            <w:tcW w:w="2184" w:type="dxa"/>
            <w:vMerge w:val="restart"/>
            <w:shd w:val="clear" w:color="auto" w:fill="FFFFFF" w:themeFill="background1"/>
          </w:tcPr>
          <w:p w14:paraId="3D1DDECB" w14:textId="77777777" w:rsidR="00D50452" w:rsidRDefault="00D50452" w:rsidP="00B45B80">
            <w:pPr>
              <w:rPr>
                <w:ins w:id="709" w:author="Greg Landry" w:date="2018-06-04T17:20:00Z"/>
              </w:rPr>
            </w:pPr>
            <w:ins w:id="710" w:author="Greg Landry" w:date="2018-06-04T17:20:00Z">
              <w:r>
                <w:t xml:space="preserve">Connect to device from CySmart </w:t>
              </w:r>
              <w:r>
                <w:sym w:font="Wingdings" w:char="F0E0"/>
              </w:r>
            </w:ins>
          </w:p>
        </w:tc>
        <w:tc>
          <w:tcPr>
            <w:tcW w:w="5376" w:type="dxa"/>
            <w:shd w:val="clear" w:color="auto" w:fill="FFFFFF" w:themeFill="background1"/>
          </w:tcPr>
          <w:p w14:paraId="3DF8D9D4" w14:textId="77777777" w:rsidR="00D50452" w:rsidRDefault="00D50452" w:rsidP="00B45B80">
            <w:pPr>
              <w:rPr>
                <w:ins w:id="711" w:author="Greg Landry" w:date="2018-06-04T17:20:00Z"/>
              </w:rPr>
            </w:pPr>
            <w:ins w:id="712" w:author="Greg Landry" w:date="2018-06-04T17:20:00Z">
              <w:r>
                <w:t xml:space="preserve">GATT_CONNECTION_STATUS_EVT </w:t>
              </w:r>
              <w:r>
                <w:sym w:font="Wingdings" w:char="F0E0"/>
              </w:r>
            </w:ins>
          </w:p>
        </w:tc>
        <w:tc>
          <w:tcPr>
            <w:tcW w:w="2065" w:type="dxa"/>
            <w:shd w:val="clear" w:color="auto" w:fill="FFFFFF" w:themeFill="background1"/>
          </w:tcPr>
          <w:p w14:paraId="0EC969D1" w14:textId="77777777" w:rsidR="00D50452" w:rsidRDefault="00D50452" w:rsidP="00B45B80">
            <w:pPr>
              <w:rPr>
                <w:ins w:id="713" w:author="Greg Landry" w:date="2018-06-04T17:20:00Z"/>
              </w:rPr>
            </w:pPr>
            <w:ins w:id="714" w:author="Greg Landry" w:date="2018-06-04T17:20:00Z">
              <w:r>
                <w:t>Set the connection ID and enable pairing</w:t>
              </w:r>
            </w:ins>
          </w:p>
        </w:tc>
      </w:tr>
      <w:tr w:rsidR="00D50452" w14:paraId="73440549" w14:textId="77777777" w:rsidTr="00B45B80">
        <w:trPr>
          <w:ins w:id="715" w:author="Greg Landry" w:date="2018-06-04T17:20:00Z"/>
        </w:trPr>
        <w:tc>
          <w:tcPr>
            <w:tcW w:w="2184" w:type="dxa"/>
            <w:vMerge/>
            <w:shd w:val="clear" w:color="auto" w:fill="FFFFFF" w:themeFill="background1"/>
          </w:tcPr>
          <w:p w14:paraId="2B12C57A" w14:textId="77777777" w:rsidR="00D50452" w:rsidRDefault="00D50452" w:rsidP="00B45B80">
            <w:pPr>
              <w:rPr>
                <w:ins w:id="716" w:author="Greg Landry" w:date="2018-06-04T17:20:00Z"/>
              </w:rPr>
            </w:pPr>
          </w:p>
        </w:tc>
        <w:tc>
          <w:tcPr>
            <w:tcW w:w="5376" w:type="dxa"/>
            <w:shd w:val="clear" w:color="auto" w:fill="FFFFFF" w:themeFill="background1"/>
          </w:tcPr>
          <w:p w14:paraId="0A2E9BB6" w14:textId="77777777" w:rsidR="00D50452" w:rsidRDefault="00D50452" w:rsidP="00B45B80">
            <w:pPr>
              <w:rPr>
                <w:ins w:id="717" w:author="Greg Landry" w:date="2018-06-04T17:20:00Z"/>
              </w:rPr>
            </w:pPr>
            <w:ins w:id="718" w:author="Greg Landry" w:date="2018-06-04T17:20:00Z">
              <w:r>
                <w:t>BTM_BLE_ADVERT_STATE_CHANGED_EVT (BTM_BLE_ADVERT_OFF)</w:t>
              </w:r>
            </w:ins>
          </w:p>
        </w:tc>
        <w:tc>
          <w:tcPr>
            <w:tcW w:w="2065" w:type="dxa"/>
            <w:shd w:val="clear" w:color="auto" w:fill="FFFFFF" w:themeFill="background1"/>
          </w:tcPr>
          <w:p w14:paraId="3918460C" w14:textId="77777777" w:rsidR="00D50452" w:rsidRDefault="00D50452" w:rsidP="00B45B80">
            <w:pPr>
              <w:rPr>
                <w:ins w:id="719" w:author="Greg Landry" w:date="2018-06-04T17:20:00Z"/>
              </w:rPr>
            </w:pPr>
          </w:p>
        </w:tc>
      </w:tr>
      <w:tr w:rsidR="00D50452" w14:paraId="4E2850F2" w14:textId="77777777" w:rsidTr="00B45B80">
        <w:trPr>
          <w:ins w:id="720" w:author="Greg Landry" w:date="2018-06-04T17:20:00Z"/>
        </w:trPr>
        <w:tc>
          <w:tcPr>
            <w:tcW w:w="2184" w:type="dxa"/>
            <w:vMerge w:val="restart"/>
            <w:shd w:val="clear" w:color="auto" w:fill="E2EFD9" w:themeFill="accent6" w:themeFillTint="33"/>
          </w:tcPr>
          <w:p w14:paraId="138BB3F0" w14:textId="77777777" w:rsidR="00D50452" w:rsidRDefault="00D50452" w:rsidP="00B45B80">
            <w:pPr>
              <w:rPr>
                <w:ins w:id="721" w:author="Greg Landry" w:date="2018-06-04T17:20:00Z"/>
              </w:rPr>
            </w:pPr>
            <w:ins w:id="722" w:author="Greg Landry" w:date="2018-06-04T17:20:00Z">
              <w:r>
                <w:t xml:space="preserve">Pair </w:t>
              </w:r>
              <w:r>
                <w:sym w:font="Wingdings" w:char="F0E0"/>
              </w:r>
            </w:ins>
          </w:p>
        </w:tc>
        <w:tc>
          <w:tcPr>
            <w:tcW w:w="5376" w:type="dxa"/>
            <w:shd w:val="clear" w:color="auto" w:fill="E2EFD9" w:themeFill="accent6" w:themeFillTint="33"/>
          </w:tcPr>
          <w:p w14:paraId="7182BFBF" w14:textId="77777777" w:rsidR="00D50452" w:rsidRDefault="00D50452" w:rsidP="00B45B80">
            <w:pPr>
              <w:rPr>
                <w:ins w:id="723" w:author="Greg Landry" w:date="2018-06-04T17:20:00Z"/>
              </w:rPr>
            </w:pPr>
            <w:ins w:id="724" w:author="Greg Landry" w:date="2018-06-04T17:20:00Z">
              <w:r>
                <w:t xml:space="preserve">BTM_SECURITY_REQUEST_EVT </w:t>
              </w:r>
              <w:r>
                <w:sym w:font="Wingdings" w:char="F0E0"/>
              </w:r>
            </w:ins>
          </w:p>
        </w:tc>
        <w:tc>
          <w:tcPr>
            <w:tcW w:w="2065" w:type="dxa"/>
            <w:shd w:val="clear" w:color="auto" w:fill="E2EFD9" w:themeFill="accent6" w:themeFillTint="33"/>
          </w:tcPr>
          <w:p w14:paraId="4003001E" w14:textId="77777777" w:rsidR="00D50452" w:rsidRDefault="00D50452" w:rsidP="00B45B80">
            <w:pPr>
              <w:rPr>
                <w:ins w:id="725" w:author="Greg Landry" w:date="2018-06-04T17:20:00Z"/>
              </w:rPr>
            </w:pPr>
            <w:ins w:id="726" w:author="Greg Landry" w:date="2018-06-04T17:20:00Z">
              <w:r>
                <w:t>Grant security</w:t>
              </w:r>
            </w:ins>
          </w:p>
        </w:tc>
      </w:tr>
      <w:tr w:rsidR="00D50452" w14:paraId="27C42D7F" w14:textId="77777777" w:rsidTr="00B45B80">
        <w:trPr>
          <w:ins w:id="727" w:author="Greg Landry" w:date="2018-06-04T17:20:00Z"/>
        </w:trPr>
        <w:tc>
          <w:tcPr>
            <w:tcW w:w="2184" w:type="dxa"/>
            <w:vMerge/>
            <w:shd w:val="clear" w:color="auto" w:fill="E2EFD9" w:themeFill="accent6" w:themeFillTint="33"/>
          </w:tcPr>
          <w:p w14:paraId="7BB629C7" w14:textId="77777777" w:rsidR="00D50452" w:rsidRDefault="00D50452" w:rsidP="00B45B80">
            <w:pPr>
              <w:rPr>
                <w:ins w:id="728" w:author="Greg Landry" w:date="2018-06-04T17:20:00Z"/>
              </w:rPr>
            </w:pPr>
          </w:p>
        </w:tc>
        <w:tc>
          <w:tcPr>
            <w:tcW w:w="5376" w:type="dxa"/>
            <w:shd w:val="clear" w:color="auto" w:fill="E2EFD9" w:themeFill="accent6" w:themeFillTint="33"/>
          </w:tcPr>
          <w:p w14:paraId="166DBDA4" w14:textId="77777777" w:rsidR="00D50452" w:rsidRDefault="00D50452" w:rsidP="00B45B80">
            <w:pPr>
              <w:rPr>
                <w:ins w:id="729" w:author="Greg Landry" w:date="2018-06-04T17:20:00Z"/>
              </w:rPr>
            </w:pPr>
            <w:ins w:id="730" w:author="Greg Landry" w:date="2018-06-04T17:20:00Z">
              <w:r>
                <w:t>BTM_PAIRING_IO_CAPABILITIES_BLE_REQUEST_EVT</w:t>
              </w:r>
              <w:r>
                <w:sym w:font="Wingdings" w:char="F0E0"/>
              </w:r>
            </w:ins>
          </w:p>
        </w:tc>
        <w:tc>
          <w:tcPr>
            <w:tcW w:w="2065" w:type="dxa"/>
            <w:shd w:val="clear" w:color="auto" w:fill="E2EFD9" w:themeFill="accent6" w:themeFillTint="33"/>
          </w:tcPr>
          <w:p w14:paraId="0B110A48" w14:textId="77777777" w:rsidR="00D50452" w:rsidRDefault="00D50452" w:rsidP="00B45B80">
            <w:pPr>
              <w:rPr>
                <w:ins w:id="731" w:author="Greg Landry" w:date="2018-06-04T17:20:00Z"/>
              </w:rPr>
            </w:pPr>
            <w:ins w:id="732" w:author="Greg Landry" w:date="2018-06-04T17:20:00Z">
              <w:r>
                <w:t>Capabilities are set</w:t>
              </w:r>
            </w:ins>
          </w:p>
        </w:tc>
      </w:tr>
      <w:tr w:rsidR="00D50452" w14:paraId="3FA7F338" w14:textId="77777777" w:rsidTr="00B45B80">
        <w:trPr>
          <w:ins w:id="733" w:author="Greg Landry" w:date="2018-06-04T17:20:00Z"/>
        </w:trPr>
        <w:tc>
          <w:tcPr>
            <w:tcW w:w="2184" w:type="dxa"/>
            <w:vMerge/>
            <w:shd w:val="clear" w:color="auto" w:fill="E2EFD9" w:themeFill="accent6" w:themeFillTint="33"/>
          </w:tcPr>
          <w:p w14:paraId="2C12239A" w14:textId="77777777" w:rsidR="00D50452" w:rsidRDefault="00D50452" w:rsidP="00B45B80">
            <w:pPr>
              <w:rPr>
                <w:ins w:id="734" w:author="Greg Landry" w:date="2018-06-04T17:20:00Z"/>
              </w:rPr>
            </w:pPr>
          </w:p>
        </w:tc>
        <w:tc>
          <w:tcPr>
            <w:tcW w:w="5376" w:type="dxa"/>
            <w:shd w:val="clear" w:color="auto" w:fill="E2EFD9" w:themeFill="accent6" w:themeFillTint="33"/>
          </w:tcPr>
          <w:p w14:paraId="4EEC82D7" w14:textId="77777777" w:rsidR="00D50452" w:rsidRDefault="00D50452" w:rsidP="00B45B80">
            <w:pPr>
              <w:rPr>
                <w:ins w:id="735" w:author="Greg Landry" w:date="2018-06-04T17:20:00Z"/>
              </w:rPr>
            </w:pPr>
            <w:ins w:id="736" w:author="Greg Landry" w:date="2018-06-04T17:20:00Z">
              <w:r>
                <w:t>BTM_ENCRYPTION_STATUS_EVT</w:t>
              </w:r>
            </w:ins>
          </w:p>
        </w:tc>
        <w:tc>
          <w:tcPr>
            <w:tcW w:w="2065" w:type="dxa"/>
            <w:shd w:val="clear" w:color="auto" w:fill="E2EFD9" w:themeFill="accent6" w:themeFillTint="33"/>
          </w:tcPr>
          <w:p w14:paraId="62645F46" w14:textId="77777777" w:rsidR="00D50452" w:rsidRDefault="00D50452" w:rsidP="00B45B80">
            <w:pPr>
              <w:rPr>
                <w:ins w:id="737" w:author="Greg Landry" w:date="2018-06-04T17:20:00Z"/>
              </w:rPr>
            </w:pPr>
            <w:ins w:id="738" w:author="Greg Landry" w:date="2018-06-04T17:20:00Z">
              <w:r>
                <w:t>Not used yet</w:t>
              </w:r>
            </w:ins>
          </w:p>
        </w:tc>
      </w:tr>
      <w:tr w:rsidR="00D50452" w14:paraId="238769E8" w14:textId="77777777" w:rsidTr="00B45B80">
        <w:trPr>
          <w:ins w:id="739" w:author="Greg Landry" w:date="2018-06-04T17:20:00Z"/>
        </w:trPr>
        <w:tc>
          <w:tcPr>
            <w:tcW w:w="2184" w:type="dxa"/>
            <w:vMerge/>
            <w:shd w:val="clear" w:color="auto" w:fill="E2EFD9" w:themeFill="accent6" w:themeFillTint="33"/>
          </w:tcPr>
          <w:p w14:paraId="292A8FAD" w14:textId="77777777" w:rsidR="00D50452" w:rsidRDefault="00D50452" w:rsidP="00B45B80">
            <w:pPr>
              <w:rPr>
                <w:ins w:id="740" w:author="Greg Landry" w:date="2018-06-04T17:20:00Z"/>
              </w:rPr>
            </w:pPr>
          </w:p>
        </w:tc>
        <w:tc>
          <w:tcPr>
            <w:tcW w:w="5376" w:type="dxa"/>
            <w:shd w:val="clear" w:color="auto" w:fill="E2EFD9" w:themeFill="accent6" w:themeFillTint="33"/>
          </w:tcPr>
          <w:p w14:paraId="60D69BA4" w14:textId="77777777" w:rsidR="00D50452" w:rsidRDefault="00D50452" w:rsidP="00B45B80">
            <w:pPr>
              <w:rPr>
                <w:ins w:id="741" w:author="Greg Landry" w:date="2018-06-04T17:20:00Z"/>
              </w:rPr>
            </w:pPr>
            <w:ins w:id="742" w:author="Greg Landry" w:date="2018-06-04T17:20:00Z">
              <w:r>
                <w:t>BTM_PAIRED_DEVICE_LINK_KEYS_UPDATE_EVT</w:t>
              </w:r>
            </w:ins>
          </w:p>
        </w:tc>
        <w:tc>
          <w:tcPr>
            <w:tcW w:w="2065" w:type="dxa"/>
            <w:shd w:val="clear" w:color="auto" w:fill="E2EFD9" w:themeFill="accent6" w:themeFillTint="33"/>
          </w:tcPr>
          <w:p w14:paraId="241DBA79" w14:textId="77777777" w:rsidR="00D50452" w:rsidRDefault="00D50452" w:rsidP="00B45B80">
            <w:pPr>
              <w:rPr>
                <w:ins w:id="743" w:author="Greg Landry" w:date="2018-06-04T17:20:00Z"/>
              </w:rPr>
            </w:pPr>
            <w:ins w:id="744" w:author="Greg Landry" w:date="2018-06-04T17:20:00Z">
              <w:r>
                <w:t>Not used yet</w:t>
              </w:r>
            </w:ins>
          </w:p>
        </w:tc>
      </w:tr>
      <w:tr w:rsidR="00D50452" w14:paraId="04992C80" w14:textId="77777777" w:rsidTr="00B45B80">
        <w:trPr>
          <w:ins w:id="745" w:author="Greg Landry" w:date="2018-06-04T17:20:00Z"/>
        </w:trPr>
        <w:tc>
          <w:tcPr>
            <w:tcW w:w="2184" w:type="dxa"/>
            <w:vMerge/>
            <w:shd w:val="clear" w:color="auto" w:fill="E2EFD9" w:themeFill="accent6" w:themeFillTint="33"/>
          </w:tcPr>
          <w:p w14:paraId="1CF6BABB" w14:textId="77777777" w:rsidR="00D50452" w:rsidRDefault="00D50452" w:rsidP="00B45B80">
            <w:pPr>
              <w:rPr>
                <w:ins w:id="746" w:author="Greg Landry" w:date="2018-06-04T17:20:00Z"/>
              </w:rPr>
            </w:pPr>
          </w:p>
        </w:tc>
        <w:tc>
          <w:tcPr>
            <w:tcW w:w="5376" w:type="dxa"/>
            <w:shd w:val="clear" w:color="auto" w:fill="E2EFD9" w:themeFill="accent6" w:themeFillTint="33"/>
          </w:tcPr>
          <w:p w14:paraId="40665C6B" w14:textId="77777777" w:rsidR="00D50452" w:rsidRDefault="00D50452" w:rsidP="00B45B80">
            <w:pPr>
              <w:rPr>
                <w:ins w:id="747" w:author="Greg Landry" w:date="2018-06-04T17:20:00Z"/>
              </w:rPr>
            </w:pPr>
            <w:ins w:id="748" w:author="Greg Landry" w:date="2018-06-04T17:20:00Z">
              <w:r>
                <w:t>BTM_PAIRING_COMPLETE_EVT</w:t>
              </w:r>
            </w:ins>
          </w:p>
        </w:tc>
        <w:tc>
          <w:tcPr>
            <w:tcW w:w="2065" w:type="dxa"/>
            <w:shd w:val="clear" w:color="auto" w:fill="E2EFD9" w:themeFill="accent6" w:themeFillTint="33"/>
          </w:tcPr>
          <w:p w14:paraId="31F44F76" w14:textId="77777777" w:rsidR="00D50452" w:rsidRDefault="00D50452" w:rsidP="00B45B80">
            <w:pPr>
              <w:rPr>
                <w:ins w:id="749" w:author="Greg Landry" w:date="2018-06-04T17:20:00Z"/>
              </w:rPr>
            </w:pPr>
            <w:ins w:id="750" w:author="Greg Landry" w:date="2018-06-04T17:20:00Z">
              <w:r>
                <w:t>Not used yet</w:t>
              </w:r>
            </w:ins>
          </w:p>
        </w:tc>
      </w:tr>
      <w:tr w:rsidR="00D50452" w14:paraId="4B7291DC" w14:textId="77777777" w:rsidTr="00B45B80">
        <w:trPr>
          <w:ins w:id="751" w:author="Greg Landry" w:date="2018-06-04T17:20:00Z"/>
        </w:trPr>
        <w:tc>
          <w:tcPr>
            <w:tcW w:w="2184" w:type="dxa"/>
            <w:shd w:val="clear" w:color="auto" w:fill="FFFFFF" w:themeFill="background1"/>
          </w:tcPr>
          <w:p w14:paraId="034CDAAF" w14:textId="77777777" w:rsidR="00D50452" w:rsidRDefault="00D50452" w:rsidP="00B45B80">
            <w:pPr>
              <w:rPr>
                <w:ins w:id="752" w:author="Greg Landry" w:date="2018-06-04T17:20:00Z"/>
              </w:rPr>
            </w:pPr>
            <w:ins w:id="753" w:author="Greg Landry" w:date="2018-06-04T17:20:00Z">
              <w:r>
                <w:t xml:space="preserve">Read CapSense characteristic while touching buttons </w:t>
              </w:r>
              <w:r>
                <w:sym w:font="Wingdings" w:char="F0E0"/>
              </w:r>
            </w:ins>
          </w:p>
        </w:tc>
        <w:tc>
          <w:tcPr>
            <w:tcW w:w="5376" w:type="dxa"/>
            <w:shd w:val="clear" w:color="auto" w:fill="FFFFFF" w:themeFill="background1"/>
          </w:tcPr>
          <w:p w14:paraId="366E172F" w14:textId="77777777" w:rsidR="00D50452" w:rsidRDefault="00D50452" w:rsidP="00B45B80">
            <w:pPr>
              <w:rPr>
                <w:ins w:id="754" w:author="Greg Landry" w:date="2018-06-04T17:20:00Z"/>
              </w:rPr>
            </w:pPr>
            <w:ins w:id="755" w:author="Greg Landry" w:date="2018-06-04T17:20:00Z">
              <w:r>
                <w:t xml:space="preserve">GATT_ATTRIBUTE_REQUEST_EVT, GATTS_REQ_TYPE_READ </w:t>
              </w:r>
              <w:r>
                <w:sym w:font="Wingdings" w:char="F0E0"/>
              </w:r>
            </w:ins>
          </w:p>
          <w:p w14:paraId="387C34FA" w14:textId="77777777" w:rsidR="00D50452" w:rsidRDefault="00D50452" w:rsidP="00B45B80">
            <w:pPr>
              <w:rPr>
                <w:ins w:id="756" w:author="Greg Landry" w:date="2018-06-04T17:20:00Z"/>
              </w:rPr>
            </w:pPr>
          </w:p>
        </w:tc>
        <w:tc>
          <w:tcPr>
            <w:tcW w:w="2065" w:type="dxa"/>
            <w:shd w:val="clear" w:color="auto" w:fill="FFFFFF" w:themeFill="background1"/>
          </w:tcPr>
          <w:p w14:paraId="10092F91" w14:textId="77777777" w:rsidR="00D50452" w:rsidRDefault="00D50452" w:rsidP="00B45B80">
            <w:pPr>
              <w:rPr>
                <w:ins w:id="757" w:author="Greg Landry" w:date="2018-06-04T17:20:00Z"/>
              </w:rPr>
            </w:pPr>
            <w:ins w:id="758" w:author="Greg Landry" w:date="2018-06-04T17:20:00Z">
              <w:r>
                <w:t>Returns button state</w:t>
              </w:r>
            </w:ins>
          </w:p>
        </w:tc>
      </w:tr>
      <w:tr w:rsidR="00D50452" w14:paraId="0DCC7266" w14:textId="77777777" w:rsidTr="00B45B80">
        <w:trPr>
          <w:ins w:id="759" w:author="Greg Landry" w:date="2018-06-04T17:20:00Z"/>
        </w:trPr>
        <w:tc>
          <w:tcPr>
            <w:tcW w:w="2184" w:type="dxa"/>
            <w:shd w:val="clear" w:color="auto" w:fill="FFFFFF" w:themeFill="background1"/>
          </w:tcPr>
          <w:p w14:paraId="05528A01" w14:textId="77777777" w:rsidR="00D50452" w:rsidRDefault="00D50452" w:rsidP="00B45B80">
            <w:pPr>
              <w:rPr>
                <w:ins w:id="760" w:author="Greg Landry" w:date="2018-06-04T17:20:00Z"/>
              </w:rPr>
            </w:pPr>
            <w:ins w:id="761" w:author="Greg Landry" w:date="2018-06-04T17:20:00Z">
              <w:r>
                <w:t xml:space="preserve">Read CapSense CCCD </w:t>
              </w:r>
              <w:r>
                <w:sym w:font="Wingdings" w:char="F0E0"/>
              </w:r>
            </w:ins>
          </w:p>
        </w:tc>
        <w:tc>
          <w:tcPr>
            <w:tcW w:w="5376" w:type="dxa"/>
            <w:shd w:val="clear" w:color="auto" w:fill="FFFFFF" w:themeFill="background1"/>
          </w:tcPr>
          <w:p w14:paraId="4A84FD1D" w14:textId="77777777" w:rsidR="00D50452" w:rsidRDefault="00D50452" w:rsidP="00B45B80">
            <w:pPr>
              <w:rPr>
                <w:ins w:id="762" w:author="Greg Landry" w:date="2018-06-04T17:20:00Z"/>
              </w:rPr>
            </w:pPr>
            <w:ins w:id="763" w:author="Greg Landry" w:date="2018-06-04T17:20:00Z">
              <w:r>
                <w:t xml:space="preserve">GATT_ATTRIBUTE_REQUEST_EVT, GATTS_REQ_TYPE_READ </w:t>
              </w:r>
              <w:r>
                <w:sym w:font="Wingdings" w:char="F0E0"/>
              </w:r>
            </w:ins>
          </w:p>
          <w:p w14:paraId="6AEF1694" w14:textId="77777777" w:rsidR="00D50452" w:rsidRDefault="00D50452" w:rsidP="00B45B80">
            <w:pPr>
              <w:rPr>
                <w:ins w:id="764" w:author="Greg Landry" w:date="2018-06-04T17:20:00Z"/>
              </w:rPr>
            </w:pPr>
          </w:p>
        </w:tc>
        <w:tc>
          <w:tcPr>
            <w:tcW w:w="2065" w:type="dxa"/>
            <w:shd w:val="clear" w:color="auto" w:fill="FFFFFF" w:themeFill="background1"/>
          </w:tcPr>
          <w:p w14:paraId="71420BD2" w14:textId="77777777" w:rsidR="00D50452" w:rsidRDefault="00D50452" w:rsidP="00B45B80">
            <w:pPr>
              <w:rPr>
                <w:ins w:id="765" w:author="Greg Landry" w:date="2018-06-04T17:20:00Z"/>
              </w:rPr>
            </w:pPr>
            <w:ins w:id="766" w:author="Greg Landry" w:date="2018-06-04T17:20:00Z">
              <w:r>
                <w:t>Returns button notification setting</w:t>
              </w:r>
            </w:ins>
          </w:p>
        </w:tc>
      </w:tr>
      <w:tr w:rsidR="00D50452" w14:paraId="67AE697E" w14:textId="77777777" w:rsidTr="00B45B80">
        <w:trPr>
          <w:ins w:id="767" w:author="Greg Landry" w:date="2018-06-04T17:20:00Z"/>
        </w:trPr>
        <w:tc>
          <w:tcPr>
            <w:tcW w:w="2184" w:type="dxa"/>
            <w:shd w:val="clear" w:color="auto" w:fill="FFFFFF" w:themeFill="background1"/>
          </w:tcPr>
          <w:p w14:paraId="774D7750" w14:textId="77777777" w:rsidR="00D50452" w:rsidRDefault="00D50452" w:rsidP="00B45B80">
            <w:pPr>
              <w:rPr>
                <w:ins w:id="768" w:author="Greg Landry" w:date="2018-06-04T17:20:00Z"/>
              </w:rPr>
            </w:pPr>
            <w:ins w:id="769" w:author="Greg Landry" w:date="2018-06-04T17:20:00Z">
              <w:r>
                <w:t xml:space="preserve">Write 01:00 to CapSense CCCD </w:t>
              </w:r>
              <w:r>
                <w:sym w:font="Wingdings" w:char="F0E0"/>
              </w:r>
            </w:ins>
          </w:p>
        </w:tc>
        <w:tc>
          <w:tcPr>
            <w:tcW w:w="5376" w:type="dxa"/>
            <w:shd w:val="clear" w:color="auto" w:fill="FFFFFF" w:themeFill="background1"/>
          </w:tcPr>
          <w:p w14:paraId="71E7241B" w14:textId="77777777" w:rsidR="00D50452" w:rsidRDefault="00D50452" w:rsidP="00B45B80">
            <w:pPr>
              <w:rPr>
                <w:ins w:id="770" w:author="Greg Landry" w:date="2018-06-04T17:20:00Z"/>
              </w:rPr>
            </w:pPr>
            <w:ins w:id="771" w:author="Greg Landry" w:date="2018-06-04T17:20:00Z">
              <w:r>
                <w:t xml:space="preserve">GATT_ATTRIBUTE_REQUEST_EVT, GATTS_REQ_TYPE_WRITE </w:t>
              </w:r>
              <w:r>
                <w:sym w:font="Wingdings" w:char="F0E0"/>
              </w:r>
            </w:ins>
          </w:p>
        </w:tc>
        <w:tc>
          <w:tcPr>
            <w:tcW w:w="2065" w:type="dxa"/>
            <w:shd w:val="clear" w:color="auto" w:fill="FFFFFF" w:themeFill="background1"/>
          </w:tcPr>
          <w:p w14:paraId="4B611D50" w14:textId="77777777" w:rsidR="00D50452" w:rsidRDefault="00D50452" w:rsidP="00B45B80">
            <w:pPr>
              <w:rPr>
                <w:ins w:id="772" w:author="Greg Landry" w:date="2018-06-04T17:20:00Z"/>
              </w:rPr>
            </w:pPr>
            <w:ins w:id="773" w:author="Greg Landry" w:date="2018-06-04T17:20:00Z">
              <w:r>
                <w:t>Enables notifications</w:t>
              </w:r>
            </w:ins>
          </w:p>
        </w:tc>
      </w:tr>
      <w:tr w:rsidR="00D50452" w14:paraId="57123A85" w14:textId="77777777" w:rsidTr="00B45B80">
        <w:trPr>
          <w:ins w:id="774" w:author="Greg Landry" w:date="2018-06-04T17:20:00Z"/>
        </w:trPr>
        <w:tc>
          <w:tcPr>
            <w:tcW w:w="2184" w:type="dxa"/>
            <w:shd w:val="clear" w:color="auto" w:fill="FFFFFF" w:themeFill="background1"/>
          </w:tcPr>
          <w:p w14:paraId="2911E20A" w14:textId="77777777" w:rsidR="00D50452" w:rsidRDefault="00D50452" w:rsidP="00B45B80">
            <w:pPr>
              <w:rPr>
                <w:ins w:id="775" w:author="Greg Landry" w:date="2018-06-04T17:20:00Z"/>
              </w:rPr>
            </w:pPr>
            <w:ins w:id="776" w:author="Greg Landry" w:date="2018-06-04T17:20:00Z">
              <w:r>
                <w:t xml:space="preserve">Touch buttons </w:t>
              </w:r>
              <w:r>
                <w:sym w:font="Wingdings" w:char="F0E0"/>
              </w:r>
            </w:ins>
          </w:p>
        </w:tc>
        <w:tc>
          <w:tcPr>
            <w:tcW w:w="5376" w:type="dxa"/>
            <w:shd w:val="clear" w:color="auto" w:fill="FFFFFF" w:themeFill="background1"/>
          </w:tcPr>
          <w:p w14:paraId="2E195640" w14:textId="77777777" w:rsidR="00D50452" w:rsidRDefault="00D50452" w:rsidP="00B45B80">
            <w:pPr>
              <w:rPr>
                <w:ins w:id="777" w:author="Greg Landry" w:date="2018-06-04T17:20:00Z"/>
              </w:rPr>
            </w:pPr>
          </w:p>
        </w:tc>
        <w:tc>
          <w:tcPr>
            <w:tcW w:w="2065" w:type="dxa"/>
            <w:shd w:val="clear" w:color="auto" w:fill="FFFFFF" w:themeFill="background1"/>
          </w:tcPr>
          <w:p w14:paraId="1D0EAD12" w14:textId="77777777" w:rsidR="00D50452" w:rsidRDefault="00D50452" w:rsidP="00B45B80">
            <w:pPr>
              <w:rPr>
                <w:ins w:id="778" w:author="Greg Landry" w:date="2018-06-04T17:20:00Z"/>
              </w:rPr>
            </w:pPr>
            <w:ins w:id="779" w:author="Greg Landry" w:date="2018-06-04T17:20:00Z">
              <w:r>
                <w:t>Send notifications</w:t>
              </w:r>
            </w:ins>
          </w:p>
        </w:tc>
      </w:tr>
      <w:tr w:rsidR="00D50452" w14:paraId="4264C2C5" w14:textId="77777777" w:rsidTr="00B45B80">
        <w:trPr>
          <w:ins w:id="780" w:author="Greg Landry" w:date="2018-06-04T17:20:00Z"/>
        </w:trPr>
        <w:tc>
          <w:tcPr>
            <w:tcW w:w="2184" w:type="dxa"/>
            <w:vMerge w:val="restart"/>
            <w:shd w:val="clear" w:color="auto" w:fill="FFFFFF" w:themeFill="background1"/>
          </w:tcPr>
          <w:p w14:paraId="715BD5E2" w14:textId="77777777" w:rsidR="00D50452" w:rsidRDefault="00D50452" w:rsidP="00B45B80">
            <w:pPr>
              <w:rPr>
                <w:ins w:id="781" w:author="Greg Landry" w:date="2018-06-04T17:20:00Z"/>
              </w:rPr>
            </w:pPr>
            <w:ins w:id="782" w:author="Greg Landry" w:date="2018-06-04T17:20:00Z">
              <w:r>
                <w:t xml:space="preserve">Disconnect </w:t>
              </w:r>
              <w:r>
                <w:sym w:font="Wingdings" w:char="F0E0"/>
              </w:r>
            </w:ins>
          </w:p>
        </w:tc>
        <w:tc>
          <w:tcPr>
            <w:tcW w:w="5376" w:type="dxa"/>
            <w:shd w:val="clear" w:color="auto" w:fill="FFFFFF" w:themeFill="background1"/>
          </w:tcPr>
          <w:p w14:paraId="6B292993" w14:textId="77777777" w:rsidR="00D50452" w:rsidRDefault="00D50452" w:rsidP="00B45B80">
            <w:pPr>
              <w:rPr>
                <w:ins w:id="783" w:author="Greg Landry" w:date="2018-06-04T17:20:00Z"/>
              </w:rPr>
            </w:pPr>
            <w:ins w:id="784" w:author="Greg Landry" w:date="2018-06-04T17:20:00Z">
              <w:r w:rsidRPr="0046282D">
                <w:t>GATT_CONNECTION_STATUS_EVT</w:t>
              </w:r>
              <w:r>
                <w:t xml:space="preserve"> </w:t>
              </w:r>
              <w:r>
                <w:sym w:font="Wingdings" w:char="F0E0"/>
              </w:r>
            </w:ins>
          </w:p>
        </w:tc>
        <w:tc>
          <w:tcPr>
            <w:tcW w:w="2065" w:type="dxa"/>
            <w:shd w:val="clear" w:color="auto" w:fill="FFFFFF" w:themeFill="background1"/>
          </w:tcPr>
          <w:p w14:paraId="252CCA97" w14:textId="77777777" w:rsidR="00D50452" w:rsidRDefault="00D50452" w:rsidP="00B45B80">
            <w:pPr>
              <w:rPr>
                <w:ins w:id="785" w:author="Greg Landry" w:date="2018-06-04T17:20:00Z"/>
              </w:rPr>
            </w:pPr>
            <w:ins w:id="786" w:author="Greg Landry" w:date="2018-06-04T17:20:00Z">
              <w:r>
                <w:t>Clear the connection ID and re-start advertising</w:t>
              </w:r>
            </w:ins>
          </w:p>
        </w:tc>
      </w:tr>
      <w:tr w:rsidR="00D50452" w14:paraId="13550459" w14:textId="77777777" w:rsidTr="00B45B80">
        <w:trPr>
          <w:ins w:id="787" w:author="Greg Landry" w:date="2018-06-04T17:20:00Z"/>
        </w:trPr>
        <w:tc>
          <w:tcPr>
            <w:tcW w:w="2184" w:type="dxa"/>
            <w:vMerge/>
            <w:shd w:val="clear" w:color="auto" w:fill="FFFFFF" w:themeFill="background1"/>
          </w:tcPr>
          <w:p w14:paraId="2E90D716" w14:textId="77777777" w:rsidR="00D50452" w:rsidRDefault="00D50452" w:rsidP="00B45B80">
            <w:pPr>
              <w:rPr>
                <w:ins w:id="788" w:author="Greg Landry" w:date="2018-06-04T17:20:00Z"/>
              </w:rPr>
            </w:pPr>
          </w:p>
        </w:tc>
        <w:tc>
          <w:tcPr>
            <w:tcW w:w="5376" w:type="dxa"/>
            <w:shd w:val="clear" w:color="auto" w:fill="FFFFFF" w:themeFill="background1"/>
          </w:tcPr>
          <w:p w14:paraId="05982077" w14:textId="77777777" w:rsidR="00D50452" w:rsidRDefault="00D50452" w:rsidP="00B45B80">
            <w:pPr>
              <w:rPr>
                <w:ins w:id="789" w:author="Greg Landry" w:date="2018-06-04T17:20:00Z"/>
              </w:rPr>
            </w:pPr>
            <w:ins w:id="790" w:author="Greg Landry" w:date="2018-06-04T17:20:00Z">
              <w:r>
                <w:t>BTM_BLE_ADVERT_STATE_CHANGED_EVT (</w:t>
              </w:r>
              <w:r w:rsidRPr="0046282D">
                <w:t>BTM_BLE_ADVERT_UNDIRECTED_HIGH</w:t>
              </w:r>
              <w:r>
                <w:t>)</w:t>
              </w:r>
            </w:ins>
          </w:p>
        </w:tc>
        <w:tc>
          <w:tcPr>
            <w:tcW w:w="2065" w:type="dxa"/>
            <w:shd w:val="clear" w:color="auto" w:fill="FFFFFF" w:themeFill="background1"/>
          </w:tcPr>
          <w:p w14:paraId="382234EC" w14:textId="77777777" w:rsidR="00D50452" w:rsidRDefault="00D50452" w:rsidP="00B45B80">
            <w:pPr>
              <w:rPr>
                <w:ins w:id="791" w:author="Greg Landry" w:date="2018-06-04T17:20:00Z"/>
              </w:rPr>
            </w:pPr>
          </w:p>
        </w:tc>
      </w:tr>
      <w:tr w:rsidR="00D50452" w14:paraId="287B6B1A" w14:textId="77777777" w:rsidTr="00B45B80">
        <w:trPr>
          <w:ins w:id="792" w:author="Greg Landry" w:date="2018-06-04T17:20:00Z"/>
        </w:trPr>
        <w:tc>
          <w:tcPr>
            <w:tcW w:w="2184" w:type="dxa"/>
            <w:shd w:val="clear" w:color="auto" w:fill="FFFFFF" w:themeFill="background1"/>
          </w:tcPr>
          <w:p w14:paraId="3F94902A" w14:textId="77777777" w:rsidR="00D50452" w:rsidRDefault="00D50452" w:rsidP="00B45B80">
            <w:pPr>
              <w:rPr>
                <w:ins w:id="793" w:author="Greg Landry" w:date="2018-06-04T17:20:00Z"/>
              </w:rPr>
            </w:pPr>
            <w:ins w:id="794" w:author="Greg Landry" w:date="2018-06-04T17:20:00Z">
              <w:r>
                <w:t xml:space="preserve">Wait for timeout. </w:t>
              </w:r>
              <w:r>
                <w:sym w:font="Wingdings" w:char="F0E0"/>
              </w:r>
            </w:ins>
          </w:p>
        </w:tc>
        <w:tc>
          <w:tcPr>
            <w:tcW w:w="5376" w:type="dxa"/>
            <w:shd w:val="clear" w:color="auto" w:fill="FFFFFF" w:themeFill="background1"/>
          </w:tcPr>
          <w:p w14:paraId="416B8030" w14:textId="77777777" w:rsidR="00D50452" w:rsidRDefault="00D50452" w:rsidP="00B45B80">
            <w:pPr>
              <w:rPr>
                <w:ins w:id="795" w:author="Greg Landry" w:date="2018-06-04T17:20:00Z"/>
              </w:rPr>
            </w:pPr>
            <w:ins w:id="796" w:author="Greg Landry" w:date="2018-06-04T17:20:00Z">
              <w:r>
                <w:t>BTM_BLE_ADVERT_STATE_CHANGED_EVT</w:t>
              </w:r>
            </w:ins>
          </w:p>
          <w:p w14:paraId="54217E9D" w14:textId="77777777" w:rsidR="00D50452" w:rsidRDefault="00D50452" w:rsidP="00B45B80">
            <w:pPr>
              <w:rPr>
                <w:ins w:id="797" w:author="Greg Landry" w:date="2018-06-04T17:20:00Z"/>
              </w:rPr>
            </w:pPr>
            <w:ins w:id="798" w:author="Greg Landry" w:date="2018-06-04T17:20:00Z">
              <w:r>
                <w:t>(BTM_BLE_ADVERT_</w:t>
              </w:r>
              <w:r w:rsidRPr="0046282D">
                <w:t xml:space="preserve"> UNDIRECTED</w:t>
              </w:r>
              <w:r>
                <w:t xml:space="preserve"> _LOW)</w:t>
              </w:r>
            </w:ins>
          </w:p>
        </w:tc>
        <w:tc>
          <w:tcPr>
            <w:tcW w:w="2065" w:type="dxa"/>
            <w:shd w:val="clear" w:color="auto" w:fill="FFFFFF" w:themeFill="background1"/>
          </w:tcPr>
          <w:p w14:paraId="24032A53" w14:textId="77777777" w:rsidR="00D50452" w:rsidRDefault="00D50452" w:rsidP="00B45B80">
            <w:pPr>
              <w:rPr>
                <w:ins w:id="799" w:author="Greg Landry" w:date="2018-06-04T17:20:00Z"/>
              </w:rPr>
            </w:pPr>
            <w:ins w:id="800" w:author="Greg Landry" w:date="2018-06-04T17:20:00Z">
              <w:r>
                <w:t>Stack switches to lower advertising rate to save power</w:t>
              </w:r>
            </w:ins>
          </w:p>
        </w:tc>
      </w:tr>
      <w:tr w:rsidR="00D50452" w14:paraId="0FD25B3B" w14:textId="77777777" w:rsidTr="00B45B80">
        <w:trPr>
          <w:ins w:id="801" w:author="Greg Landry" w:date="2018-06-04T17:20:00Z"/>
        </w:trPr>
        <w:tc>
          <w:tcPr>
            <w:tcW w:w="2184" w:type="dxa"/>
            <w:shd w:val="clear" w:color="auto" w:fill="FFFFFF" w:themeFill="background1"/>
          </w:tcPr>
          <w:p w14:paraId="21C879B9" w14:textId="77777777" w:rsidR="00D50452" w:rsidRDefault="00D50452" w:rsidP="00B45B80">
            <w:pPr>
              <w:rPr>
                <w:ins w:id="802" w:author="Greg Landry" w:date="2018-06-04T17:20:00Z"/>
              </w:rPr>
            </w:pPr>
            <w:ins w:id="803" w:author="Greg Landry" w:date="2018-06-04T17:20:00Z">
              <w:r>
                <w:t xml:space="preserve">Wait for timeout. </w:t>
              </w:r>
              <w:r>
                <w:sym w:font="Wingdings" w:char="F0E0"/>
              </w:r>
            </w:ins>
          </w:p>
        </w:tc>
        <w:tc>
          <w:tcPr>
            <w:tcW w:w="5376" w:type="dxa"/>
            <w:shd w:val="clear" w:color="auto" w:fill="FFFFFF" w:themeFill="background1"/>
          </w:tcPr>
          <w:p w14:paraId="22F2674E" w14:textId="77777777" w:rsidR="00D50452" w:rsidRDefault="00D50452" w:rsidP="00B45B80">
            <w:pPr>
              <w:rPr>
                <w:ins w:id="804" w:author="Greg Landry" w:date="2018-06-04T17:20:00Z"/>
              </w:rPr>
            </w:pPr>
            <w:ins w:id="805" w:author="Greg Landry" w:date="2018-06-04T17:20:00Z">
              <w:r>
                <w:t>BTM_BLE_ADVERT_STATE_CHANGED_EVT</w:t>
              </w:r>
            </w:ins>
          </w:p>
          <w:p w14:paraId="4871DE8C" w14:textId="77777777" w:rsidR="00D50452" w:rsidRDefault="00D50452" w:rsidP="00B45B80">
            <w:pPr>
              <w:rPr>
                <w:ins w:id="806" w:author="Greg Landry" w:date="2018-06-04T17:20:00Z"/>
              </w:rPr>
            </w:pPr>
            <w:ins w:id="807" w:author="Greg Landry" w:date="2018-06-04T17:20:00Z">
              <w:r>
                <w:t>(BTM_BLE_ADVERT_OFF)</w:t>
              </w:r>
            </w:ins>
          </w:p>
        </w:tc>
        <w:tc>
          <w:tcPr>
            <w:tcW w:w="2065" w:type="dxa"/>
            <w:shd w:val="clear" w:color="auto" w:fill="FFFFFF" w:themeFill="background1"/>
          </w:tcPr>
          <w:p w14:paraId="53737813" w14:textId="77777777" w:rsidR="00D50452" w:rsidRDefault="00D50452" w:rsidP="00B45B80">
            <w:pPr>
              <w:rPr>
                <w:ins w:id="808" w:author="Greg Landry" w:date="2018-06-04T17:20:00Z"/>
              </w:rPr>
            </w:pPr>
            <w:ins w:id="809" w:author="Greg Landry" w:date="2018-06-04T17:20:00Z">
              <w:r>
                <w:t>Stack stops advertising.</w:t>
              </w:r>
            </w:ins>
          </w:p>
        </w:tc>
      </w:tr>
    </w:tbl>
    <w:p w14:paraId="1402903F" w14:textId="77777777" w:rsidR="00D50452" w:rsidRDefault="00D50452" w:rsidP="00D50452">
      <w:pPr>
        <w:rPr>
          <w:ins w:id="810" w:author="Greg Landry" w:date="2018-06-04T17:20:00Z"/>
        </w:rPr>
      </w:pPr>
    </w:p>
    <w:p w14:paraId="41648200" w14:textId="77777777" w:rsidR="00D50452" w:rsidRPr="00F70DF4" w:rsidRDefault="00D50452" w:rsidP="00D50452">
      <w:pPr>
        <w:pStyle w:val="Heading3"/>
        <w:rPr>
          <w:ins w:id="811" w:author="Greg Landry" w:date="2018-06-04T17:20:00Z"/>
        </w:rPr>
      </w:pPr>
      <w:ins w:id="812" w:author="Greg Landry" w:date="2018-06-04T17:20:00Z">
        <w:r>
          <w:t>Project Creation</w:t>
        </w:r>
      </w:ins>
    </w:p>
    <w:p w14:paraId="47DC0DEB" w14:textId="77777777" w:rsidR="00D50452" w:rsidRDefault="00D50452" w:rsidP="00D50452">
      <w:pPr>
        <w:pStyle w:val="ListParagraph"/>
        <w:numPr>
          <w:ilvl w:val="0"/>
          <w:numId w:val="20"/>
        </w:numPr>
        <w:rPr>
          <w:ins w:id="813" w:author="Greg Landry" w:date="2018-06-04T17:20:00Z"/>
          <w:color w:val="000000" w:themeColor="text1"/>
        </w:rPr>
      </w:pPr>
      <w:ins w:id="814" w:author="Greg Landry" w:date="2018-06-04T17:20:00Z">
        <w:r>
          <w:rPr>
            <w:color w:val="000000" w:themeColor="text1"/>
          </w:rPr>
          <w:t>Copy ch04b/ex01_ble_ntfy to ch04b/ex02_ble_pair. Rename the files and make the necessary name updates.</w:t>
        </w:r>
      </w:ins>
    </w:p>
    <w:p w14:paraId="600EDAFE" w14:textId="77777777" w:rsidR="00D50452" w:rsidRDefault="00D50452" w:rsidP="00D50452">
      <w:pPr>
        <w:pStyle w:val="ListParagraph"/>
        <w:numPr>
          <w:ilvl w:val="1"/>
          <w:numId w:val="20"/>
        </w:numPr>
        <w:rPr>
          <w:ins w:id="815" w:author="Greg Landry" w:date="2018-06-04T17:20:00Z"/>
          <w:color w:val="000000" w:themeColor="text1"/>
        </w:rPr>
      </w:pPr>
      <w:ins w:id="816" w:author="Greg Landry" w:date="2018-06-04T17:20:00Z">
        <w:r>
          <w:rPr>
            <w:color w:val="000000" w:themeColor="text1"/>
          </w:rPr>
          <w:lastRenderedPageBreak/>
          <w:t>Hint: Don’t forget to update header file names in the two C files and don't forget to update the source file names in the makefile.</w:t>
        </w:r>
      </w:ins>
    </w:p>
    <w:p w14:paraId="34F42E52" w14:textId="77777777" w:rsidR="00D50452" w:rsidRDefault="00D50452" w:rsidP="00D50452">
      <w:pPr>
        <w:pStyle w:val="ListParagraph"/>
        <w:numPr>
          <w:ilvl w:val="1"/>
          <w:numId w:val="20"/>
        </w:numPr>
        <w:rPr>
          <w:ins w:id="817" w:author="Greg Landry" w:date="2018-06-04T17:20:00Z"/>
          <w:color w:val="000000" w:themeColor="text1"/>
        </w:rPr>
      </w:pPr>
      <w:ins w:id="818" w:author="Greg Landry" w:date="2018-06-04T17:20:00Z">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ex02_ble_pair.c file.</w:t>
        </w:r>
      </w:ins>
    </w:p>
    <w:p w14:paraId="16A1D6C9" w14:textId="77777777" w:rsidR="00D50452" w:rsidRDefault="00D50452" w:rsidP="00D50452">
      <w:pPr>
        <w:pStyle w:val="ListParagraph"/>
        <w:numPr>
          <w:ilvl w:val="1"/>
          <w:numId w:val="20"/>
        </w:numPr>
        <w:rPr>
          <w:ins w:id="819" w:author="Greg Landry" w:date="2018-06-04T17:20:00Z"/>
          <w:color w:val="000000" w:themeColor="text1"/>
        </w:rPr>
      </w:pPr>
      <w:ins w:id="820" w:author="Greg Landry" w:date="2018-06-04T17:20:00Z">
        <w:r>
          <w:rPr>
            <w:color w:val="000000" w:themeColor="text1"/>
          </w:rPr>
          <w:t>Hint: Many function names and variable names start with "ex01_ble_ntfy". You can do a global search/replace to change these to "ex02_ble_pair" if you want them to be consistent with the project name.</w:t>
        </w:r>
      </w:ins>
    </w:p>
    <w:p w14:paraId="59B98C13" w14:textId="77777777" w:rsidR="00D50452" w:rsidRPr="001E6F8A" w:rsidRDefault="00D50452" w:rsidP="00D50452">
      <w:pPr>
        <w:pStyle w:val="ListParagraph"/>
        <w:numPr>
          <w:ilvl w:val="0"/>
          <w:numId w:val="20"/>
        </w:numPr>
        <w:rPr>
          <w:ins w:id="821" w:author="Greg Landry" w:date="2018-06-04T17:20:00Z"/>
        </w:rPr>
      </w:pPr>
      <w:ins w:id="822" w:author="Greg Landry" w:date="2018-06-04T17:20:00Z">
        <w:r>
          <w:t>In the GATT connect handler function, on a connection add code to enable pairing.</w:t>
        </w:r>
      </w:ins>
    </w:p>
    <w:p w14:paraId="3E3F9170" w14:textId="77777777" w:rsidR="00D50452" w:rsidRDefault="00D50452" w:rsidP="00D50452">
      <w:pPr>
        <w:pStyle w:val="ListParagraph"/>
        <w:numPr>
          <w:ilvl w:val="0"/>
          <w:numId w:val="20"/>
        </w:numPr>
        <w:rPr>
          <w:ins w:id="823" w:author="Greg Landry" w:date="2018-06-04T17:20:00Z"/>
        </w:rPr>
      </w:pPr>
      <w:ins w:id="824" w:author="Greg Landry" w:date="2018-06-04T17:20:00Z">
        <w:r>
          <w:t xml:space="preserve">In the </w:t>
        </w:r>
        <w:r w:rsidRPr="004408EF">
          <w:t>BTM_PAIRING_IO_CAPABILITIES_BLE_REQUEST_EVT</w:t>
        </w:r>
        <w:r>
          <w:t xml:space="preserve"> event, change the following two settings:</w:t>
        </w:r>
      </w:ins>
    </w:p>
    <w:p w14:paraId="27BB5C0B" w14:textId="77777777" w:rsidR="00D50452" w:rsidRPr="004408EF" w:rsidRDefault="00D50452" w:rsidP="00D50452">
      <w:pPr>
        <w:pStyle w:val="ListParagraph"/>
        <w:numPr>
          <w:ilvl w:val="1"/>
          <w:numId w:val="19"/>
        </w:numPr>
        <w:rPr>
          <w:ins w:id="825" w:author="Greg Landry" w:date="2018-06-04T17:20:00Z"/>
          <w:sz w:val="18"/>
        </w:rPr>
      </w:pPr>
      <w:ins w:id="826" w:author="Greg Landry" w:date="2018-06-04T17:20:00Z">
        <w:r w:rsidRPr="004408EF">
          <w:rPr>
            <w:sz w:val="18"/>
          </w:rPr>
          <w:t>p_event_data-&gt;pairing_io_capabilities_ble_request.auth_req = BTM_LE_AUTH_REQ_SC_MITM_BOND;</w:t>
        </w:r>
      </w:ins>
    </w:p>
    <w:p w14:paraId="59C6CA1E" w14:textId="77777777" w:rsidR="00D50452" w:rsidRDefault="00D50452" w:rsidP="00D50452">
      <w:pPr>
        <w:pStyle w:val="ListParagraph"/>
        <w:numPr>
          <w:ilvl w:val="1"/>
          <w:numId w:val="19"/>
        </w:numPr>
        <w:rPr>
          <w:ins w:id="827" w:author="Greg Landry" w:date="2018-06-04T17:20:00Z"/>
          <w:sz w:val="18"/>
        </w:rPr>
      </w:pPr>
      <w:ins w:id="828" w:author="Greg Landry" w:date="2018-06-04T17:20:00Z">
        <w:r w:rsidRPr="004408EF">
          <w:rPr>
            <w:sz w:val="18"/>
          </w:rPr>
          <w:t>p_event_data-&gt;pairing_io_capabilities_ble_request.init_keys = BTM_LE_KEY_PENC|BTM_LE_KEY_PID;</w:t>
        </w:r>
      </w:ins>
    </w:p>
    <w:p w14:paraId="3A44BC9D" w14:textId="77777777" w:rsidR="00D50452" w:rsidRPr="002B5054" w:rsidRDefault="00D50452" w:rsidP="00D50452">
      <w:pPr>
        <w:pStyle w:val="ListParagraph"/>
        <w:numPr>
          <w:ilvl w:val="0"/>
          <w:numId w:val="20"/>
        </w:numPr>
        <w:rPr>
          <w:ins w:id="829" w:author="Greg Landry" w:date="2018-06-04T17:20:00Z"/>
        </w:rPr>
      </w:pPr>
      <w:ins w:id="830" w:author="Greg Landry" w:date="2018-06-04T17:20:00Z">
        <w:r w:rsidRPr="004408EF">
          <w:t>These settings are used to determine the type of security used during pairing. The new settings specify to use a secure connection.</w:t>
        </w:r>
        <w:r>
          <w:t xml:space="preserve"> </w:t>
        </w:r>
        <w:r w:rsidRPr="00E311AA">
          <w:rPr>
            <w:color w:val="FF0000"/>
          </w:rPr>
          <w:t>(Is this accurate? What else can we add?</w:t>
        </w:r>
        <w:r>
          <w:rPr>
            <w:color w:val="FF0000"/>
          </w:rPr>
          <w:t xml:space="preserve"> Will it already be covered in the chapter?</w:t>
        </w:r>
        <w:r w:rsidRPr="00E311AA">
          <w:rPr>
            <w:color w:val="FF0000"/>
          </w:rPr>
          <w:t>)</w:t>
        </w:r>
      </w:ins>
    </w:p>
    <w:p w14:paraId="7A049318" w14:textId="77777777" w:rsidR="00D50452" w:rsidRPr="004408EF" w:rsidRDefault="00D50452" w:rsidP="00D50452">
      <w:pPr>
        <w:pStyle w:val="ListParagraph"/>
        <w:numPr>
          <w:ilvl w:val="0"/>
          <w:numId w:val="20"/>
        </w:numPr>
        <w:rPr>
          <w:ins w:id="831" w:author="Greg Landry" w:date="2018-06-04T17:20:00Z"/>
        </w:rPr>
      </w:pPr>
      <w:ins w:id="832" w:author="Greg Landry" w:date="2018-06-04T17:20:00Z">
        <w:r>
          <w:t>In the GATT database C file, update the Button Characteristic Permissions so that Reads require an authenticated link. Update the CCCD Permissions so that Writes require an authenticated link.</w:t>
        </w:r>
      </w:ins>
    </w:p>
    <w:p w14:paraId="1C8C0B8A" w14:textId="77777777" w:rsidR="00D50452" w:rsidRDefault="00D50452" w:rsidP="00D50452">
      <w:pPr>
        <w:pStyle w:val="Heading3"/>
        <w:rPr>
          <w:ins w:id="833" w:author="Greg Landry" w:date="2018-06-04T17:20:00Z"/>
        </w:rPr>
      </w:pPr>
      <w:ins w:id="834" w:author="Greg Landry" w:date="2018-06-04T17:20:00Z">
        <w:r>
          <w:t>Testing</w:t>
        </w:r>
      </w:ins>
    </w:p>
    <w:p w14:paraId="43A35E83" w14:textId="77777777" w:rsidR="00D50452" w:rsidRDefault="00D50452" w:rsidP="00D50452">
      <w:pPr>
        <w:pStyle w:val="ListParagraph"/>
        <w:numPr>
          <w:ilvl w:val="0"/>
          <w:numId w:val="21"/>
        </w:numPr>
        <w:rPr>
          <w:ins w:id="835" w:author="Greg Landry" w:date="2018-06-04T17:20:00Z"/>
        </w:rPr>
      </w:pPr>
      <w:ins w:id="836" w:author="Greg Landry" w:date="2018-06-04T17:20:00Z">
        <w:r>
          <w:t>Create a Make Target and run it to program the project to the board.</w:t>
        </w:r>
      </w:ins>
    </w:p>
    <w:p w14:paraId="6D6D95F6" w14:textId="77777777" w:rsidR="00D50452" w:rsidRDefault="00D50452" w:rsidP="00D50452">
      <w:pPr>
        <w:pStyle w:val="ListParagraph"/>
        <w:numPr>
          <w:ilvl w:val="0"/>
          <w:numId w:val="21"/>
        </w:numPr>
        <w:rPr>
          <w:ins w:id="837" w:author="Greg Landry" w:date="2018-06-04T17:20:00Z"/>
        </w:rPr>
      </w:pPr>
      <w:ins w:id="838" w:author="Greg Landry" w:date="2018-06-04T17:20:00Z">
        <w:r>
          <w:t>Open the mobile CySmart app.</w:t>
        </w:r>
      </w:ins>
    </w:p>
    <w:p w14:paraId="201EFE6C" w14:textId="77777777" w:rsidR="00D50452" w:rsidRDefault="00D50452" w:rsidP="00D50452">
      <w:pPr>
        <w:pStyle w:val="ListParagraph"/>
        <w:numPr>
          <w:ilvl w:val="1"/>
          <w:numId w:val="21"/>
        </w:numPr>
        <w:rPr>
          <w:ins w:id="839" w:author="Greg Landry" w:date="2018-06-04T17:20:00Z"/>
        </w:rPr>
      </w:pPr>
      <w:ins w:id="840" w:author="Greg Landry" w:date="2018-06-04T17:20:00Z">
        <w:r>
          <w:t>Android: Open the app settings and turn on the settings for "Initiate pairing after connection" and "Delete bond on disconnect".</w:t>
        </w:r>
      </w:ins>
    </w:p>
    <w:p w14:paraId="6013390B" w14:textId="77777777" w:rsidR="00D50452" w:rsidRDefault="00D50452" w:rsidP="00D50452">
      <w:pPr>
        <w:pStyle w:val="ListParagraph"/>
        <w:numPr>
          <w:ilvl w:val="2"/>
          <w:numId w:val="21"/>
        </w:numPr>
        <w:rPr>
          <w:ins w:id="841" w:author="Greg Landry" w:date="2018-06-04T17:20:00Z"/>
        </w:rPr>
      </w:pPr>
      <w:ins w:id="842" w:author="Greg Landry" w:date="2018-06-04T17:20:00Z">
        <w:r>
          <w:t>Hint: The bonding information should be deleted on disconnect because the firmware is not saving bonding information (yet).</w:t>
        </w:r>
      </w:ins>
    </w:p>
    <w:p w14:paraId="5C804398" w14:textId="77777777" w:rsidR="00D50452" w:rsidRDefault="00D50452" w:rsidP="00D50452">
      <w:pPr>
        <w:pStyle w:val="ListParagraph"/>
        <w:numPr>
          <w:ilvl w:val="1"/>
          <w:numId w:val="19"/>
        </w:numPr>
        <w:rPr>
          <w:ins w:id="843" w:author="Greg Landry" w:date="2018-06-04T17:20:00Z"/>
        </w:rPr>
      </w:pPr>
      <w:ins w:id="844" w:author="Greg Landry" w:date="2018-06-04T17:20:00Z">
        <w:r>
          <w:t xml:space="preserve">iPhone: </w:t>
        </w:r>
        <w:r>
          <w:rPr>
            <w:color w:val="FF0000"/>
          </w:rPr>
          <w:t>YFS: do we need anything here? I think you just need to clear it manually from the Bluetooth settings at the disconnect step later, right?</w:t>
        </w:r>
      </w:ins>
    </w:p>
    <w:p w14:paraId="3FAE0DF0" w14:textId="77777777" w:rsidR="00D50452" w:rsidRDefault="00D50452" w:rsidP="00D50452">
      <w:pPr>
        <w:pStyle w:val="ListParagraph"/>
        <w:numPr>
          <w:ilvl w:val="0"/>
          <w:numId w:val="21"/>
        </w:numPr>
        <w:rPr>
          <w:ins w:id="845" w:author="Greg Landry" w:date="2018-06-04T17:20:00Z"/>
        </w:rPr>
      </w:pPr>
      <w:ins w:id="846" w:author="Greg Landry" w:date="2018-06-04T17:20:00Z">
        <w:r>
          <w:t>Connect to the device. You should see a Pairing message once the connection is established.</w:t>
        </w:r>
      </w:ins>
    </w:p>
    <w:p w14:paraId="1359835C" w14:textId="77777777" w:rsidR="00D50452" w:rsidRDefault="00D50452" w:rsidP="00D50452">
      <w:pPr>
        <w:pStyle w:val="ListParagraph"/>
        <w:numPr>
          <w:ilvl w:val="0"/>
          <w:numId w:val="21"/>
        </w:numPr>
        <w:rPr>
          <w:ins w:id="847" w:author="Greg Landry" w:date="2018-06-04T17:20:00Z"/>
        </w:rPr>
      </w:pPr>
      <w:ins w:id="848" w:author="Greg Landry" w:date="2018-06-04T17:20:00Z">
        <w:r>
          <w:t>Open the CapSense widget and observe the button display while touching the CapSense buttons on the kit.</w:t>
        </w:r>
      </w:ins>
    </w:p>
    <w:p w14:paraId="6C112BB9" w14:textId="77777777" w:rsidR="00D50452" w:rsidRDefault="00D50452" w:rsidP="00D50452">
      <w:pPr>
        <w:pStyle w:val="ListParagraph"/>
        <w:numPr>
          <w:ilvl w:val="0"/>
          <w:numId w:val="21"/>
        </w:numPr>
        <w:rPr>
          <w:ins w:id="849" w:author="Greg Landry" w:date="2018-06-04T17:20:00Z"/>
        </w:rPr>
      </w:pPr>
      <w:ins w:id="850" w:author="Greg Landry" w:date="2018-06-04T17:20:00Z">
        <w:r>
          <w:t>Disconnect from the mobile CySmart app and start the PC CySmart app.</w:t>
        </w:r>
      </w:ins>
    </w:p>
    <w:p w14:paraId="69C74719" w14:textId="77777777" w:rsidR="00D50452" w:rsidRPr="00D22BD1" w:rsidRDefault="00D50452" w:rsidP="00D50452">
      <w:pPr>
        <w:pStyle w:val="ListParagraph"/>
        <w:numPr>
          <w:ilvl w:val="0"/>
          <w:numId w:val="21"/>
        </w:numPr>
        <w:rPr>
          <w:ins w:id="851" w:author="Greg Landry" w:date="2018-06-04T17:20:00Z"/>
        </w:rPr>
      </w:pPr>
      <w:ins w:id="852" w:author="Greg Landry" w:date="2018-06-04T17:20:00Z">
        <w:r>
          <w:t xml:space="preserve">iPhone only: Go to the Bluetooth settings and remove the &lt;inits&gt;_pair device from the list. This is necessary because the iPhone app does not have the setting to delete bonding information on disconnect. </w:t>
        </w:r>
        <w:r w:rsidRPr="00D22BD1">
          <w:rPr>
            <w:color w:val="FF0000"/>
          </w:rPr>
          <w:t>(YFS: is this correct?</w:t>
        </w:r>
        <w:r>
          <w:rPr>
            <w:color w:val="FF0000"/>
          </w:rPr>
          <w:t>).</w:t>
        </w:r>
      </w:ins>
    </w:p>
    <w:p w14:paraId="1CFF83B1" w14:textId="77777777" w:rsidR="00D50452" w:rsidRDefault="00D50452" w:rsidP="00D50452">
      <w:pPr>
        <w:pStyle w:val="ListParagraph"/>
        <w:numPr>
          <w:ilvl w:val="0"/>
          <w:numId w:val="21"/>
        </w:numPr>
        <w:rPr>
          <w:ins w:id="853" w:author="Greg Landry" w:date="2018-06-04T17:20:00Z"/>
        </w:rPr>
      </w:pPr>
      <w:ins w:id="854" w:author="Greg Landry" w:date="2018-06-04T17:20:00Z">
        <w:r>
          <w:t>Start scanning and then connect to your device.</w:t>
        </w:r>
      </w:ins>
    </w:p>
    <w:p w14:paraId="116BEF93" w14:textId="77777777" w:rsidR="00D50452" w:rsidRDefault="00D50452" w:rsidP="00D50452">
      <w:pPr>
        <w:pStyle w:val="ListParagraph"/>
        <w:numPr>
          <w:ilvl w:val="0"/>
          <w:numId w:val="21"/>
        </w:numPr>
        <w:rPr>
          <w:ins w:id="855" w:author="Greg Landry" w:date="2018-06-04T17:20:00Z"/>
        </w:rPr>
      </w:pPr>
      <w:ins w:id="856" w:author="Greg Landry" w:date="2018-06-04T17:20:00Z">
        <w:r>
          <w:t>Click on "Discover all Attributes" and then on "Enable Notifications". Notice that you will get an authentication error. Click "OK" to close the error window.</w:t>
        </w:r>
      </w:ins>
    </w:p>
    <w:p w14:paraId="74D29ECF" w14:textId="77777777" w:rsidR="00D50452" w:rsidRDefault="00D50452" w:rsidP="00D50452">
      <w:pPr>
        <w:pStyle w:val="ListParagraph"/>
        <w:numPr>
          <w:ilvl w:val="0"/>
          <w:numId w:val="21"/>
        </w:numPr>
        <w:rPr>
          <w:ins w:id="857" w:author="Greg Landry" w:date="2018-06-04T17:20:00Z"/>
        </w:rPr>
      </w:pPr>
      <w:ins w:id="858" w:author="Greg Landry" w:date="2018-06-04T17:20:00Z">
        <w:r>
          <w:t>Try reading the CapSense Button Characteristic Value manually. Notice that you again get an authentication error. Click "OK" to close the error window.</w:t>
        </w:r>
      </w:ins>
    </w:p>
    <w:p w14:paraId="4F23652F" w14:textId="77777777" w:rsidR="00D50452" w:rsidRDefault="00D50452" w:rsidP="00D50452">
      <w:pPr>
        <w:pStyle w:val="ListParagraph"/>
        <w:numPr>
          <w:ilvl w:val="0"/>
          <w:numId w:val="21"/>
        </w:numPr>
        <w:rPr>
          <w:ins w:id="859" w:author="Greg Landry" w:date="2018-06-04T17:20:00Z"/>
        </w:rPr>
      </w:pPr>
      <w:ins w:id="860" w:author="Greg Landry" w:date="2018-06-04T17:20:00Z">
        <w:r>
          <w:t>Click on "Pair" and click "Yes" to add the device to the resolving list.</w:t>
        </w:r>
      </w:ins>
    </w:p>
    <w:p w14:paraId="1BED8AD4" w14:textId="77777777" w:rsidR="00D50452" w:rsidRDefault="00D50452" w:rsidP="00D50452">
      <w:pPr>
        <w:pStyle w:val="ListParagraph"/>
        <w:numPr>
          <w:ilvl w:val="0"/>
          <w:numId w:val="21"/>
        </w:numPr>
        <w:rPr>
          <w:ins w:id="861" w:author="Greg Landry" w:date="2018-06-04T17:20:00Z"/>
        </w:rPr>
      </w:pPr>
      <w:ins w:id="862" w:author="Greg Landry" w:date="2018-06-04T17:20:00Z">
        <w:r>
          <w:t>Click on "Enable All Notifications" again. Now when you touch a button you will see the characteristic value change.</w:t>
        </w:r>
      </w:ins>
    </w:p>
    <w:p w14:paraId="02F396D3" w14:textId="77777777" w:rsidR="00D50452" w:rsidRDefault="00D50452" w:rsidP="00D50452">
      <w:pPr>
        <w:pStyle w:val="ListParagraph"/>
        <w:numPr>
          <w:ilvl w:val="0"/>
          <w:numId w:val="21"/>
        </w:numPr>
        <w:rPr>
          <w:ins w:id="863" w:author="Greg Landry" w:date="2018-06-04T17:20:00Z"/>
        </w:rPr>
      </w:pPr>
      <w:ins w:id="864" w:author="Greg Landry" w:date="2018-06-04T17:20:00Z">
        <w:r>
          <w:lastRenderedPageBreak/>
          <w:t>Click on "Disable All Nofitications" and then read the CapSense Button Characteristic Value manually.</w:t>
        </w:r>
      </w:ins>
    </w:p>
    <w:p w14:paraId="55EDCBC8" w14:textId="77777777" w:rsidR="00D50452" w:rsidRDefault="00D50452" w:rsidP="00D50452">
      <w:pPr>
        <w:pStyle w:val="ListParagraph"/>
        <w:numPr>
          <w:ilvl w:val="0"/>
          <w:numId w:val="21"/>
        </w:numPr>
        <w:rPr>
          <w:ins w:id="865" w:author="Greg Landry" w:date="2018-06-04T17:20:00Z"/>
        </w:rPr>
      </w:pPr>
      <w:ins w:id="866" w:author="Greg Landry" w:date="2018-06-04T17:20:00Z">
        <w:r>
          <w:t>Click "Disconnect".</w:t>
        </w:r>
      </w:ins>
    </w:p>
    <w:p w14:paraId="1EAF9B2A" w14:textId="77777777" w:rsidR="00D50452" w:rsidRPr="00DA14A8" w:rsidRDefault="00D50452" w:rsidP="00D50452">
      <w:pPr>
        <w:pStyle w:val="ListParagraph"/>
        <w:numPr>
          <w:ilvl w:val="0"/>
          <w:numId w:val="21"/>
        </w:numPr>
        <w:rPr>
          <w:ins w:id="867" w:author="Greg Landry" w:date="2018-06-04T17:20:00Z"/>
        </w:rPr>
      </w:pPr>
      <w:ins w:id="868" w:author="Greg Landry" w:date="2018-06-04T17:20:00Z">
        <w:r>
          <w:t>From the Device List window (left side below the Discovered devices list), click on any device listed and select "Clear -&gt; All". This will remove any bonding information since we are not saving bonding information on the device (yet).</w:t>
        </w:r>
        <w:r>
          <w:br w:type="page"/>
        </w:r>
      </w:ins>
    </w:p>
    <w:p w14:paraId="51E06D21" w14:textId="77777777" w:rsidR="00D50452" w:rsidRDefault="00D50452" w:rsidP="00D50452">
      <w:pPr>
        <w:pStyle w:val="Exercise"/>
        <w:rPr>
          <w:ins w:id="869" w:author="Greg Landry" w:date="2018-06-04T17:20:00Z"/>
        </w:rPr>
        <w:pPrChange w:id="870" w:author="Greg Landry" w:date="2018-06-04T17:20:00Z">
          <w:pPr>
            <w:pStyle w:val="Exercise"/>
            <w:ind w:left="630"/>
          </w:pPr>
        </w:pPrChange>
      </w:pPr>
      <w:ins w:id="871" w:author="Greg Landry" w:date="2018-06-04T17:20:00Z">
        <w:r w:rsidRPr="00D50452">
          <w:lastRenderedPageBreak/>
          <w:t>Save</w:t>
        </w:r>
        <w:r>
          <w:t xml:space="preserve"> BLE Pairing Information</w:t>
        </w:r>
        <w:bookmarkEnd w:id="668"/>
        <w:r>
          <w:t xml:space="preserve"> (i.e. Bonding)</w:t>
        </w:r>
      </w:ins>
    </w:p>
    <w:p w14:paraId="29C760C8" w14:textId="77777777" w:rsidR="00D50452" w:rsidRDefault="00D50452" w:rsidP="00D50452">
      <w:pPr>
        <w:pStyle w:val="Heading3"/>
        <w:rPr>
          <w:ins w:id="872" w:author="Greg Landry" w:date="2018-06-04T17:20:00Z"/>
        </w:rPr>
      </w:pPr>
      <w:ins w:id="873" w:author="Greg Landry" w:date="2018-06-04T17:20:00Z">
        <w:r>
          <w:t>Introduction</w:t>
        </w:r>
      </w:ins>
    </w:p>
    <w:p w14:paraId="60D8B1AB" w14:textId="77777777" w:rsidR="00D50452" w:rsidRPr="000245EC" w:rsidRDefault="00D50452" w:rsidP="00D50452">
      <w:pPr>
        <w:rPr>
          <w:ins w:id="874" w:author="Greg Landry" w:date="2018-06-04T17:20:00Z"/>
        </w:rPr>
      </w:pPr>
      <w:ins w:id="875" w:author="Greg Landry" w:date="2018-06-04T17:20:00Z">
        <w:r w:rsidRPr="000245EC">
          <w:t>The prior exercise has been modified for you to save and restore bonding information to NVRAM. You will copy over the code, program it to your kit, experiment with it, and then answer questions about the stack events that occur.</w:t>
        </w:r>
      </w:ins>
    </w:p>
    <w:p w14:paraId="7424E53A" w14:textId="77777777" w:rsidR="00D50452" w:rsidRDefault="00D50452" w:rsidP="00D50452">
      <w:pPr>
        <w:rPr>
          <w:ins w:id="876" w:author="Greg Landry" w:date="2018-06-04T17:20:00Z"/>
        </w:rPr>
      </w:pPr>
      <w:ins w:id="877" w:author="Greg Landry" w:date="2018-06-04T17:20:00Z">
        <w:r w:rsidRPr="000245EC">
          <w:t>By saving bonding information on both sides (i.e. the client and the server) future connections between the devices can be established more quickly</w:t>
        </w:r>
        <w:r>
          <w:t xml:space="preserve"> with fewer steps</w:t>
        </w:r>
        <w:r w:rsidRPr="000245EC">
          <w:t xml:space="preserve">. </w:t>
        </w:r>
        <w:r>
          <w:t>This is particularly useful for devices that require a pairing key (which will be added in the next exercise) since saving the bonding information means the key doesn't have to be entered every time the device connects.</w:t>
        </w:r>
      </w:ins>
    </w:p>
    <w:p w14:paraId="467AE8CB" w14:textId="77777777" w:rsidR="00D50452" w:rsidRDefault="00D50452" w:rsidP="00D50452">
      <w:pPr>
        <w:rPr>
          <w:ins w:id="878" w:author="Greg Landry" w:date="2018-06-04T17:20:00Z"/>
        </w:rPr>
      </w:pPr>
      <w:ins w:id="879" w:author="Greg Landry" w:date="2018-06-04T17:20:00Z">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ins>
    </w:p>
    <w:p w14:paraId="74417DFF" w14:textId="77777777" w:rsidR="00D50452" w:rsidRPr="00CF038A" w:rsidRDefault="00D50452" w:rsidP="00D50452">
      <w:pPr>
        <w:pStyle w:val="Heading3"/>
        <w:rPr>
          <w:ins w:id="880" w:author="Greg Landry" w:date="2018-06-04T17:20:00Z"/>
        </w:rPr>
      </w:pPr>
      <w:ins w:id="881" w:author="Greg Landry" w:date="2018-06-04T17:20:00Z">
        <w:r>
          <w:t>Project Creation</w:t>
        </w:r>
      </w:ins>
    </w:p>
    <w:p w14:paraId="0F8BA011" w14:textId="77777777" w:rsidR="00D50452" w:rsidRDefault="00D50452" w:rsidP="00D50452">
      <w:pPr>
        <w:pStyle w:val="ListParagraph"/>
        <w:numPr>
          <w:ilvl w:val="0"/>
          <w:numId w:val="15"/>
        </w:numPr>
        <w:rPr>
          <w:ins w:id="882" w:author="Greg Landry" w:date="2018-06-04T17:20:00Z"/>
          <w:color w:val="000000" w:themeColor="text1"/>
        </w:rPr>
      </w:pPr>
      <w:ins w:id="883" w:author="Greg Landry" w:date="2018-06-04T17:20:00Z">
        <w:r>
          <w:rPr>
            <w:color w:val="000000" w:themeColor="text1"/>
          </w:rPr>
          <w:t>Copy ex03_ble_bond from the answer key.</w:t>
        </w:r>
      </w:ins>
    </w:p>
    <w:p w14:paraId="7A886C89" w14:textId="77777777" w:rsidR="00D50452" w:rsidRDefault="00D50452" w:rsidP="00D50452">
      <w:pPr>
        <w:pStyle w:val="ListParagraph"/>
        <w:numPr>
          <w:ilvl w:val="1"/>
          <w:numId w:val="15"/>
        </w:numPr>
        <w:rPr>
          <w:ins w:id="884" w:author="Greg Landry" w:date="2018-06-04T17:20:00Z"/>
          <w:color w:val="000000" w:themeColor="text1"/>
        </w:rPr>
      </w:pPr>
      <w:ins w:id="885" w:author="Greg Landry" w:date="2018-06-04T17:20:00Z">
        <w:r>
          <w:rPr>
            <w:color w:val="000000" w:themeColor="text1"/>
          </w:rPr>
          <w:t>Create a new make target</w:t>
        </w:r>
      </w:ins>
    </w:p>
    <w:p w14:paraId="5EB8C518" w14:textId="77777777" w:rsidR="00D50452" w:rsidRDefault="00D50452" w:rsidP="00D50452">
      <w:pPr>
        <w:pStyle w:val="ListParagraph"/>
        <w:numPr>
          <w:ilvl w:val="1"/>
          <w:numId w:val="15"/>
        </w:numPr>
        <w:rPr>
          <w:ins w:id="886" w:author="Greg Landry" w:date="2018-06-04T17:20:00Z"/>
          <w:color w:val="000000" w:themeColor="text1"/>
        </w:rPr>
      </w:pPr>
      <w:ins w:id="887" w:author="Greg Landry" w:date="2018-06-04T17:20:00Z">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ins>
    </w:p>
    <w:p w14:paraId="716E1756" w14:textId="77777777" w:rsidR="00D50452" w:rsidRDefault="00D50452" w:rsidP="00D50452">
      <w:pPr>
        <w:pStyle w:val="Heading3"/>
        <w:rPr>
          <w:ins w:id="888" w:author="Greg Landry" w:date="2018-06-04T17:20:00Z"/>
        </w:rPr>
      </w:pPr>
      <w:ins w:id="889" w:author="Greg Landry" w:date="2018-06-04T17:20:00Z">
        <w:r>
          <w:t>Testing</w:t>
        </w:r>
      </w:ins>
    </w:p>
    <w:p w14:paraId="2782347B" w14:textId="77777777" w:rsidR="00D50452" w:rsidRDefault="00D50452" w:rsidP="00D50452">
      <w:pPr>
        <w:pStyle w:val="ListParagraph"/>
        <w:numPr>
          <w:ilvl w:val="0"/>
          <w:numId w:val="23"/>
        </w:numPr>
        <w:rPr>
          <w:ins w:id="890" w:author="Greg Landry" w:date="2018-06-04T17:20:00Z"/>
        </w:rPr>
      </w:pPr>
      <w:ins w:id="891" w:author="Greg Landry" w:date="2018-06-04T17:20:00Z">
        <w:r>
          <w:t>Open a UART terminal window to the PUART.</w:t>
        </w:r>
      </w:ins>
    </w:p>
    <w:p w14:paraId="49241E70" w14:textId="77777777" w:rsidR="00D50452" w:rsidRDefault="00D50452" w:rsidP="00D50452">
      <w:pPr>
        <w:pStyle w:val="ListParagraph"/>
        <w:numPr>
          <w:ilvl w:val="0"/>
          <w:numId w:val="23"/>
        </w:numPr>
        <w:rPr>
          <w:ins w:id="892" w:author="Greg Landry" w:date="2018-06-04T17:20:00Z"/>
        </w:rPr>
      </w:pPr>
      <w:ins w:id="893" w:author="Greg Landry" w:date="2018-06-04T17:20:00Z">
        <w:r>
          <w:t>Build the project and program it to the board.</w:t>
        </w:r>
      </w:ins>
    </w:p>
    <w:p w14:paraId="09B07AAB" w14:textId="77777777" w:rsidR="00D50452" w:rsidRDefault="00D50452" w:rsidP="00D50452">
      <w:pPr>
        <w:pStyle w:val="ListParagraph"/>
        <w:numPr>
          <w:ilvl w:val="0"/>
          <w:numId w:val="23"/>
        </w:numPr>
        <w:rPr>
          <w:ins w:id="894" w:author="Greg Landry" w:date="2018-06-04T17:20:00Z"/>
        </w:rPr>
      </w:pPr>
      <w:ins w:id="895" w:author="Greg Landry" w:date="2018-06-04T17:20:00Z">
        <w:r>
          <w:t>Open the CySmart PC application and connect to the dongle.</w:t>
        </w:r>
      </w:ins>
    </w:p>
    <w:p w14:paraId="525EACA4" w14:textId="77777777" w:rsidR="00D50452" w:rsidRDefault="00D50452" w:rsidP="00D50452">
      <w:pPr>
        <w:pStyle w:val="ListParagraph"/>
        <w:numPr>
          <w:ilvl w:val="0"/>
          <w:numId w:val="23"/>
        </w:numPr>
        <w:rPr>
          <w:ins w:id="896" w:author="Greg Landry" w:date="2018-06-04T17:20:00Z"/>
        </w:rPr>
      </w:pPr>
      <w:ins w:id="897" w:author="Greg Landry" w:date="2018-06-04T17:20:00Z">
        <w:r>
          <w:t>If there is anything listed in the "Device List" near the bottom of the screen, select any device from the list and choose "Clear &gt; All". This will remove any stored bonding information from the PC so that it will not conflict with your new firmware. It is necessary to do this each time you re-program the kit so that the old information is not used.</w:t>
        </w:r>
      </w:ins>
    </w:p>
    <w:p w14:paraId="1511E41A" w14:textId="77777777" w:rsidR="00D50452" w:rsidRDefault="00D50452" w:rsidP="00D50452">
      <w:pPr>
        <w:pStyle w:val="ListParagraph"/>
        <w:numPr>
          <w:ilvl w:val="0"/>
          <w:numId w:val="23"/>
        </w:numPr>
        <w:rPr>
          <w:ins w:id="898" w:author="Greg Landry" w:date="2018-06-04T17:20:00Z"/>
        </w:rPr>
      </w:pPr>
      <w:ins w:id="899" w:author="Greg Landry" w:date="2018-06-04T17:20:00Z">
        <w:r>
          <w:t>Start scanning and then connect to your device.</w:t>
        </w:r>
      </w:ins>
    </w:p>
    <w:p w14:paraId="6A6868B9" w14:textId="77777777" w:rsidR="00D50452" w:rsidRDefault="00D50452" w:rsidP="00D50452">
      <w:pPr>
        <w:pStyle w:val="ListParagraph"/>
        <w:numPr>
          <w:ilvl w:val="0"/>
          <w:numId w:val="23"/>
        </w:numPr>
        <w:rPr>
          <w:ins w:id="900" w:author="Greg Landry" w:date="2018-06-04T17:20:00Z"/>
        </w:rPr>
      </w:pPr>
      <w:ins w:id="901" w:author="Greg Landry" w:date="2018-06-04T17:20:00Z">
        <w:r>
          <w:t>Click on "Discover all Attributes".</w:t>
        </w:r>
      </w:ins>
    </w:p>
    <w:p w14:paraId="428672A6" w14:textId="77777777" w:rsidR="00D50452" w:rsidRDefault="00D50452" w:rsidP="00D50452">
      <w:pPr>
        <w:pStyle w:val="ListParagraph"/>
        <w:numPr>
          <w:ilvl w:val="0"/>
          <w:numId w:val="23"/>
        </w:numPr>
        <w:rPr>
          <w:ins w:id="902" w:author="Greg Landry" w:date="2018-06-04T17:20:00Z"/>
        </w:rPr>
      </w:pPr>
      <w:ins w:id="903" w:author="Greg Landry" w:date="2018-06-04T17:20:00Z">
        <w:r>
          <w:t>Click on "Pair" and click "Yes" to add the device to the resolving list.</w:t>
        </w:r>
      </w:ins>
    </w:p>
    <w:p w14:paraId="3AE9244B" w14:textId="77777777" w:rsidR="00D50452" w:rsidRDefault="00D50452" w:rsidP="00D50452">
      <w:pPr>
        <w:pStyle w:val="ListParagraph"/>
        <w:numPr>
          <w:ilvl w:val="1"/>
          <w:numId w:val="23"/>
        </w:numPr>
        <w:rPr>
          <w:ins w:id="904" w:author="Greg Landry" w:date="2018-06-04T17:20:00Z"/>
        </w:rPr>
      </w:pPr>
      <w:ins w:id="905" w:author="Greg Landry" w:date="2018-06-04T17:20:00Z">
        <w:r>
          <w:t>Note down the Bluetooth Stack events that occur during pairing. This information is displayed in the UART.</w:t>
        </w:r>
      </w:ins>
    </w:p>
    <w:p w14:paraId="1D2230DB" w14:textId="77777777" w:rsidR="00D50452" w:rsidRDefault="00D50452" w:rsidP="00D50452">
      <w:pPr>
        <w:pStyle w:val="ListParagraph"/>
        <w:numPr>
          <w:ilvl w:val="0"/>
          <w:numId w:val="23"/>
        </w:numPr>
        <w:rPr>
          <w:ins w:id="906" w:author="Greg Landry" w:date="2018-06-04T17:20:00Z"/>
        </w:rPr>
      </w:pPr>
      <w:ins w:id="907" w:author="Greg Landry" w:date="2018-06-04T17:20:00Z">
        <w:r>
          <w:t>Click on "Enable All Notifications". Touch the CapSense buttons and observe the characteristic value change.</w:t>
        </w:r>
      </w:ins>
    </w:p>
    <w:p w14:paraId="43B912B5" w14:textId="77777777" w:rsidR="00D50452" w:rsidRDefault="00D50452" w:rsidP="00D50452">
      <w:pPr>
        <w:pStyle w:val="ListParagraph"/>
        <w:numPr>
          <w:ilvl w:val="0"/>
          <w:numId w:val="23"/>
        </w:numPr>
        <w:rPr>
          <w:ins w:id="908" w:author="Greg Landry" w:date="2018-06-04T17:20:00Z"/>
        </w:rPr>
      </w:pPr>
      <w:ins w:id="909" w:author="Greg Landry" w:date="2018-06-04T17:20:00Z">
        <w:r>
          <w:t xml:space="preserve">Click "Disconnect". Do </w:t>
        </w:r>
        <w:r w:rsidRPr="00830EAE">
          <w:rPr>
            <w:u w:val="single"/>
          </w:rPr>
          <w:t>NOT</w:t>
        </w:r>
        <w:r>
          <w:t xml:space="preserve"> remove the device from the Device List this time – we want bonding information retained.</w:t>
        </w:r>
      </w:ins>
    </w:p>
    <w:p w14:paraId="2E0F78BB" w14:textId="77777777" w:rsidR="00D50452" w:rsidRDefault="00D50452" w:rsidP="00D50452">
      <w:pPr>
        <w:pStyle w:val="ListParagraph"/>
        <w:numPr>
          <w:ilvl w:val="0"/>
          <w:numId w:val="23"/>
        </w:numPr>
        <w:rPr>
          <w:ins w:id="910" w:author="Greg Landry" w:date="2018-06-04T17:20:00Z"/>
        </w:rPr>
      </w:pPr>
      <w:ins w:id="911" w:author="Greg Landry" w:date="2018-06-04T17:20:00Z">
        <w:r>
          <w:t>Start scanning again and re-connect to your device.</w:t>
        </w:r>
      </w:ins>
    </w:p>
    <w:p w14:paraId="229762A5" w14:textId="77777777" w:rsidR="00D50452" w:rsidRDefault="00D50452" w:rsidP="00D50452">
      <w:pPr>
        <w:pStyle w:val="ListParagraph"/>
        <w:numPr>
          <w:ilvl w:val="0"/>
          <w:numId w:val="23"/>
        </w:numPr>
        <w:rPr>
          <w:ins w:id="912" w:author="Greg Landry" w:date="2018-06-04T17:20:00Z"/>
        </w:rPr>
      </w:pPr>
      <w:ins w:id="913" w:author="Greg Landry" w:date="2018-06-04T17:20:00Z">
        <w:r>
          <w:t>Click on "Discover all Attributes" and "Pair".</w:t>
        </w:r>
      </w:ins>
    </w:p>
    <w:p w14:paraId="24B01D13" w14:textId="77777777" w:rsidR="00D50452" w:rsidRDefault="00D50452" w:rsidP="00D50452">
      <w:pPr>
        <w:pStyle w:val="ListParagraph"/>
        <w:numPr>
          <w:ilvl w:val="1"/>
          <w:numId w:val="23"/>
        </w:numPr>
        <w:rPr>
          <w:ins w:id="914" w:author="Greg Landry" w:date="2018-06-04T17:20:00Z"/>
        </w:rPr>
      </w:pPr>
      <w:ins w:id="915" w:author="Greg Landry" w:date="2018-06-04T17:20:00Z">
        <w:r>
          <w:t>Once again note down the Bluetooth Stack events that occur during pairing. You will notice that fewer steps are required this time.</w:t>
        </w:r>
      </w:ins>
    </w:p>
    <w:p w14:paraId="1358202C" w14:textId="77777777" w:rsidR="00D50452" w:rsidRDefault="00D50452" w:rsidP="00D50452">
      <w:pPr>
        <w:pStyle w:val="ListParagraph"/>
        <w:numPr>
          <w:ilvl w:val="0"/>
          <w:numId w:val="23"/>
        </w:numPr>
        <w:rPr>
          <w:ins w:id="916" w:author="Greg Landry" w:date="2018-06-04T17:20:00Z"/>
        </w:rPr>
      </w:pPr>
      <w:ins w:id="917" w:author="Greg Landry" w:date="2018-06-04T17:20:00Z">
        <w:r>
          <w:lastRenderedPageBreak/>
          <w:t>Note that notifications are enabled since they were enabled when you disconnected.</w:t>
        </w:r>
      </w:ins>
    </w:p>
    <w:p w14:paraId="36D6E94A" w14:textId="77777777" w:rsidR="00D50452" w:rsidRDefault="00D50452" w:rsidP="00D50452">
      <w:pPr>
        <w:pStyle w:val="ListParagraph"/>
        <w:numPr>
          <w:ilvl w:val="0"/>
          <w:numId w:val="23"/>
        </w:numPr>
        <w:rPr>
          <w:ins w:id="918" w:author="Greg Landry" w:date="2018-06-04T17:20:00Z"/>
        </w:rPr>
      </w:pPr>
      <w:ins w:id="919" w:author="Greg Landry" w:date="2018-06-04T17:20:00Z">
        <w:r>
          <w:t>Disconnect again.</w:t>
        </w:r>
      </w:ins>
    </w:p>
    <w:p w14:paraId="6DC08349" w14:textId="77777777" w:rsidR="00D50452" w:rsidRDefault="00D50452" w:rsidP="00D50452">
      <w:pPr>
        <w:pStyle w:val="ListParagraph"/>
        <w:numPr>
          <w:ilvl w:val="0"/>
          <w:numId w:val="23"/>
        </w:numPr>
        <w:rPr>
          <w:ins w:id="920" w:author="Greg Landry" w:date="2018-06-04T17:20:00Z"/>
        </w:rPr>
      </w:pPr>
      <w:ins w:id="921" w:author="Greg Landry" w:date="2018-06-04T17:20:00Z">
        <w:r>
          <w:t>Power cycle the board. Once reconnected, either reset or re-open the UART terminal window.</w:t>
        </w:r>
      </w:ins>
    </w:p>
    <w:p w14:paraId="0D798BB2" w14:textId="77777777" w:rsidR="00D50452" w:rsidRDefault="00D50452" w:rsidP="00D50452">
      <w:pPr>
        <w:pStyle w:val="ListParagraph"/>
        <w:numPr>
          <w:ilvl w:val="0"/>
          <w:numId w:val="23"/>
        </w:numPr>
        <w:rPr>
          <w:ins w:id="922" w:author="Greg Landry" w:date="2018-06-04T17:20:00Z"/>
        </w:rPr>
      </w:pPr>
      <w:ins w:id="923" w:author="Greg Landry" w:date="2018-06-04T17:20:00Z">
        <w:r>
          <w:t>Start scanning and then connect to your device for a third time.</w:t>
        </w:r>
      </w:ins>
    </w:p>
    <w:p w14:paraId="0AF0EF07" w14:textId="77777777" w:rsidR="00D50452" w:rsidRDefault="00D50452" w:rsidP="00D50452">
      <w:pPr>
        <w:pStyle w:val="ListParagraph"/>
        <w:numPr>
          <w:ilvl w:val="0"/>
          <w:numId w:val="23"/>
        </w:numPr>
        <w:rPr>
          <w:ins w:id="924" w:author="Greg Landry" w:date="2018-06-04T17:20:00Z"/>
        </w:rPr>
      </w:pPr>
      <w:ins w:id="925" w:author="Greg Landry" w:date="2018-06-04T17:20:00Z">
        <w:r>
          <w:t>Click on "Discover all Attributes" and "Pair" again.</w:t>
        </w:r>
      </w:ins>
    </w:p>
    <w:p w14:paraId="580E9E55" w14:textId="77777777" w:rsidR="00D50452" w:rsidRDefault="00D50452" w:rsidP="00D50452">
      <w:pPr>
        <w:pStyle w:val="ListParagraph"/>
        <w:numPr>
          <w:ilvl w:val="1"/>
          <w:numId w:val="23"/>
        </w:numPr>
        <w:rPr>
          <w:ins w:id="926" w:author="Greg Landry" w:date="2018-06-04T17:20:00Z"/>
        </w:rPr>
      </w:pPr>
      <w:ins w:id="927" w:author="Greg Landry" w:date="2018-06-04T17:20:00Z">
        <w:r>
          <w:t>Note down the Bluetooth Stack events that occur this time during pairing. Compare to the previous two connections.</w:t>
        </w:r>
      </w:ins>
    </w:p>
    <w:p w14:paraId="43DD04F6" w14:textId="77777777" w:rsidR="00D50452" w:rsidRDefault="00D50452" w:rsidP="00D50452">
      <w:pPr>
        <w:pStyle w:val="ListParagraph"/>
        <w:numPr>
          <w:ilvl w:val="0"/>
          <w:numId w:val="23"/>
        </w:numPr>
        <w:rPr>
          <w:ins w:id="928" w:author="Greg Landry" w:date="2018-06-04T17:20:00Z"/>
        </w:rPr>
      </w:pPr>
      <w:ins w:id="929" w:author="Greg Landry" w:date="2018-06-04T17:20:00Z">
        <w:r>
          <w:t>Disconnect from the the CySmart PC app. Clear the Device List so that the saved boding information won't interfere with the next exercise.</w:t>
        </w:r>
      </w:ins>
    </w:p>
    <w:p w14:paraId="1114224B" w14:textId="77777777" w:rsidR="00D50452" w:rsidRDefault="00D50452" w:rsidP="00D50452">
      <w:pPr>
        <w:pStyle w:val="ListParagraph"/>
        <w:numPr>
          <w:ilvl w:val="1"/>
          <w:numId w:val="23"/>
        </w:numPr>
        <w:rPr>
          <w:ins w:id="930" w:author="Greg Landry" w:date="2018-06-04T17:20:00Z"/>
        </w:rPr>
      </w:pPr>
      <w:ins w:id="931" w:author="Greg Landry" w:date="2018-06-04T17:20:00Z">
        <w:r>
          <w:t>Hint: You should clear the bonding information from CySmart anytime you are going to reprogram the kit since it will no longer have the bonding information on its side.</w:t>
        </w:r>
      </w:ins>
    </w:p>
    <w:p w14:paraId="4C745151" w14:textId="77777777" w:rsidR="00D50452" w:rsidRDefault="00D50452" w:rsidP="00D50452">
      <w:pPr>
        <w:pStyle w:val="Heading3"/>
        <w:rPr>
          <w:ins w:id="932" w:author="Greg Landry" w:date="2018-06-04T17:20:00Z"/>
        </w:rPr>
      </w:pPr>
      <w:ins w:id="933" w:author="Greg Landry" w:date="2018-06-04T17:20:00Z">
        <w:r>
          <w:t>Overview of Changes</w:t>
        </w:r>
      </w:ins>
    </w:p>
    <w:p w14:paraId="25606180" w14:textId="77777777" w:rsidR="00D50452" w:rsidRPr="00830EAE" w:rsidRDefault="00D50452" w:rsidP="00D50452">
      <w:pPr>
        <w:pStyle w:val="ListParagraph"/>
        <w:numPr>
          <w:ilvl w:val="0"/>
          <w:numId w:val="24"/>
        </w:numPr>
        <w:rPr>
          <w:ins w:id="934" w:author="Greg Landry" w:date="2018-06-04T17:20:00Z"/>
        </w:rPr>
      </w:pPr>
      <w:ins w:id="935" w:author="Greg Landry" w:date="2018-06-04T17:20:00Z">
        <w:r w:rsidRPr="00B407D1">
          <w:t>A structure called "hostinfo"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ins>
    </w:p>
    <w:p w14:paraId="7D893381" w14:textId="77777777" w:rsidR="00D50452" w:rsidRDefault="00D50452" w:rsidP="00D50452">
      <w:pPr>
        <w:pStyle w:val="ListParagraph"/>
        <w:numPr>
          <w:ilvl w:val="0"/>
          <w:numId w:val="24"/>
        </w:numPr>
        <w:rPr>
          <w:ins w:id="936" w:author="Greg Landry" w:date="2018-06-04T17:20:00Z"/>
        </w:rPr>
      </w:pPr>
      <w:ins w:id="937" w:author="Greg Landry" w:date="2018-06-04T17:20:00Z">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ins>
    </w:p>
    <w:p w14:paraId="1389CB0F" w14:textId="77777777" w:rsidR="00D50452" w:rsidRDefault="00D50452" w:rsidP="00D50452">
      <w:pPr>
        <w:pStyle w:val="ListParagraph"/>
        <w:numPr>
          <w:ilvl w:val="1"/>
          <w:numId w:val="24"/>
        </w:numPr>
        <w:rPr>
          <w:ins w:id="938" w:author="Greg Landry" w:date="2018-06-04T17:20:00Z"/>
        </w:rPr>
      </w:pPr>
      <w:ins w:id="939" w:author="Greg Landry" w:date="2018-06-04T17:20:00Z">
        <w:r>
          <w:t>This makes the keys available with connecting to a bonded device.</w:t>
        </w:r>
      </w:ins>
    </w:p>
    <w:p w14:paraId="283FC735" w14:textId="77777777" w:rsidR="00D50452" w:rsidRDefault="00D50452" w:rsidP="00D50452">
      <w:pPr>
        <w:pStyle w:val="ListParagraph"/>
        <w:numPr>
          <w:ilvl w:val="0"/>
          <w:numId w:val="24"/>
        </w:numPr>
        <w:rPr>
          <w:ins w:id="940" w:author="Greg Landry" w:date="2018-06-04T17:20:00Z"/>
          <w:color w:val="000000" w:themeColor="text1"/>
        </w:rPr>
      </w:pPr>
      <w:ins w:id="941" w:author="Greg Landry" w:date="2018-06-04T17:20:00Z">
        <w:r>
          <w:rPr>
            <w:color w:val="000000" w:themeColor="text1"/>
          </w:rPr>
          <w:t xml:space="preserve">In the Bluetooth stack event </w:t>
        </w:r>
        <w:r w:rsidRPr="00830EAE">
          <w:rPr>
            <w:i/>
            <w:color w:val="000000" w:themeColor="text1"/>
          </w:rPr>
          <w:t>BTM_PAIRING_COMPLETE_EVT</w:t>
        </w:r>
        <w:r>
          <w:rPr>
            <w:color w:val="000000" w:themeColor="text1"/>
          </w:rPr>
          <w:t>, if bonding was successful write the information from the hostinfo structure into the NVRAM.</w:t>
        </w:r>
      </w:ins>
    </w:p>
    <w:p w14:paraId="31C9FE0B" w14:textId="77777777" w:rsidR="00D50452" w:rsidRPr="000F19D5" w:rsidRDefault="00D50452" w:rsidP="00D50452">
      <w:pPr>
        <w:pStyle w:val="ListParagraph"/>
        <w:numPr>
          <w:ilvl w:val="1"/>
          <w:numId w:val="24"/>
        </w:numPr>
        <w:rPr>
          <w:ins w:id="942" w:author="Greg Landry" w:date="2018-06-04T17:20:00Z"/>
          <w:color w:val="000000" w:themeColor="text1"/>
        </w:rPr>
      </w:pPr>
      <w:ins w:id="943" w:author="Greg Landry" w:date="2018-06-04T17:20:00Z">
        <w:r w:rsidRPr="000F19D5">
          <w:rPr>
            <w:color w:val="000000" w:themeColor="text1"/>
          </w:rPr>
          <w:t>This saves hostinfo upon initial pairing. This event is not called when bonded devices reconnect.</w:t>
        </w:r>
      </w:ins>
    </w:p>
    <w:p w14:paraId="2D23B1E8" w14:textId="77777777" w:rsidR="00D50452" w:rsidRDefault="00D50452" w:rsidP="00D50452">
      <w:pPr>
        <w:pStyle w:val="ListParagraph"/>
        <w:numPr>
          <w:ilvl w:val="0"/>
          <w:numId w:val="24"/>
        </w:numPr>
        <w:rPr>
          <w:ins w:id="944" w:author="Greg Landry" w:date="2018-06-04T17:20:00Z"/>
          <w:color w:val="000000" w:themeColor="text1"/>
        </w:rPr>
      </w:pPr>
      <w:ins w:id="945" w:author="Greg Landry" w:date="2018-06-04T17:20:00Z">
        <w:r>
          <w:rPr>
            <w:color w:val="000000" w:themeColor="text1"/>
          </w:rPr>
          <w:t xml:space="preserve">In the Bluetooth stack event </w:t>
        </w:r>
        <w:r w:rsidRPr="00830EAE">
          <w:rPr>
            <w:i/>
            <w:color w:val="000000" w:themeColor="text1"/>
          </w:rPr>
          <w:t>BTM_ENCRYPTION_STATUS_EVT</w:t>
        </w:r>
        <w:r>
          <w:rPr>
            <w:color w:val="000000" w:themeColor="text1"/>
          </w:rPr>
          <w:t>, read bonding information from the NVRAM into the hostinfo structure.</w:t>
        </w:r>
      </w:ins>
    </w:p>
    <w:p w14:paraId="4D6CD6D0" w14:textId="77777777" w:rsidR="00D50452" w:rsidRDefault="00D50452" w:rsidP="00D50452">
      <w:pPr>
        <w:pStyle w:val="ListParagraph"/>
        <w:numPr>
          <w:ilvl w:val="1"/>
          <w:numId w:val="24"/>
        </w:numPr>
        <w:rPr>
          <w:ins w:id="946" w:author="Greg Landry" w:date="2018-06-04T17:20:00Z"/>
          <w:color w:val="000000" w:themeColor="text1"/>
        </w:rPr>
      </w:pPr>
      <w:ins w:id="947" w:author="Greg Landry" w:date="2018-06-04T17:20:00Z">
        <w:r>
          <w:rPr>
            <w:color w:val="000000" w:themeColor="text1"/>
          </w:rPr>
          <w:t>This reads hostinfo upon a subsequent connection when devices were previously bonded.</w:t>
        </w:r>
      </w:ins>
    </w:p>
    <w:p w14:paraId="6379D8FB" w14:textId="77777777" w:rsidR="00D50452" w:rsidRDefault="00D50452" w:rsidP="00D50452">
      <w:pPr>
        <w:pStyle w:val="ListParagraph"/>
        <w:numPr>
          <w:ilvl w:val="0"/>
          <w:numId w:val="24"/>
        </w:numPr>
        <w:rPr>
          <w:ins w:id="948" w:author="Greg Landry" w:date="2018-06-04T17:20:00Z"/>
          <w:color w:val="000000" w:themeColor="text1"/>
        </w:rPr>
      </w:pPr>
      <w:ins w:id="949" w:author="Greg Landry" w:date="2018-06-04T17:20:00Z">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ins>
    </w:p>
    <w:p w14:paraId="5485F2D8" w14:textId="77777777" w:rsidR="00D50452" w:rsidRDefault="00D50452" w:rsidP="00D50452">
      <w:pPr>
        <w:pStyle w:val="ListParagraph"/>
        <w:numPr>
          <w:ilvl w:val="0"/>
          <w:numId w:val="24"/>
        </w:numPr>
        <w:rPr>
          <w:ins w:id="950" w:author="Greg Landry" w:date="2018-06-04T17:20:00Z"/>
          <w:color w:val="000000" w:themeColor="text1"/>
        </w:rPr>
      </w:pPr>
      <w:ins w:id="951" w:author="Greg Landry" w:date="2018-06-04T17:20:00Z">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ins>
    </w:p>
    <w:p w14:paraId="31C22442" w14:textId="77777777" w:rsidR="00D50452" w:rsidRDefault="00D50452" w:rsidP="00D50452">
      <w:pPr>
        <w:pStyle w:val="ListParagraph"/>
        <w:numPr>
          <w:ilvl w:val="0"/>
          <w:numId w:val="24"/>
        </w:numPr>
        <w:rPr>
          <w:ins w:id="952" w:author="Greg Landry" w:date="2018-06-04T17:20:00Z"/>
          <w:color w:val="000000" w:themeColor="text1"/>
        </w:rPr>
      </w:pPr>
      <w:ins w:id="953" w:author="Greg Landry" w:date="2018-06-04T17:20:00Z">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ins>
    </w:p>
    <w:p w14:paraId="7FF5BF01" w14:textId="77777777" w:rsidR="00D50452" w:rsidRDefault="00D50452" w:rsidP="00D50452">
      <w:pPr>
        <w:pStyle w:val="ListParagraph"/>
        <w:numPr>
          <w:ilvl w:val="0"/>
          <w:numId w:val="24"/>
        </w:numPr>
        <w:rPr>
          <w:ins w:id="954" w:author="Greg Landry" w:date="2018-06-04T17:20:00Z"/>
          <w:color w:val="000000" w:themeColor="text1"/>
        </w:rPr>
      </w:pPr>
      <w:ins w:id="955" w:author="Greg Landry" w:date="2018-06-04T17:20:00Z">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ins>
    </w:p>
    <w:p w14:paraId="11AD9110" w14:textId="77777777" w:rsidR="00D50452" w:rsidRDefault="00D50452" w:rsidP="00D50452">
      <w:pPr>
        <w:pStyle w:val="ListParagraph"/>
        <w:numPr>
          <w:ilvl w:val="0"/>
          <w:numId w:val="24"/>
        </w:numPr>
        <w:rPr>
          <w:ins w:id="956" w:author="Greg Landry" w:date="2018-06-04T17:20:00Z"/>
          <w:color w:val="000000" w:themeColor="text1"/>
        </w:rPr>
      </w:pPr>
      <w:ins w:id="957" w:author="Greg Landry" w:date="2018-06-04T17:20:00Z">
        <w:r>
          <w:rPr>
            <w:color w:val="000000" w:themeColor="text1"/>
          </w:rPr>
          <w:t>In the GATT connect callback:</w:t>
        </w:r>
      </w:ins>
    </w:p>
    <w:p w14:paraId="4AA2C47D" w14:textId="77777777" w:rsidR="00D50452" w:rsidRDefault="00D50452" w:rsidP="00D50452">
      <w:pPr>
        <w:pStyle w:val="ListParagraph"/>
        <w:numPr>
          <w:ilvl w:val="1"/>
          <w:numId w:val="24"/>
        </w:numPr>
        <w:rPr>
          <w:ins w:id="958" w:author="Greg Landry" w:date="2018-06-04T17:20:00Z"/>
          <w:color w:val="000000" w:themeColor="text1"/>
        </w:rPr>
      </w:pPr>
      <w:ins w:id="959" w:author="Greg Landry" w:date="2018-06-04T17:20:00Z">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ins>
    </w:p>
    <w:p w14:paraId="6158D9A8" w14:textId="77777777" w:rsidR="00D50452" w:rsidRDefault="00D50452" w:rsidP="00D50452">
      <w:pPr>
        <w:pStyle w:val="ListParagraph"/>
        <w:numPr>
          <w:ilvl w:val="1"/>
          <w:numId w:val="24"/>
        </w:numPr>
        <w:rPr>
          <w:ins w:id="960" w:author="Greg Landry" w:date="2018-06-04T17:20:00Z"/>
          <w:color w:val="000000" w:themeColor="text1"/>
        </w:rPr>
      </w:pPr>
      <w:ins w:id="961" w:author="Greg Landry" w:date="2018-06-04T17:20:00Z">
        <w:r>
          <w:rPr>
            <w:color w:val="000000" w:themeColor="text1"/>
          </w:rPr>
          <w:t>For a disconnection, clear out the BD_ADDR from the hostinfo structure and reset the CCCD to 0.</w:t>
        </w:r>
      </w:ins>
    </w:p>
    <w:p w14:paraId="28A2F19A" w14:textId="77777777" w:rsidR="00D50452" w:rsidRPr="00830EAE" w:rsidRDefault="00D50452" w:rsidP="00D50452">
      <w:pPr>
        <w:pStyle w:val="ListParagraph"/>
        <w:numPr>
          <w:ilvl w:val="0"/>
          <w:numId w:val="24"/>
        </w:numPr>
        <w:rPr>
          <w:ins w:id="962" w:author="Greg Landry" w:date="2018-06-04T17:20:00Z"/>
          <w:color w:val="000000" w:themeColor="text1"/>
        </w:rPr>
      </w:pPr>
      <w:ins w:id="963" w:author="Greg Landry" w:date="2018-06-04T17:20:00Z">
        <w:r>
          <w:rPr>
            <w:color w:val="000000" w:themeColor="text1"/>
          </w:rPr>
          <w:lastRenderedPageBreak/>
          <w:t>In the GATT set value function, save the CapSense Button CCCD value to the hostinfo structure whenever it is updated and write the value into NVRAM.</w:t>
        </w:r>
      </w:ins>
    </w:p>
    <w:p w14:paraId="0E1B662F" w14:textId="77777777" w:rsidR="00D50452" w:rsidRDefault="00D50452" w:rsidP="00D50452">
      <w:pPr>
        <w:pStyle w:val="Heading3"/>
        <w:rPr>
          <w:ins w:id="964" w:author="Greg Landry" w:date="2018-06-04T17:20:00Z"/>
        </w:rPr>
      </w:pPr>
      <w:ins w:id="965" w:author="Greg Landry" w:date="2018-06-04T17:20:00Z">
        <w:r>
          <w:t>Questions</w:t>
        </w:r>
      </w:ins>
    </w:p>
    <w:p w14:paraId="4C2BC641" w14:textId="77777777" w:rsidR="00D50452" w:rsidRDefault="00D50452" w:rsidP="00D50452">
      <w:pPr>
        <w:pStyle w:val="ListParagraph"/>
        <w:keepNext/>
        <w:numPr>
          <w:ilvl w:val="0"/>
          <w:numId w:val="17"/>
        </w:numPr>
        <w:rPr>
          <w:ins w:id="966" w:author="Greg Landry" w:date="2018-06-04T17:20:00Z"/>
        </w:rPr>
      </w:pPr>
      <w:ins w:id="967" w:author="Greg Landry" w:date="2018-06-04T17:20:00Z">
        <w:r w:rsidRPr="00830EAE">
          <w:t xml:space="preserve">What </w:t>
        </w:r>
        <w:r>
          <w:t xml:space="preserve">stack </w:t>
        </w:r>
        <w:r w:rsidRPr="00830EAE">
          <w:t xml:space="preserve">events occur on first </w:t>
        </w:r>
        <w:r>
          <w:t>connection</w:t>
        </w:r>
        <w:r w:rsidRPr="00830EAE">
          <w:t xml:space="preserve">, subsequent </w:t>
        </w:r>
        <w:r>
          <w:t>connections</w:t>
        </w:r>
        <w:r w:rsidRPr="00830EAE">
          <w:t xml:space="preserve">, and subsequent </w:t>
        </w:r>
        <w:r>
          <w:t>connections</w:t>
        </w:r>
        <w:r w:rsidRPr="00830EAE">
          <w:t xml:space="preserve"> after a power cycle? Why?</w:t>
        </w:r>
      </w:ins>
    </w:p>
    <w:p w14:paraId="466199C2" w14:textId="77777777" w:rsidR="00D50452" w:rsidRPr="00830EAE" w:rsidRDefault="00D50452" w:rsidP="00D50452">
      <w:pPr>
        <w:keepNext/>
        <w:spacing w:after="0"/>
        <w:ind w:left="720"/>
        <w:rPr>
          <w:ins w:id="968" w:author="Greg Landry" w:date="2018-06-04T17:20:00Z"/>
          <w:b/>
        </w:rPr>
      </w:pPr>
      <w:ins w:id="969" w:author="Greg Landry" w:date="2018-06-04T17:20:00Z">
        <w:r w:rsidRPr="00830EAE">
          <w:rPr>
            <w:b/>
          </w:rPr>
          <w:t>1</w:t>
        </w:r>
        <w:r w:rsidRPr="00830EAE">
          <w:rPr>
            <w:b/>
            <w:vertAlign w:val="superscript"/>
          </w:rPr>
          <w:t>st</w:t>
        </w:r>
        <w:r w:rsidRPr="00830EAE">
          <w:rPr>
            <w:b/>
          </w:rPr>
          <w:t xml:space="preserve"> Connection</w:t>
        </w:r>
        <w:r w:rsidRPr="00830EAE">
          <w:rPr>
            <w:b/>
          </w:rPr>
          <w:tab/>
        </w:r>
        <w:r w:rsidRPr="00B407D1">
          <w:rPr>
            <w:b/>
          </w:rPr>
          <w:tab/>
        </w:r>
        <w:r w:rsidRPr="00830EAE">
          <w:rPr>
            <w:b/>
          </w:rPr>
          <w:tab/>
          <w:t xml:space="preserve">Subsequent Connection </w:t>
        </w:r>
        <w:r w:rsidRPr="00830EAE">
          <w:rPr>
            <w:b/>
          </w:rPr>
          <w:tab/>
          <w:t>Subsequent Connection</w:t>
        </w:r>
      </w:ins>
    </w:p>
    <w:p w14:paraId="295481C4" w14:textId="77777777" w:rsidR="00D50452" w:rsidRPr="00830EAE" w:rsidRDefault="00D50452" w:rsidP="00D50452">
      <w:pPr>
        <w:ind w:left="720"/>
        <w:rPr>
          <w:ins w:id="970" w:author="Greg Landry" w:date="2018-06-04T17:20:00Z"/>
          <w:b/>
        </w:rPr>
      </w:pPr>
      <w:ins w:id="971" w:author="Greg Landry" w:date="2018-06-04T17:20:00Z">
        <w:r w:rsidRPr="00830EAE">
          <w:rPr>
            <w:b/>
          </w:rPr>
          <w:tab/>
        </w:r>
        <w:r w:rsidRPr="00830EAE">
          <w:rPr>
            <w:b/>
          </w:rPr>
          <w:tab/>
        </w:r>
        <w:r w:rsidRPr="00830EAE">
          <w:rPr>
            <w:b/>
          </w:rPr>
          <w:tab/>
        </w:r>
        <w:r>
          <w:rPr>
            <w:b/>
          </w:rPr>
          <w:tab/>
        </w:r>
        <w:r w:rsidRPr="00830EAE">
          <w:rPr>
            <w:b/>
          </w:rPr>
          <w:t>(No Power Cycle)</w:t>
        </w:r>
        <w:r w:rsidRPr="00830EAE">
          <w:rPr>
            <w:b/>
          </w:rPr>
          <w:tab/>
        </w:r>
        <w:r w:rsidRPr="00830EAE">
          <w:rPr>
            <w:b/>
          </w:rPr>
          <w:tab/>
          <w:t>(Power Cycle)</w:t>
        </w:r>
      </w:ins>
    </w:p>
    <w:p w14:paraId="2A031153" w14:textId="77777777" w:rsidR="00D50452" w:rsidRDefault="00D50452" w:rsidP="00D50452">
      <w:pPr>
        <w:rPr>
          <w:ins w:id="972" w:author="Greg Landry" w:date="2018-06-04T17:20:00Z"/>
        </w:rPr>
      </w:pPr>
    </w:p>
    <w:p w14:paraId="52BC5DD1" w14:textId="77777777" w:rsidR="00D50452" w:rsidRDefault="00D50452" w:rsidP="00D50452">
      <w:pPr>
        <w:rPr>
          <w:ins w:id="973" w:author="Greg Landry" w:date="2018-06-04T17:20:00Z"/>
        </w:rPr>
      </w:pPr>
    </w:p>
    <w:p w14:paraId="1F67EB67" w14:textId="77777777" w:rsidR="00D50452" w:rsidRDefault="00D50452" w:rsidP="00D50452">
      <w:pPr>
        <w:rPr>
          <w:ins w:id="974" w:author="Greg Landry" w:date="2018-06-04T17:20:00Z"/>
        </w:rPr>
      </w:pPr>
    </w:p>
    <w:p w14:paraId="70BE850A" w14:textId="77777777" w:rsidR="00D50452" w:rsidRDefault="00D50452" w:rsidP="00D50452">
      <w:pPr>
        <w:rPr>
          <w:ins w:id="975" w:author="Greg Landry" w:date="2018-06-04T17:20:00Z"/>
        </w:rPr>
      </w:pPr>
    </w:p>
    <w:p w14:paraId="5802BA6E" w14:textId="77777777" w:rsidR="00D50452" w:rsidRDefault="00D50452" w:rsidP="00D50452">
      <w:pPr>
        <w:rPr>
          <w:ins w:id="976" w:author="Greg Landry" w:date="2018-06-04T17:20:00Z"/>
        </w:rPr>
      </w:pPr>
    </w:p>
    <w:p w14:paraId="7BB6FA14" w14:textId="77777777" w:rsidR="00D50452" w:rsidRDefault="00D50452" w:rsidP="00D50452">
      <w:pPr>
        <w:rPr>
          <w:ins w:id="977" w:author="Greg Landry" w:date="2018-06-04T17:20:00Z"/>
        </w:rPr>
      </w:pPr>
    </w:p>
    <w:p w14:paraId="35A4D597" w14:textId="77777777" w:rsidR="00D50452" w:rsidRDefault="00D50452" w:rsidP="00D50452">
      <w:pPr>
        <w:rPr>
          <w:ins w:id="978" w:author="Greg Landry" w:date="2018-06-04T17:20:00Z"/>
        </w:rPr>
      </w:pPr>
    </w:p>
    <w:p w14:paraId="0FA2D34E" w14:textId="77777777" w:rsidR="00D50452" w:rsidRPr="00830EAE" w:rsidRDefault="00D50452" w:rsidP="00D50452">
      <w:pPr>
        <w:rPr>
          <w:ins w:id="979" w:author="Greg Landry" w:date="2018-06-04T17:20:00Z"/>
        </w:rPr>
      </w:pPr>
    </w:p>
    <w:p w14:paraId="74911BD1" w14:textId="77777777" w:rsidR="00D50452" w:rsidRPr="00830EAE" w:rsidRDefault="00D50452" w:rsidP="00D50452">
      <w:pPr>
        <w:rPr>
          <w:ins w:id="980" w:author="Greg Landry" w:date="2018-06-04T17:20:00Z"/>
        </w:rPr>
      </w:pPr>
    </w:p>
    <w:p w14:paraId="7DE521E0" w14:textId="77777777" w:rsidR="00D50452" w:rsidRPr="00B407D1" w:rsidRDefault="00D50452" w:rsidP="00D50452">
      <w:pPr>
        <w:rPr>
          <w:ins w:id="981" w:author="Greg Landry" w:date="2018-06-04T17:20:00Z"/>
        </w:rPr>
      </w:pPr>
    </w:p>
    <w:p w14:paraId="5A517F71" w14:textId="77777777" w:rsidR="00D50452" w:rsidRPr="00830EAE" w:rsidRDefault="00D50452" w:rsidP="00D50452">
      <w:pPr>
        <w:pStyle w:val="ListParagraph"/>
        <w:numPr>
          <w:ilvl w:val="0"/>
          <w:numId w:val="17"/>
        </w:numPr>
        <w:rPr>
          <w:ins w:id="982" w:author="Greg Landry" w:date="2018-06-04T17:20:00Z"/>
        </w:rPr>
      </w:pPr>
      <w:ins w:id="983" w:author="Greg Landry" w:date="2018-06-04T17:20:00Z">
        <w:r w:rsidRPr="00830EAE">
          <w:t>What items are stored in NVRAM?</w:t>
        </w:r>
      </w:ins>
    </w:p>
    <w:p w14:paraId="0392EFA4" w14:textId="77777777" w:rsidR="00D50452" w:rsidRPr="00830EAE" w:rsidRDefault="00D50452" w:rsidP="00D50452">
      <w:pPr>
        <w:rPr>
          <w:ins w:id="984" w:author="Greg Landry" w:date="2018-06-04T17:20:00Z"/>
        </w:rPr>
      </w:pPr>
    </w:p>
    <w:p w14:paraId="37001509" w14:textId="77777777" w:rsidR="00D50452" w:rsidRPr="00B407D1" w:rsidRDefault="00D50452" w:rsidP="00D50452">
      <w:pPr>
        <w:rPr>
          <w:ins w:id="985" w:author="Greg Landry" w:date="2018-06-04T17:20:00Z"/>
        </w:rPr>
      </w:pPr>
    </w:p>
    <w:p w14:paraId="1933C56D" w14:textId="77777777" w:rsidR="00D50452" w:rsidRPr="00830EAE" w:rsidRDefault="00D50452" w:rsidP="00D50452">
      <w:pPr>
        <w:pStyle w:val="ListParagraph"/>
        <w:numPr>
          <w:ilvl w:val="0"/>
          <w:numId w:val="17"/>
        </w:numPr>
        <w:rPr>
          <w:ins w:id="986" w:author="Greg Landry" w:date="2018-06-04T17:20:00Z"/>
        </w:rPr>
      </w:pPr>
      <w:ins w:id="987" w:author="Greg Landry" w:date="2018-06-04T17:20:00Z">
        <w:r w:rsidRPr="00830EAE">
          <w:t>Which event stores each piece of information?</w:t>
        </w:r>
      </w:ins>
    </w:p>
    <w:p w14:paraId="7229A130" w14:textId="77777777" w:rsidR="00D50452" w:rsidRPr="00830EAE" w:rsidRDefault="00D50452" w:rsidP="00D50452">
      <w:pPr>
        <w:rPr>
          <w:ins w:id="988" w:author="Greg Landry" w:date="2018-06-04T17:20:00Z"/>
        </w:rPr>
      </w:pPr>
    </w:p>
    <w:p w14:paraId="4219B04A" w14:textId="77777777" w:rsidR="00D50452" w:rsidRPr="00B407D1" w:rsidRDefault="00D50452" w:rsidP="00D50452">
      <w:pPr>
        <w:rPr>
          <w:ins w:id="989" w:author="Greg Landry" w:date="2018-06-04T17:20:00Z"/>
        </w:rPr>
      </w:pPr>
    </w:p>
    <w:p w14:paraId="6E8CD87A" w14:textId="77777777" w:rsidR="00D50452" w:rsidRPr="00830EAE" w:rsidRDefault="00D50452" w:rsidP="00D50452">
      <w:pPr>
        <w:pStyle w:val="ListParagraph"/>
        <w:numPr>
          <w:ilvl w:val="0"/>
          <w:numId w:val="17"/>
        </w:numPr>
        <w:rPr>
          <w:ins w:id="990" w:author="Greg Landry" w:date="2018-06-04T17:20:00Z"/>
        </w:rPr>
      </w:pPr>
      <w:ins w:id="991" w:author="Greg Landry" w:date="2018-06-04T17:20:00Z">
        <w:r w:rsidRPr="00830EAE">
          <w:t>Which event retrieves each piece of information?</w:t>
        </w:r>
      </w:ins>
    </w:p>
    <w:p w14:paraId="2C59B91B" w14:textId="77777777" w:rsidR="00D50452" w:rsidRDefault="00D50452" w:rsidP="00D50452">
      <w:pPr>
        <w:rPr>
          <w:ins w:id="992" w:author="Greg Landry" w:date="2018-06-04T17:20:00Z"/>
          <w:color w:val="FF0000"/>
        </w:rPr>
      </w:pPr>
    </w:p>
    <w:p w14:paraId="091F1329" w14:textId="77777777" w:rsidR="00D50452" w:rsidRPr="00830EAE" w:rsidRDefault="00D50452" w:rsidP="00D50452">
      <w:pPr>
        <w:rPr>
          <w:ins w:id="993" w:author="Greg Landry" w:date="2018-06-04T17:20:00Z"/>
          <w:color w:val="FF0000"/>
        </w:rPr>
      </w:pPr>
    </w:p>
    <w:p w14:paraId="082EB0EA" w14:textId="77777777" w:rsidR="00D50452" w:rsidRDefault="00D50452" w:rsidP="00D50452">
      <w:pPr>
        <w:rPr>
          <w:ins w:id="994" w:author="Greg Landry" w:date="2018-06-04T17:20:00Z"/>
          <w:rFonts w:eastAsia="Times New Roman"/>
          <w:b/>
          <w:color w:val="1F4E79" w:themeColor="accent1" w:themeShade="80"/>
          <w:sz w:val="24"/>
          <w:szCs w:val="26"/>
        </w:rPr>
      </w:pPr>
      <w:ins w:id="995" w:author="Greg Landry" w:date="2018-06-04T17:20:00Z">
        <w:r>
          <w:br w:type="page"/>
        </w:r>
      </w:ins>
    </w:p>
    <w:p w14:paraId="0245AA26" w14:textId="77777777" w:rsidR="00D50452" w:rsidRDefault="00D50452" w:rsidP="00D50452">
      <w:pPr>
        <w:pStyle w:val="Exercise"/>
        <w:rPr>
          <w:ins w:id="996" w:author="Greg Landry" w:date="2018-06-04T17:20:00Z"/>
        </w:rPr>
        <w:pPrChange w:id="997" w:author="Greg Landry" w:date="2018-06-04T17:20:00Z">
          <w:pPr>
            <w:pStyle w:val="Exercise"/>
            <w:ind w:left="630"/>
          </w:pPr>
        </w:pPrChange>
      </w:pPr>
      <w:bookmarkStart w:id="998" w:name="_Toc514769086"/>
      <w:ins w:id="999" w:author="Greg Landry" w:date="2018-06-04T17:20:00Z">
        <w:r>
          <w:lastRenderedPageBreak/>
          <w:t>Add a Pairing Passkey</w:t>
        </w:r>
        <w:bookmarkEnd w:id="998"/>
      </w:ins>
    </w:p>
    <w:p w14:paraId="459D1C91" w14:textId="77777777" w:rsidR="00D50452" w:rsidRDefault="00D50452" w:rsidP="00D50452">
      <w:pPr>
        <w:pStyle w:val="Heading3"/>
        <w:rPr>
          <w:ins w:id="1000" w:author="Greg Landry" w:date="2018-06-04T17:20:00Z"/>
        </w:rPr>
      </w:pPr>
      <w:ins w:id="1001" w:author="Greg Landry" w:date="2018-06-04T17:20:00Z">
        <w:r>
          <w:t>Introduction</w:t>
        </w:r>
      </w:ins>
    </w:p>
    <w:p w14:paraId="375DB953" w14:textId="77777777" w:rsidR="00D50452" w:rsidRDefault="00D50452" w:rsidP="00D50452">
      <w:pPr>
        <w:rPr>
          <w:ins w:id="1002" w:author="Greg Landry" w:date="2018-06-04T17:20:00Z"/>
        </w:rPr>
      </w:pPr>
      <w:ins w:id="1003" w:author="Greg Landry" w:date="2018-06-04T17:20:00Z">
        <w:r>
          <w:t>In this exercise, you will copy the project from the previous exercise and modify it to require a passkey to be entered to pair the device the first time. The passkey will be randomly generated by the device and will be displayed over the UART. The passkey will need to be entered in CySmart or in your Phone's Bluetooth connection settings before pairing will be allowed.</w:t>
        </w:r>
      </w:ins>
    </w:p>
    <w:p w14:paraId="219B7D0C" w14:textId="77777777" w:rsidR="00D50452" w:rsidRDefault="00D50452" w:rsidP="00D50452">
      <w:pPr>
        <w:pStyle w:val="Heading3"/>
        <w:rPr>
          <w:ins w:id="1004" w:author="Greg Landry" w:date="2018-06-04T17:20:00Z"/>
        </w:rPr>
      </w:pPr>
      <w:ins w:id="1005" w:author="Greg Landry" w:date="2018-06-04T17:20:00Z">
        <w:r>
          <w:t>Project Creation</w:t>
        </w:r>
      </w:ins>
    </w:p>
    <w:p w14:paraId="6518EB4E" w14:textId="77777777" w:rsidR="00D50452" w:rsidRDefault="00D50452" w:rsidP="00D50452">
      <w:pPr>
        <w:pStyle w:val="ListParagraph"/>
        <w:numPr>
          <w:ilvl w:val="0"/>
          <w:numId w:val="16"/>
        </w:numPr>
        <w:rPr>
          <w:ins w:id="1006" w:author="Greg Landry" w:date="2018-06-04T17:20:00Z"/>
          <w:color w:val="000000" w:themeColor="text1"/>
        </w:rPr>
      </w:pPr>
      <w:ins w:id="1007" w:author="Greg Landry" w:date="2018-06-04T17:20:00Z">
        <w:r>
          <w:rPr>
            <w:color w:val="000000" w:themeColor="text1"/>
          </w:rPr>
          <w:t>Copy ex03_ble_bond to ex04_ble_pass. Rename the files and make the necessary updates.</w:t>
        </w:r>
      </w:ins>
    </w:p>
    <w:p w14:paraId="08080726" w14:textId="77777777" w:rsidR="00D50452" w:rsidRDefault="00D50452" w:rsidP="00D50452">
      <w:pPr>
        <w:pStyle w:val="ListParagraph"/>
        <w:numPr>
          <w:ilvl w:val="1"/>
          <w:numId w:val="16"/>
        </w:numPr>
        <w:rPr>
          <w:ins w:id="1008" w:author="Greg Landry" w:date="2018-06-04T17:20:00Z"/>
          <w:color w:val="000000" w:themeColor="text1"/>
        </w:rPr>
      </w:pPr>
      <w:ins w:id="1009" w:author="Greg Landry" w:date="2018-06-04T17:20:00Z">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ex04_ble_passkey.c file.</w:t>
        </w:r>
      </w:ins>
    </w:p>
    <w:p w14:paraId="3707014A" w14:textId="77777777" w:rsidR="00D50452" w:rsidRDefault="00D50452" w:rsidP="00D50452">
      <w:pPr>
        <w:pStyle w:val="ListParagraph"/>
        <w:numPr>
          <w:ilvl w:val="1"/>
          <w:numId w:val="16"/>
        </w:numPr>
        <w:rPr>
          <w:ins w:id="1010" w:author="Greg Landry" w:date="2018-06-04T17:20:00Z"/>
          <w:color w:val="000000" w:themeColor="text1"/>
        </w:rPr>
      </w:pPr>
      <w:ins w:id="1011" w:author="Greg Landry" w:date="2018-06-04T17:20:00Z">
        <w:r>
          <w:rPr>
            <w:color w:val="000000" w:themeColor="text1"/>
          </w:rPr>
          <w:t>Hint: Don’t forget to look for header file names in the two C files that contain ex03_ble_bond and don't forget the source file names in the makefile.</w:t>
        </w:r>
      </w:ins>
    </w:p>
    <w:p w14:paraId="22C94E79" w14:textId="77777777" w:rsidR="00D50452" w:rsidRPr="00830EAE" w:rsidRDefault="00D50452" w:rsidP="00D50452">
      <w:pPr>
        <w:pStyle w:val="ListParagraph"/>
        <w:numPr>
          <w:ilvl w:val="1"/>
          <w:numId w:val="16"/>
        </w:numPr>
        <w:rPr>
          <w:ins w:id="1012" w:author="Greg Landry" w:date="2018-06-04T17:20:00Z"/>
          <w:color w:val="000000" w:themeColor="text1"/>
        </w:rPr>
      </w:pPr>
      <w:ins w:id="1013" w:author="Greg Landry" w:date="2018-06-04T17:20:00Z">
        <w:r>
          <w:rPr>
            <w:color w:val="000000" w:themeColor="text1"/>
          </w:rPr>
          <w:t>Hint: Many function names and variable names start with "ex03_ble_bond". You can do a global search/replace to change these to "ex04_ble_pass" if you want them to be consistent with the project name.</w:t>
        </w:r>
      </w:ins>
    </w:p>
    <w:p w14:paraId="1FD44297" w14:textId="77777777" w:rsidR="00D50452" w:rsidRDefault="00D50452" w:rsidP="00D50452">
      <w:pPr>
        <w:pStyle w:val="ListParagraph"/>
        <w:numPr>
          <w:ilvl w:val="0"/>
          <w:numId w:val="16"/>
        </w:numPr>
        <w:rPr>
          <w:ins w:id="1014" w:author="Greg Landry" w:date="2018-06-04T17:20:00Z"/>
          <w:color w:val="000000" w:themeColor="text1"/>
        </w:rPr>
      </w:pPr>
      <w:ins w:id="1015" w:author="Greg Landry" w:date="2018-06-04T17:20:00Z">
        <w:r>
          <w:rPr>
            <w:color w:val="000000" w:themeColor="text1"/>
          </w:rPr>
          <w:t xml:space="preserve">In the Bluetooth Stack event </w:t>
        </w:r>
        <w:r w:rsidRPr="00F158CD">
          <w:rPr>
            <w:color w:val="000000" w:themeColor="text1"/>
          </w:rPr>
          <w:t>BTM_PAIRING_IO_CAPABILITIES_BLE_REQUEST_EVT</w:t>
        </w:r>
        <w:r>
          <w:rPr>
            <w:color w:val="000000" w:themeColor="text1"/>
          </w:rPr>
          <w:t>:</w:t>
        </w:r>
      </w:ins>
    </w:p>
    <w:p w14:paraId="2D0B4B09" w14:textId="77777777" w:rsidR="00D50452" w:rsidRDefault="00D50452" w:rsidP="00D50452">
      <w:pPr>
        <w:pStyle w:val="ListParagraph"/>
        <w:numPr>
          <w:ilvl w:val="1"/>
          <w:numId w:val="16"/>
        </w:numPr>
        <w:rPr>
          <w:ins w:id="1016" w:author="Greg Landry" w:date="2018-06-04T17:20:00Z"/>
          <w:color w:val="000000" w:themeColor="text1"/>
        </w:rPr>
      </w:pPr>
      <w:ins w:id="1017" w:author="Greg Landry" w:date="2018-06-04T17:20:00Z">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ins>
    </w:p>
    <w:p w14:paraId="254A6A3E" w14:textId="77777777" w:rsidR="00D50452" w:rsidRDefault="00D50452" w:rsidP="00D50452">
      <w:pPr>
        <w:pStyle w:val="ListParagraph"/>
        <w:numPr>
          <w:ilvl w:val="2"/>
          <w:numId w:val="16"/>
        </w:numPr>
        <w:rPr>
          <w:ins w:id="1018" w:author="Greg Landry" w:date="2018-06-04T17:20:00Z"/>
          <w:color w:val="000000" w:themeColor="text1"/>
        </w:rPr>
      </w:pPr>
      <w:ins w:id="1019" w:author="Greg Landry" w:date="2018-06-04T17:20:00Z">
        <w:r>
          <w:rPr>
            <w:color w:val="000000" w:themeColor="text1"/>
          </w:rPr>
          <w:t>This indicates that the device can display a key value.</w:t>
        </w:r>
      </w:ins>
    </w:p>
    <w:p w14:paraId="32DA9B6D" w14:textId="77777777" w:rsidR="00D50452" w:rsidRDefault="00D50452" w:rsidP="00D50452">
      <w:pPr>
        <w:pStyle w:val="ListParagraph"/>
        <w:numPr>
          <w:ilvl w:val="0"/>
          <w:numId w:val="16"/>
        </w:numPr>
        <w:rPr>
          <w:ins w:id="1020" w:author="Greg Landry" w:date="2018-06-04T17:20:00Z"/>
          <w:color w:val="000000" w:themeColor="text1"/>
        </w:rPr>
      </w:pPr>
      <w:ins w:id="1021" w:author="Greg Landry" w:date="2018-06-04T17:20:00Z">
        <w:r>
          <w:rPr>
            <w:color w:val="000000" w:themeColor="text1"/>
          </w:rPr>
          <w:t xml:space="preserve">Add a Bluetooth stack event called </w:t>
        </w:r>
        <w:r w:rsidRPr="00F158CD">
          <w:rPr>
            <w:color w:val="000000" w:themeColor="text1"/>
          </w:rPr>
          <w:t>BTM_PASSKEY_NOTIFICATION_EVT</w:t>
        </w:r>
        <w:r>
          <w:rPr>
            <w:color w:val="000000" w:themeColor="text1"/>
          </w:rPr>
          <w:t xml:space="preserve"> to send the value of the passkey to the UART.</w:t>
        </w:r>
      </w:ins>
    </w:p>
    <w:p w14:paraId="07896258" w14:textId="77777777" w:rsidR="00D50452" w:rsidRDefault="00D50452" w:rsidP="00D50452">
      <w:pPr>
        <w:pStyle w:val="ListParagraph"/>
        <w:numPr>
          <w:ilvl w:val="1"/>
          <w:numId w:val="16"/>
        </w:numPr>
        <w:rPr>
          <w:ins w:id="1022" w:author="Greg Landry" w:date="2018-06-04T17:20:00Z"/>
          <w:color w:val="000000" w:themeColor="text1"/>
        </w:rPr>
      </w:pPr>
      <w:ins w:id="1023" w:author="Greg Landry" w:date="2018-06-04T17:20:00Z">
        <w:r>
          <w:rPr>
            <w:color w:val="000000" w:themeColor="text1"/>
          </w:rPr>
          <w:t>Hint: Make sure you print something around the value so that it is easy to find in the terminal window.</w:t>
        </w:r>
      </w:ins>
    </w:p>
    <w:p w14:paraId="3C8E70DB" w14:textId="77777777" w:rsidR="00D50452" w:rsidRDefault="00D50452" w:rsidP="00D50452">
      <w:pPr>
        <w:pStyle w:val="ListParagraph"/>
        <w:numPr>
          <w:ilvl w:val="1"/>
          <w:numId w:val="16"/>
        </w:numPr>
        <w:rPr>
          <w:ins w:id="1024" w:author="Greg Landry" w:date="2018-06-04T17:20:00Z"/>
          <w:color w:val="000000" w:themeColor="text1"/>
        </w:rPr>
      </w:pPr>
      <w:ins w:id="1025" w:author="Greg Landry" w:date="2018-06-04T17:20:00Z">
        <w:r>
          <w:rPr>
            <w:color w:val="000000" w:themeColor="text1"/>
          </w:rPr>
          <w:t>Hint: The passkey must be 6 digits so print leading 0's if the value is less than 6 digits. (i.e. use %06d).</w:t>
        </w:r>
      </w:ins>
    </w:p>
    <w:p w14:paraId="3F8C65D0" w14:textId="77777777" w:rsidR="00D50452" w:rsidRDefault="00D50452" w:rsidP="00D50452">
      <w:pPr>
        <w:pStyle w:val="ListParagraph"/>
        <w:numPr>
          <w:ilvl w:val="1"/>
          <w:numId w:val="16"/>
        </w:numPr>
        <w:rPr>
          <w:ins w:id="1026" w:author="Greg Landry" w:date="2018-06-04T17:20:00Z"/>
          <w:color w:val="000000" w:themeColor="text1"/>
        </w:rPr>
      </w:pPr>
      <w:ins w:id="1027" w:author="Greg Landry" w:date="2018-06-04T17:20:00Z">
        <w:r>
          <w:rPr>
            <w:color w:val="000000" w:themeColor="text1"/>
          </w:rPr>
          <w:t>Hint: The key is passed to the callback as:</w:t>
        </w:r>
      </w:ins>
    </w:p>
    <w:p w14:paraId="082AB7C1" w14:textId="77777777" w:rsidR="00D50452" w:rsidRDefault="00D50452" w:rsidP="00D50452">
      <w:pPr>
        <w:pStyle w:val="ListParagraph"/>
        <w:numPr>
          <w:ilvl w:val="2"/>
          <w:numId w:val="16"/>
        </w:numPr>
        <w:rPr>
          <w:ins w:id="1028" w:author="Greg Landry" w:date="2018-06-04T17:20:00Z"/>
          <w:color w:val="000000" w:themeColor="text1"/>
        </w:rPr>
      </w:pPr>
      <w:ins w:id="1029" w:author="Greg Landry" w:date="2018-06-04T17:20:00Z">
        <w:r>
          <w:rPr>
            <w:color w:val="000000" w:themeColor="text1"/>
          </w:rPr>
          <w:t>p_event_data-&gt;user_passkey_notification.passkey</w:t>
        </w:r>
      </w:ins>
    </w:p>
    <w:p w14:paraId="69D81CC2" w14:textId="77777777" w:rsidR="00D50452" w:rsidRDefault="00D50452" w:rsidP="00D50452">
      <w:pPr>
        <w:pStyle w:val="Heading3"/>
        <w:rPr>
          <w:ins w:id="1030" w:author="Greg Landry" w:date="2018-06-04T17:20:00Z"/>
        </w:rPr>
      </w:pPr>
      <w:ins w:id="1031" w:author="Greg Landry" w:date="2018-06-04T17:20:00Z">
        <w:r>
          <w:t>Testing</w:t>
        </w:r>
      </w:ins>
    </w:p>
    <w:p w14:paraId="22D440C7" w14:textId="77777777" w:rsidR="00D50452" w:rsidRDefault="00D50452" w:rsidP="00D50452">
      <w:pPr>
        <w:pStyle w:val="ListParagraph"/>
        <w:numPr>
          <w:ilvl w:val="0"/>
          <w:numId w:val="22"/>
        </w:numPr>
        <w:rPr>
          <w:ins w:id="1032" w:author="Greg Landry" w:date="2018-06-04T17:20:00Z"/>
        </w:rPr>
      </w:pPr>
      <w:ins w:id="1033" w:author="Greg Landry" w:date="2018-06-04T17:20:00Z">
        <w:r>
          <w:t>Create a Make Target and run it to program the project to the board.</w:t>
        </w:r>
      </w:ins>
    </w:p>
    <w:p w14:paraId="43C5E743" w14:textId="77777777" w:rsidR="00D50452" w:rsidRDefault="00D50452" w:rsidP="00D50452">
      <w:pPr>
        <w:pStyle w:val="ListParagraph"/>
        <w:numPr>
          <w:ilvl w:val="0"/>
          <w:numId w:val="22"/>
        </w:numPr>
        <w:rPr>
          <w:ins w:id="1034" w:author="Greg Landry" w:date="2018-06-04T17:20:00Z"/>
        </w:rPr>
      </w:pPr>
      <w:ins w:id="1035" w:author="Greg Landry" w:date="2018-06-04T17:20:00Z">
        <w:r>
          <w:t>Open a UART terminal window.</w:t>
        </w:r>
      </w:ins>
    </w:p>
    <w:p w14:paraId="1A45CE6F" w14:textId="77777777" w:rsidR="00D50452" w:rsidRDefault="00D50452" w:rsidP="00D50452">
      <w:pPr>
        <w:pStyle w:val="ListParagraph"/>
        <w:numPr>
          <w:ilvl w:val="0"/>
          <w:numId w:val="22"/>
        </w:numPr>
        <w:rPr>
          <w:ins w:id="1036" w:author="Greg Landry" w:date="2018-06-04T17:20:00Z"/>
        </w:rPr>
      </w:pPr>
      <w:ins w:id="1037" w:author="Greg Landry" w:date="2018-06-04T17:20:00Z">
        <w:r>
          <w:t>Open the mobile CySmart app.</w:t>
        </w:r>
      </w:ins>
    </w:p>
    <w:p w14:paraId="030D2AAE" w14:textId="77777777" w:rsidR="00D50452" w:rsidRDefault="00D50452" w:rsidP="00D50452">
      <w:pPr>
        <w:pStyle w:val="ListParagraph"/>
        <w:numPr>
          <w:ilvl w:val="1"/>
          <w:numId w:val="22"/>
        </w:numPr>
        <w:rPr>
          <w:ins w:id="1038" w:author="Greg Landry" w:date="2018-06-04T17:20:00Z"/>
        </w:rPr>
      </w:pPr>
      <w:ins w:id="1039" w:author="Greg Landry" w:date="2018-06-04T17:20:00Z">
        <w:r>
          <w:t>Android: Open the settings. Turn off "Delete bond on disconnect" and turn on "Initiate pairing after connection".</w:t>
        </w:r>
      </w:ins>
    </w:p>
    <w:p w14:paraId="2B2B0B16" w14:textId="77777777" w:rsidR="00D50452" w:rsidRDefault="00D50452" w:rsidP="00D50452">
      <w:pPr>
        <w:pStyle w:val="ListParagraph"/>
        <w:numPr>
          <w:ilvl w:val="1"/>
          <w:numId w:val="22"/>
        </w:numPr>
        <w:rPr>
          <w:ins w:id="1040" w:author="Greg Landry" w:date="2018-06-04T17:20:00Z"/>
        </w:rPr>
      </w:pPr>
      <w:ins w:id="1041" w:author="Greg Landry" w:date="2018-06-04T17:20:00Z">
        <w:r>
          <w:t xml:space="preserve">iPhone: </w:t>
        </w:r>
        <w:r w:rsidRPr="00332505">
          <w:rPr>
            <w:color w:val="FF0000"/>
          </w:rPr>
          <w:t>(YFS: Nothing needed here?)</w:t>
        </w:r>
      </w:ins>
    </w:p>
    <w:p w14:paraId="2D55157A" w14:textId="77777777" w:rsidR="00D50452" w:rsidRDefault="00D50452" w:rsidP="00D50452">
      <w:pPr>
        <w:pStyle w:val="ListParagraph"/>
        <w:numPr>
          <w:ilvl w:val="0"/>
          <w:numId w:val="22"/>
        </w:numPr>
        <w:rPr>
          <w:ins w:id="1042" w:author="Greg Landry" w:date="2018-06-04T17:20:00Z"/>
        </w:rPr>
      </w:pPr>
      <w:ins w:id="1043" w:author="Greg Landry" w:date="2018-06-04T17:20:00Z">
        <w:r>
          <w:t>Attempt to Connect to the device. You will see a notification from the Bluetooth system asking for the passkey to be entered. Find the passkey on the UART terminal window and enter it into the device.</w:t>
        </w:r>
      </w:ins>
    </w:p>
    <w:p w14:paraId="3425A291" w14:textId="77777777" w:rsidR="00D50452" w:rsidRDefault="00D50452" w:rsidP="00D50452">
      <w:pPr>
        <w:pStyle w:val="ListParagraph"/>
        <w:numPr>
          <w:ilvl w:val="0"/>
          <w:numId w:val="22"/>
        </w:numPr>
        <w:rPr>
          <w:ins w:id="1044" w:author="Greg Landry" w:date="2018-06-04T17:20:00Z"/>
          <w:color w:val="000000" w:themeColor="text1"/>
        </w:rPr>
      </w:pPr>
      <w:ins w:id="1045" w:author="Greg Landry" w:date="2018-06-04T17:20:00Z">
        <w:r>
          <w:rPr>
            <w:color w:val="000000" w:themeColor="text1"/>
          </w:rPr>
          <w:t>Once pairing and bonding completes, verify that the application still works.</w:t>
        </w:r>
      </w:ins>
    </w:p>
    <w:p w14:paraId="22DA65D3" w14:textId="77777777" w:rsidR="00D50452" w:rsidRPr="003C4B34" w:rsidRDefault="00D50452" w:rsidP="00D50452">
      <w:pPr>
        <w:pStyle w:val="ListParagraph"/>
        <w:numPr>
          <w:ilvl w:val="0"/>
          <w:numId w:val="22"/>
        </w:numPr>
        <w:rPr>
          <w:ins w:id="1046" w:author="Greg Landry" w:date="2018-06-04T17:20:00Z"/>
          <w:color w:val="000000" w:themeColor="text1"/>
        </w:rPr>
      </w:pPr>
      <w:ins w:id="1047" w:author="Greg Landry" w:date="2018-06-04T17:20:00Z">
        <w:r>
          <w:rPr>
            <w:color w:val="000000" w:themeColor="text1"/>
          </w:rPr>
          <w:lastRenderedPageBreak/>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key does not need to be entered to connect this time</w:t>
        </w:r>
        <w:r w:rsidRPr="003C4B34">
          <w:rPr>
            <w:color w:val="000000" w:themeColor="text1"/>
          </w:rPr>
          <w:t>.</w:t>
        </w:r>
      </w:ins>
    </w:p>
    <w:p w14:paraId="2F811EA1" w14:textId="77777777" w:rsidR="00D50452" w:rsidRDefault="00D50452" w:rsidP="00D50452">
      <w:pPr>
        <w:pStyle w:val="ListParagraph"/>
        <w:numPr>
          <w:ilvl w:val="0"/>
          <w:numId w:val="22"/>
        </w:numPr>
        <w:rPr>
          <w:ins w:id="1048" w:author="Greg Landry" w:date="2018-06-04T17:20:00Z"/>
        </w:rPr>
      </w:pPr>
      <w:ins w:id="1049" w:author="Greg Landry" w:date="2018-06-04T17:20:00Z">
        <w:r>
          <w:t>Delete bonding information:</w:t>
        </w:r>
      </w:ins>
    </w:p>
    <w:p w14:paraId="0780CB34" w14:textId="77777777" w:rsidR="00D50452" w:rsidRDefault="00D50452" w:rsidP="00D50452">
      <w:pPr>
        <w:pStyle w:val="ListParagraph"/>
        <w:numPr>
          <w:ilvl w:val="1"/>
          <w:numId w:val="22"/>
        </w:numPr>
        <w:rPr>
          <w:ins w:id="1050" w:author="Greg Landry" w:date="2018-06-04T17:20:00Z"/>
        </w:rPr>
      </w:pPr>
      <w:ins w:id="1051" w:author="Greg Landry" w:date="2018-06-04T17:20:00Z">
        <w:r>
          <w:t xml:space="preserve">Android: </w:t>
        </w:r>
        <w:r w:rsidRPr="00A24DB6">
          <w:t xml:space="preserve">Check the setting </w:t>
        </w:r>
        <w:r>
          <w:t>"</w:t>
        </w:r>
        <w:r w:rsidRPr="00A24DB6">
          <w:t>Delete bond on disconnect</w:t>
        </w:r>
        <w:r>
          <w:t>"</w:t>
        </w:r>
        <w:r w:rsidRPr="00A24DB6">
          <w:t>, then disconnect</w:t>
        </w:r>
        <w:r>
          <w:t>.</w:t>
        </w:r>
      </w:ins>
    </w:p>
    <w:p w14:paraId="73002CA8" w14:textId="77777777" w:rsidR="00D50452" w:rsidRDefault="00D50452" w:rsidP="00D50452">
      <w:pPr>
        <w:pStyle w:val="ListParagraph"/>
        <w:numPr>
          <w:ilvl w:val="1"/>
          <w:numId w:val="22"/>
        </w:numPr>
        <w:rPr>
          <w:ins w:id="1052" w:author="Greg Landry" w:date="2018-06-04T17:20:00Z"/>
        </w:rPr>
      </w:pPr>
      <w:ins w:id="1053" w:author="Greg Landry" w:date="2018-06-04T17:20:00Z">
        <w:r>
          <w:t xml:space="preserve">iPhone:  Disconnect, then manually remove the bonding information from the phone's Bluetooth settings. </w:t>
        </w:r>
        <w:r w:rsidRPr="00E72332">
          <w:rPr>
            <w:color w:val="FF0000"/>
          </w:rPr>
          <w:t>(YFS: verify)</w:t>
        </w:r>
      </w:ins>
    </w:p>
    <w:p w14:paraId="68BE0DA8" w14:textId="77777777" w:rsidR="00D50452" w:rsidRDefault="00D50452" w:rsidP="00D50452">
      <w:pPr>
        <w:pStyle w:val="ListParagraph"/>
        <w:numPr>
          <w:ilvl w:val="0"/>
          <w:numId w:val="22"/>
        </w:numPr>
        <w:rPr>
          <w:ins w:id="1054" w:author="Greg Landry" w:date="2018-06-04T17:20:00Z"/>
        </w:rPr>
      </w:pPr>
      <w:ins w:id="1055" w:author="Greg Landry" w:date="2018-06-04T17:20:00Z">
        <w:r>
          <w:t xml:space="preserve">Reset the kit </w:t>
        </w:r>
        <w:r w:rsidRPr="00A24DB6">
          <w:t xml:space="preserve">and reconnect. Observe that the </w:t>
        </w:r>
        <w:r>
          <w:t>key must be entered again to connect</w:t>
        </w:r>
        <w:r w:rsidRPr="00A24DB6">
          <w:t>.</w:t>
        </w:r>
      </w:ins>
    </w:p>
    <w:p w14:paraId="5E1EE422" w14:textId="77777777" w:rsidR="00D50452" w:rsidRDefault="00D50452" w:rsidP="00D50452">
      <w:pPr>
        <w:pStyle w:val="ListParagraph"/>
        <w:numPr>
          <w:ilvl w:val="1"/>
          <w:numId w:val="22"/>
        </w:numPr>
        <w:rPr>
          <w:ins w:id="1056" w:author="Greg Landry" w:date="2018-06-04T17:20:00Z"/>
        </w:rPr>
      </w:pPr>
      <w:ins w:id="1057" w:author="Greg Landry" w:date="2018-06-04T17:20:00Z">
        <w:r>
          <w:t xml:space="preserve">Hint: Resetting the kit is needed because if you don't it will expect the phone to already have the Bonding information and it will reject the connection because it thinks your phone is an imposter. </w:t>
        </w:r>
        <w:r w:rsidRPr="00BC6844">
          <w:rPr>
            <w:color w:val="FF0000"/>
          </w:rPr>
          <w:t>(GJL: why does resetting the kit work? It seems like it should not. Is this a bug in the FW?</w:t>
        </w:r>
        <w:r>
          <w:rPr>
            <w:color w:val="FF0000"/>
          </w:rPr>
          <w:t xml:space="preserve"> Is something not restored correctly either on powerup or on connection to the same BD_ADDR?</w:t>
        </w:r>
        <w:r w:rsidRPr="00BC6844">
          <w:rPr>
            <w:color w:val="FF0000"/>
          </w:rPr>
          <w:t>)</w:t>
        </w:r>
        <w:r>
          <w:rPr>
            <w:color w:val="FF0000"/>
          </w:rPr>
          <w:t>(Actually on my Android phone I don't have to reset the board for it to ask for the code again so that behaves differently than the PC app)</w:t>
        </w:r>
        <w:r>
          <w:t>.</w:t>
        </w:r>
      </w:ins>
    </w:p>
    <w:p w14:paraId="6222E117" w14:textId="77777777" w:rsidR="00D50452" w:rsidRDefault="00D50452" w:rsidP="00D50452">
      <w:pPr>
        <w:pStyle w:val="ListParagraph"/>
        <w:numPr>
          <w:ilvl w:val="0"/>
          <w:numId w:val="22"/>
        </w:numPr>
        <w:rPr>
          <w:ins w:id="1058" w:author="Greg Landry" w:date="2018-06-04T17:20:00Z"/>
        </w:rPr>
      </w:pPr>
      <w:ins w:id="1059" w:author="Greg Landry" w:date="2018-06-04T17:20:00Z">
        <w:r>
          <w:t>Now try the same thing using the PC version of CySmart. It will pop up a window when the passkey is needed.</w:t>
        </w:r>
      </w:ins>
    </w:p>
    <w:p w14:paraId="6F22090B" w14:textId="77777777" w:rsidR="00D50452" w:rsidRDefault="00D50452" w:rsidP="00D50452">
      <w:pPr>
        <w:pStyle w:val="Heading3"/>
        <w:rPr>
          <w:ins w:id="1060" w:author="Greg Landry" w:date="2018-06-04T17:20:00Z"/>
        </w:rPr>
      </w:pPr>
      <w:ins w:id="1061" w:author="Greg Landry" w:date="2018-06-04T17:20:00Z">
        <w:r>
          <w:t>Questions</w:t>
        </w:r>
      </w:ins>
    </w:p>
    <w:p w14:paraId="07C1D519" w14:textId="77777777" w:rsidR="00D50452" w:rsidRDefault="00D50452" w:rsidP="00D50452">
      <w:pPr>
        <w:pStyle w:val="ListParagraph"/>
        <w:numPr>
          <w:ilvl w:val="0"/>
          <w:numId w:val="18"/>
        </w:numPr>
        <w:rPr>
          <w:ins w:id="1062" w:author="Greg Landry" w:date="2018-06-04T17:20:00Z"/>
        </w:rPr>
      </w:pPr>
      <w:ins w:id="1063" w:author="Greg Landry" w:date="2018-06-04T17:20:00Z">
        <w:r w:rsidRPr="00830EAE">
          <w:t>Other than BTM_IO_CAPABILITIES_NONE and BTM_IO_CAPABILITIES_DISPLAY_ONLY, what other choices are available? What do they mean?</w:t>
        </w:r>
      </w:ins>
    </w:p>
    <w:p w14:paraId="3218DB5A" w14:textId="77777777" w:rsidR="00D50452" w:rsidRDefault="00D50452" w:rsidP="00D50452">
      <w:pPr>
        <w:rPr>
          <w:ins w:id="1064" w:author="Greg Landry" w:date="2018-06-04T17:20:00Z"/>
        </w:rPr>
      </w:pPr>
    </w:p>
    <w:p w14:paraId="7EA3D92B" w14:textId="77777777" w:rsidR="00D50452" w:rsidRDefault="00D50452" w:rsidP="00D50452">
      <w:pPr>
        <w:rPr>
          <w:ins w:id="1065" w:author="Greg Landry" w:date="2018-06-04T17:20:00Z"/>
        </w:rPr>
      </w:pPr>
    </w:p>
    <w:p w14:paraId="6ECF3FC7" w14:textId="77777777" w:rsidR="00D50452" w:rsidRDefault="00D50452" w:rsidP="00D50452">
      <w:pPr>
        <w:rPr>
          <w:ins w:id="1066" w:author="Greg Landry" w:date="2018-06-04T17:20:00Z"/>
        </w:rPr>
      </w:pPr>
    </w:p>
    <w:p w14:paraId="1FCEAA8F" w14:textId="77777777" w:rsidR="00D50452" w:rsidRDefault="00D50452" w:rsidP="00D50452">
      <w:pPr>
        <w:rPr>
          <w:ins w:id="1067" w:author="Greg Landry" w:date="2018-06-04T17:20:00Z"/>
        </w:rPr>
      </w:pPr>
    </w:p>
    <w:p w14:paraId="5671EDC4" w14:textId="77777777" w:rsidR="00D50452" w:rsidRDefault="00D50452" w:rsidP="00D50452">
      <w:pPr>
        <w:rPr>
          <w:ins w:id="1068" w:author="Greg Landry" w:date="2018-06-04T17:20:00Z"/>
        </w:rPr>
      </w:pPr>
    </w:p>
    <w:p w14:paraId="6BBB4C6C" w14:textId="77777777" w:rsidR="00D50452" w:rsidRDefault="00D50452" w:rsidP="00D50452">
      <w:pPr>
        <w:rPr>
          <w:ins w:id="1069" w:author="Greg Landry" w:date="2018-06-04T17:20:00Z"/>
        </w:rPr>
      </w:pPr>
    </w:p>
    <w:p w14:paraId="0B6FAB5F" w14:textId="77777777" w:rsidR="00D50452" w:rsidRDefault="00D50452" w:rsidP="00D50452">
      <w:pPr>
        <w:rPr>
          <w:ins w:id="1070" w:author="Greg Landry" w:date="2018-06-04T17:20:00Z"/>
        </w:rPr>
      </w:pPr>
    </w:p>
    <w:p w14:paraId="560E10C9" w14:textId="77777777" w:rsidR="00D50452" w:rsidRPr="00830EAE" w:rsidRDefault="00D50452" w:rsidP="00D50452">
      <w:pPr>
        <w:pStyle w:val="ListParagraph"/>
        <w:numPr>
          <w:ilvl w:val="0"/>
          <w:numId w:val="18"/>
        </w:numPr>
        <w:rPr>
          <w:ins w:id="1071" w:author="Greg Landry" w:date="2018-06-04T17:20:00Z"/>
        </w:rPr>
      </w:pPr>
      <w:ins w:id="1072" w:author="Greg Landry" w:date="2018-06-04T17:20:00Z">
        <w:r>
          <w:t>What additional stack callback event occurs compared to the previous exercise? At what point does it get called?</w:t>
        </w:r>
      </w:ins>
    </w:p>
    <w:p w14:paraId="74A6CE7A" w14:textId="77777777" w:rsidR="00D50452" w:rsidRDefault="00D50452" w:rsidP="00D50452">
      <w:pPr>
        <w:rPr>
          <w:ins w:id="1073" w:author="Greg Landry" w:date="2018-06-04T17:20:00Z"/>
        </w:rPr>
      </w:pPr>
    </w:p>
    <w:p w14:paraId="3E4C07E5" w14:textId="77777777" w:rsidR="00D50452" w:rsidRDefault="00D50452" w:rsidP="00D50452">
      <w:pPr>
        <w:rPr>
          <w:ins w:id="1074" w:author="Greg Landry" w:date="2018-06-04T17:20:00Z"/>
        </w:rPr>
      </w:pPr>
    </w:p>
    <w:p w14:paraId="05D7B37D" w14:textId="77777777" w:rsidR="00D50452" w:rsidRDefault="00D50452" w:rsidP="00D50452">
      <w:pPr>
        <w:rPr>
          <w:ins w:id="1075" w:author="Greg Landry" w:date="2018-06-04T17:20:00Z"/>
        </w:rPr>
      </w:pPr>
    </w:p>
    <w:p w14:paraId="3F0D66FA" w14:textId="77777777" w:rsidR="00D50452" w:rsidRPr="00A24DB6" w:rsidRDefault="00D50452" w:rsidP="00D50452">
      <w:pPr>
        <w:rPr>
          <w:ins w:id="1076" w:author="Greg Landry" w:date="2018-06-04T17:20:00Z"/>
        </w:rPr>
      </w:pPr>
    </w:p>
    <w:p w14:paraId="16CBC4A6" w14:textId="0A405C09" w:rsidR="00D50452" w:rsidRPr="00D50452" w:rsidRDefault="00D50452" w:rsidP="00D50452">
      <w:pPr>
        <w:rPr>
          <w:ins w:id="1077" w:author="Greg Landry" w:date="2018-06-04T17:19:00Z"/>
          <w:rFonts w:eastAsia="Times New Roman"/>
          <w:b/>
          <w:color w:val="1F4E79" w:themeColor="accent1" w:themeShade="80"/>
          <w:sz w:val="24"/>
          <w:szCs w:val="26"/>
          <w:rPrChange w:id="1078" w:author="Greg Landry" w:date="2018-06-04T17:21:00Z">
            <w:rPr>
              <w:ins w:id="1079" w:author="Greg Landry" w:date="2018-06-04T17:19:00Z"/>
            </w:rPr>
          </w:rPrChange>
        </w:rPr>
        <w:pPrChange w:id="1080" w:author="Greg Landry" w:date="2018-06-04T17:21:00Z">
          <w:pPr>
            <w:pStyle w:val="Heading1"/>
          </w:pPr>
        </w:pPrChange>
      </w:pPr>
      <w:ins w:id="1081" w:author="Greg Landry" w:date="2018-06-04T17:20:00Z">
        <w:r>
          <w:br w:type="page"/>
        </w:r>
      </w:ins>
    </w:p>
    <w:p w14:paraId="75A0B9D6" w14:textId="1A8EEB49" w:rsidR="00AF5D4E" w:rsidRDefault="00AF5D4E" w:rsidP="00091267">
      <w:pPr>
        <w:pStyle w:val="Exercise"/>
        <w:rPr>
          <w:moveTo w:id="1082" w:author="Greg Landry" w:date="2018-06-04T16:33:00Z"/>
        </w:rPr>
        <w:pPrChange w:id="1083" w:author="Greg Landry" w:date="2018-06-04T17:05:00Z">
          <w:pPr>
            <w:pStyle w:val="Heading1"/>
          </w:pPr>
        </w:pPrChange>
      </w:pPr>
      <w:moveToRangeStart w:id="1084" w:author="Greg Landry" w:date="2018-06-04T16:33:00Z" w:name="move515893364"/>
      <w:moveTo w:id="1085" w:author="Greg Landry" w:date="2018-06-04T16:33:00Z">
        <w:del w:id="1086" w:author="Greg Landry" w:date="2018-06-04T17:21:00Z">
          <w:r w:rsidDel="00D50452">
            <w:lastRenderedPageBreak/>
            <w:delText>Projects</w:delText>
          </w:r>
        </w:del>
      </w:moveTo>
      <w:bookmarkEnd w:id="469"/>
      <w:ins w:id="1087" w:author="Greg Landry" w:date="2018-06-04T17:21:00Z">
        <w:r w:rsidR="00D50452">
          <w:t>Eddystone</w:t>
        </w:r>
      </w:ins>
    </w:p>
    <w:p w14:paraId="7A53FF59" w14:textId="42154395" w:rsidR="00D50452" w:rsidRDefault="00D50452" w:rsidP="00AF5D4E">
      <w:pPr>
        <w:rPr>
          <w:ins w:id="1088" w:author="Greg Landry" w:date="2018-06-04T17:21:00Z"/>
        </w:rPr>
      </w:pPr>
      <w:ins w:id="1089" w:author="Greg Landry" w:date="2018-06-04T17:21:00Z">
        <w:r w:rsidRPr="00D50452">
          <w:rPr>
            <w:color w:val="FF0000"/>
            <w:rPrChange w:id="1090" w:author="Greg Landry" w:date="2018-06-04T17:21:00Z">
              <w:rPr/>
            </w:rPrChange>
          </w:rPr>
          <w:t>TBD…</w:t>
        </w:r>
      </w:ins>
    </w:p>
    <w:p w14:paraId="32063603" w14:textId="23A7E048" w:rsidR="00AF5D4E" w:rsidDel="00D50452" w:rsidRDefault="00AF5D4E" w:rsidP="00AF5D4E">
      <w:pPr>
        <w:rPr>
          <w:del w:id="1091" w:author="Greg Landry" w:date="2018-06-04T17:21:00Z"/>
          <w:moveTo w:id="1092" w:author="Greg Landry" w:date="2018-06-04T16:33:00Z"/>
        </w:rPr>
      </w:pPr>
      <w:moveTo w:id="1093" w:author="Greg Landry" w:date="2018-06-04T16:33:00Z">
        <w:del w:id="1094" w:author="Greg Landry" w:date="2018-06-04T17:21:00Z">
          <w:r w:rsidDel="00D50452">
            <w:delText>Add notify to the CapSense project</w:delText>
          </w:r>
        </w:del>
      </w:moveTo>
    </w:p>
    <w:p w14:paraId="3352E0E4" w14:textId="600CF0DC" w:rsidR="00AF5D4E" w:rsidDel="00D50452" w:rsidRDefault="00AF5D4E" w:rsidP="00AF5D4E">
      <w:pPr>
        <w:rPr>
          <w:del w:id="1095" w:author="Greg Landry" w:date="2018-06-04T17:21:00Z"/>
          <w:moveTo w:id="1096" w:author="Greg Landry" w:date="2018-06-04T16:33:00Z"/>
        </w:rPr>
      </w:pPr>
      <w:moveTo w:id="1097" w:author="Greg Landry" w:date="2018-06-04T16:33:00Z">
        <w:del w:id="1098" w:author="Greg Landry" w:date="2018-06-04T17:21:00Z">
          <w:r w:rsidDel="00D50452">
            <w:delText>Add Paring to the CapSense project</w:delText>
          </w:r>
        </w:del>
      </w:moveTo>
    </w:p>
    <w:p w14:paraId="782F0E7A" w14:textId="27B4488A" w:rsidR="00A65506" w:rsidDel="00D50452" w:rsidRDefault="00AF5D4E" w:rsidP="00AF5D4E">
      <w:pPr>
        <w:rPr>
          <w:del w:id="1099" w:author="Greg Landry" w:date="2018-06-04T17:21:00Z"/>
          <w:moveTo w:id="1100" w:author="Greg Landry" w:date="2018-06-04T16:33:00Z"/>
        </w:rPr>
      </w:pPr>
      <w:moveTo w:id="1101" w:author="Greg Landry" w:date="2018-06-04T16:33:00Z">
        <w:del w:id="1102" w:author="Greg Landry" w:date="2018-06-04T17:21:00Z">
          <w:r w:rsidDel="00D50452">
            <w:delText>Add Bonding to the CapSense project</w:delText>
          </w:r>
        </w:del>
      </w:moveTo>
    </w:p>
    <w:p w14:paraId="0E174A65" w14:textId="77777777" w:rsidR="00AF5D4E" w:rsidRDefault="00AF5D4E" w:rsidP="00AF5D4E">
      <w:pPr>
        <w:rPr>
          <w:moveTo w:id="1103" w:author="Greg Landry" w:date="2018-06-04T16:33:00Z"/>
        </w:rPr>
      </w:pPr>
      <w:moveTo w:id="1104" w:author="Greg Landry" w:date="2018-06-04T16:33:00Z">
        <w:r>
          <w:t>Make an Eddystone project and use android to do somethi</w:t>
        </w:r>
        <w:del w:id="1105" w:author="Unknown">
          <w:r w:rsidDel="00D50452">
            <w:delText>n</w:delText>
          </w:r>
        </w:del>
        <w:ins w:id="1106" w:author="Greg Landry" w:date="2018-06-04T17:21:00Z">
          <w:r>
            <w:t>g</w:t>
          </w:r>
        </w:ins>
      </w:moveTo>
    </w:p>
    <w:p w14:paraId="19563BF7" w14:textId="2A84A086" w:rsidR="00D50452" w:rsidRDefault="00D50452" w:rsidP="00D50452">
      <w:pPr>
        <w:pStyle w:val="Exercise"/>
        <w:rPr>
          <w:ins w:id="1107" w:author="Greg Landry" w:date="2018-06-04T17:21:00Z"/>
        </w:rPr>
        <w:pPrChange w:id="1108" w:author="Greg Landry" w:date="2018-06-04T17:21:00Z">
          <w:pPr/>
        </w:pPrChange>
      </w:pPr>
      <w:ins w:id="1109" w:author="Greg Landry" w:date="2018-06-04T17:21:00Z">
        <w:r>
          <w:t>iBeacon</w:t>
        </w:r>
      </w:ins>
    </w:p>
    <w:p w14:paraId="3D0EF8CA" w14:textId="051B6451" w:rsidR="00D50452" w:rsidRPr="00D50452" w:rsidRDefault="00D50452" w:rsidP="00D50452">
      <w:pPr>
        <w:rPr>
          <w:ins w:id="1110" w:author="Greg Landry" w:date="2018-06-04T17:21:00Z"/>
          <w:color w:val="FF0000"/>
          <w:rPrChange w:id="1111" w:author="Greg Landry" w:date="2018-06-04T17:21:00Z">
            <w:rPr>
              <w:ins w:id="1112" w:author="Greg Landry" w:date="2018-06-04T17:21:00Z"/>
            </w:rPr>
          </w:rPrChange>
        </w:rPr>
      </w:pPr>
      <w:ins w:id="1113" w:author="Greg Landry" w:date="2018-06-04T17:21:00Z">
        <w:r w:rsidRPr="00D50452">
          <w:rPr>
            <w:color w:val="FF0000"/>
            <w:rPrChange w:id="1114" w:author="Greg Landry" w:date="2018-06-04T17:21:00Z">
              <w:rPr/>
            </w:rPrChange>
          </w:rPr>
          <w:t>TBD…</w:t>
        </w:r>
      </w:ins>
    </w:p>
    <w:p w14:paraId="2E8DC714" w14:textId="4D7840AE" w:rsidR="00AF5D4E" w:rsidRPr="00AD38B2" w:rsidRDefault="00AF5D4E" w:rsidP="00AF5D4E">
      <w:pPr>
        <w:rPr>
          <w:moveTo w:id="1115" w:author="Greg Landry" w:date="2018-06-04T16:33:00Z"/>
        </w:rPr>
      </w:pPr>
      <w:moveTo w:id="1116" w:author="Greg Landry" w:date="2018-06-04T16:33:00Z">
        <w:r>
          <w:t>Make an iBeacon project</w:t>
        </w:r>
      </w:moveTo>
    </w:p>
    <w:moveToRangeEnd w:id="1084"/>
    <w:p w14:paraId="6446E93D" w14:textId="77777777" w:rsidR="004C7D82" w:rsidRPr="00C14341" w:rsidRDefault="004C7D82" w:rsidP="004C7D82"/>
    <w:sectPr w:rsidR="004C7D82" w:rsidRPr="00C14341">
      <w:headerReference w:type="default"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2" w:author="Greg Landry" w:date="2018-06-04T16:37:00Z" w:initials="GL">
    <w:p w14:paraId="3E602D34" w14:textId="0AB2F6C4" w:rsidR="00B45B80" w:rsidRDefault="00B45B80">
      <w:pPr>
        <w:pStyle w:val="CommentText"/>
      </w:pPr>
      <w:r>
        <w:rPr>
          <w:rStyle w:val="CommentReference"/>
        </w:rPr>
        <w:annotationRef/>
      </w:r>
      <w:r>
        <w:rPr>
          <w:noProof/>
        </w:rPr>
        <w:t>You used Client in the previous paragraph and then changed to Central. I made them all Client for consistency. If you really want to say Central here then you need to use Client (Centra) at least once.</w:t>
      </w:r>
    </w:p>
  </w:comment>
  <w:comment w:id="209" w:author="Greg Landry" w:date="2018-06-04T16:44:00Z" w:initials="GL">
    <w:p w14:paraId="744E0F48" w14:textId="220DA9DC" w:rsidR="00B45B80" w:rsidRDefault="00B45B80">
      <w:pPr>
        <w:pStyle w:val="CommentText"/>
      </w:pPr>
      <w:r>
        <w:rPr>
          <w:rStyle w:val="CommentReference"/>
        </w:rPr>
        <w:annotationRef/>
      </w:r>
      <w:r>
        <w:rPr>
          <w:noProof/>
        </w:rPr>
        <w:t>How is this handled in the indication API? Does the FW need to check that a response was received?</w:t>
      </w:r>
    </w:p>
  </w:comment>
  <w:comment w:id="215" w:author="Greg Landry" w:date="2018-06-04T16:40:00Z" w:initials="GL">
    <w:p w14:paraId="46E85B9B" w14:textId="5B0F216C" w:rsidR="00B45B80" w:rsidRDefault="00B45B80">
      <w:pPr>
        <w:pStyle w:val="CommentText"/>
      </w:pPr>
      <w:r>
        <w:rPr>
          <w:rStyle w:val="CommentReference"/>
        </w:rPr>
        <w:annotationRef/>
      </w:r>
      <w:r>
        <w:rPr>
          <w:noProof/>
        </w:rPr>
        <w:t>This bulletted format looks odd for what you are trying to do. I think it would be better if you put the parenthesis and commas like it really looks in the code.</w:t>
      </w:r>
    </w:p>
  </w:comment>
  <w:comment w:id="217" w:author="Greg Landry" w:date="2018-06-04T16:48:00Z" w:initials="GL">
    <w:p w14:paraId="7707D22B" w14:textId="2657D6CA" w:rsidR="00B45B80" w:rsidRDefault="00B45B80">
      <w:pPr>
        <w:pStyle w:val="CommentText"/>
      </w:pPr>
      <w:r>
        <w:rPr>
          <w:rStyle w:val="CommentReference"/>
        </w:rPr>
        <w:annotationRef/>
      </w:r>
      <w:r>
        <w:rPr>
          <w:noProof/>
        </w:rPr>
        <w:t>You listed these in the last chapter but never really talked about what they all mean.</w:t>
      </w:r>
    </w:p>
  </w:comment>
  <w:comment w:id="216" w:author="Greg Landry" w:date="2018-06-04T16:46:00Z" w:initials="GL">
    <w:p w14:paraId="33ADD5C4" w14:textId="2EEE9180" w:rsidR="00B45B80" w:rsidRDefault="00B45B80">
      <w:pPr>
        <w:pStyle w:val="CommentText"/>
      </w:pPr>
      <w:r>
        <w:rPr>
          <w:rStyle w:val="CommentReference"/>
        </w:rPr>
        <w:annotationRef/>
      </w:r>
      <w:r>
        <w:rPr>
          <w:noProof/>
        </w:rPr>
        <w:t>Do you show/explain/mention that WICED BT designer can do this for you?</w:t>
      </w:r>
    </w:p>
  </w:comment>
  <w:comment w:id="218" w:author="Greg Landry" w:date="2018-06-04T16:41:00Z" w:initials="GL">
    <w:p w14:paraId="034462F3" w14:textId="7194B581" w:rsidR="00B45B80" w:rsidRDefault="00B45B80">
      <w:pPr>
        <w:pStyle w:val="CommentText"/>
      </w:pPr>
      <w:r>
        <w:rPr>
          <w:rStyle w:val="CommentReference"/>
        </w:rPr>
        <w:annotationRef/>
      </w:r>
      <w:r>
        <w:rPr>
          <w:noProof/>
        </w:rPr>
        <w:t>You are assuming you only want this when you have an authenticated connection but that isn't what we do in example 1...</w:t>
      </w:r>
    </w:p>
  </w:comment>
  <w:comment w:id="235" w:author="Greg Landry" w:date="2018-06-04T16:45:00Z" w:initials="GL">
    <w:p w14:paraId="7E659FC2" w14:textId="1BAED515" w:rsidR="00B45B80" w:rsidRDefault="00B45B80">
      <w:pPr>
        <w:pStyle w:val="CommentText"/>
      </w:pPr>
      <w:r>
        <w:rPr>
          <w:rStyle w:val="CommentReference"/>
        </w:rPr>
        <w:annotationRef/>
      </w:r>
      <w:r>
        <w:rPr>
          <w:noProof/>
        </w:rPr>
        <w:t>Again, I don't like this formatting.</w:t>
      </w:r>
    </w:p>
  </w:comment>
  <w:comment w:id="236" w:author="Greg Landry" w:date="2018-06-04T16:46:00Z" w:initials="GL">
    <w:p w14:paraId="6FC002FF" w14:textId="343FF3B0" w:rsidR="00B45B80" w:rsidRDefault="00B45B80">
      <w:pPr>
        <w:pStyle w:val="CommentText"/>
      </w:pPr>
      <w:r>
        <w:rPr>
          <w:rStyle w:val="CommentReference"/>
        </w:rPr>
        <w:annotationRef/>
      </w:r>
      <w:r>
        <w:rPr>
          <w:noProof/>
        </w:rPr>
        <w:t>Do you show/explain/mention that BT designer can do this for you?</w:t>
      </w:r>
    </w:p>
  </w:comment>
  <w:comment w:id="274" w:author="Greg Landry" w:date="2018-06-04T16:58:00Z" w:initials="GL">
    <w:p w14:paraId="7FAE0175" w14:textId="517AF152" w:rsidR="00B45B80" w:rsidRDefault="00B45B80">
      <w:pPr>
        <w:pStyle w:val="CommentText"/>
      </w:pPr>
      <w:r>
        <w:rPr>
          <w:rStyle w:val="CommentReference"/>
        </w:rPr>
        <w:annotationRef/>
      </w:r>
      <w:r>
        <w:rPr>
          <w:noProof/>
        </w:rPr>
        <w:t>This seems pretty thin.</w:t>
      </w:r>
    </w:p>
  </w:comment>
  <w:comment w:id="279" w:author="Greg Landry" w:date="2018-06-04T16:58:00Z" w:initials="GL">
    <w:p w14:paraId="4735063B" w14:textId="583CE830" w:rsidR="00B45B80" w:rsidRDefault="00B45B80">
      <w:pPr>
        <w:pStyle w:val="CommentText"/>
      </w:pPr>
      <w:r>
        <w:rPr>
          <w:rStyle w:val="CommentReference"/>
        </w:rPr>
        <w:annotationRef/>
      </w:r>
      <w:r>
        <w:rPr>
          <w:noProof/>
        </w:rPr>
        <w:t>Might need a few real examples of how this file is used to set various things. Or, do you want the exercises to do that?</w:t>
      </w:r>
    </w:p>
  </w:comment>
  <w:comment w:id="281" w:author="Greg Landry" w:date="2018-06-04T16:58:00Z" w:initials="GL">
    <w:p w14:paraId="11EBC9E7" w14:textId="21178463" w:rsidR="00B45B80" w:rsidRDefault="00B45B80">
      <w:pPr>
        <w:pStyle w:val="CommentText"/>
      </w:pPr>
      <w:r>
        <w:rPr>
          <w:rStyle w:val="CommentReference"/>
        </w:rPr>
        <w:annotationRef/>
      </w:r>
      <w:r>
        <w:rPr>
          <w:noProof/>
        </w:rPr>
        <w:t>Pretty thin.</w:t>
      </w:r>
    </w:p>
  </w:comment>
  <w:comment w:id="323" w:author="Greg Landry" w:date="2018-06-04T17:03:00Z" w:initials="GL">
    <w:p w14:paraId="02C1889B" w14:textId="55A25B41" w:rsidR="00B45B80" w:rsidRDefault="00B45B80">
      <w:pPr>
        <w:pStyle w:val="CommentText"/>
      </w:pPr>
      <w:r>
        <w:rPr>
          <w:rStyle w:val="CommentReference"/>
        </w:rPr>
        <w:annotationRef/>
      </w:r>
      <w:r>
        <w:rPr>
          <w:noProof/>
        </w:rPr>
        <w:t>Needs more.</w:t>
      </w:r>
    </w:p>
  </w:comment>
  <w:comment w:id="356" w:author="Greg Landry" w:date="2018-06-04T17:24:00Z" w:initials="GL">
    <w:p w14:paraId="4F998380" w14:textId="6EB8367D" w:rsidR="00B45B80" w:rsidRDefault="00B45B80">
      <w:pPr>
        <w:pStyle w:val="CommentText"/>
        <w:rPr>
          <w:noProof/>
        </w:rPr>
      </w:pPr>
      <w:r>
        <w:rPr>
          <w:rStyle w:val="CommentReference"/>
        </w:rPr>
        <w:annotationRef/>
      </w:r>
      <w:r>
        <w:rPr>
          <w:noProof/>
        </w:rPr>
        <w:t>I really like the tables that I had in the original chatper 4 for this section (the ones with shaded colors). I think showing things in their actual sequence order helps in understanding what is going on in the stack. I realize this builds on the chap 4A table but I don't think this is nearly as useful as what I had.</w:t>
      </w:r>
    </w:p>
    <w:p w14:paraId="16550568" w14:textId="7D42652C" w:rsidR="00B45B80" w:rsidRDefault="00B45B80">
      <w:pPr>
        <w:pStyle w:val="CommentText"/>
        <w:rPr>
          <w:noProof/>
        </w:rPr>
      </w:pPr>
    </w:p>
    <w:p w14:paraId="1EB3AAFE" w14:textId="6F854E99" w:rsidR="00B45B80" w:rsidRDefault="00B45B80">
      <w:pPr>
        <w:pStyle w:val="CommentText"/>
      </w:pPr>
      <w:r>
        <w:rPr>
          <w:noProof/>
        </w:rPr>
        <w:t xml:space="preserve">Actually, the previous chapter could benefit from a table like these also. Maybe </w:t>
      </w:r>
      <w:r w:rsidR="00280589">
        <w:rPr>
          <w:noProof/>
        </w:rPr>
        <w:t xml:space="preserve">this table stays here and </w:t>
      </w:r>
      <w:r w:rsidR="00280589">
        <w:rPr>
          <w:noProof/>
        </w:rPr>
        <w:t xml:space="preserve">my </w:t>
      </w:r>
      <w:r>
        <w:rPr>
          <w:noProof/>
        </w:rPr>
        <w:t xml:space="preserve">the table goes in 4A.6 (FW architecture) and </w:t>
      </w:r>
      <w:r w:rsidR="00280589">
        <w:rPr>
          <w:noProof/>
        </w:rPr>
        <w:t>the</w:t>
      </w:r>
      <w:r w:rsidR="00280589">
        <w:rPr>
          <w:noProof/>
        </w:rPr>
        <w:t>n we</w:t>
      </w:r>
      <w:r>
        <w:rPr>
          <w:noProof/>
        </w:rPr>
        <w:t xml:space="preserve"> add a FW architectu</w:t>
      </w:r>
      <w:r w:rsidR="00280589">
        <w:rPr>
          <w:noProof/>
        </w:rPr>
        <w:t>re section to this chapter too.</w:t>
      </w:r>
      <w:bookmarkStart w:id="358" w:name="_GoBack"/>
      <w:bookmarkEnd w:id="358"/>
    </w:p>
  </w:comment>
  <w:comment w:id="365" w:author="Greg Landry" w:date="2018-06-04T17:12:00Z" w:initials="GL">
    <w:p w14:paraId="0A308045" w14:textId="01B5884C" w:rsidR="00B45B80" w:rsidRDefault="00B45B80">
      <w:pPr>
        <w:pStyle w:val="CommentText"/>
      </w:pPr>
      <w:r>
        <w:rPr>
          <w:rStyle w:val="CommentReference"/>
        </w:rPr>
        <w:annotationRef/>
      </w:r>
      <w:r>
        <w:rPr>
          <w:noProof/>
        </w:rPr>
        <w:t>A lot of these descriptions need to be beefed up. From these descriptions I mostly would not know what to do in the FW.</w:t>
      </w:r>
    </w:p>
  </w:comment>
  <w:comment w:id="366" w:author="Greg Landry" w:date="2018-06-04T17:12:00Z" w:initials="GL">
    <w:p w14:paraId="101C3B4A" w14:textId="62C41828" w:rsidR="00B45B80" w:rsidRDefault="00B45B80">
      <w:pPr>
        <w:pStyle w:val="CommentText"/>
      </w:pPr>
      <w:r>
        <w:rPr>
          <w:rStyle w:val="CommentReference"/>
        </w:rPr>
        <w:annotationRef/>
      </w:r>
      <w:r>
        <w:rPr>
          <w:noProof/>
        </w:rPr>
        <w:t>I don't know what this means. Is the FW suppposed to doing something here? I don't use this state in my project and it works...</w:t>
      </w:r>
    </w:p>
  </w:comment>
  <w:comment w:id="367" w:author="Greg Landry" w:date="2018-06-04T17:11:00Z" w:initials="GL">
    <w:p w14:paraId="4C668F98" w14:textId="159F8CB8" w:rsidR="00B45B80" w:rsidRDefault="00B45B80">
      <w:pPr>
        <w:pStyle w:val="CommentText"/>
      </w:pPr>
      <w:r>
        <w:rPr>
          <w:rStyle w:val="CommentReference"/>
        </w:rPr>
        <w:annotationRef/>
      </w:r>
      <w:r>
        <w:rPr>
          <w:noProof/>
        </w:rPr>
        <w:t>This is the state where you have to display the PIN so that the otehr side can enter it in. This description doesn't imply that to me.</w:t>
      </w:r>
    </w:p>
  </w:comment>
  <w:comment w:id="380" w:author="Greg Landry" w:date="2018-06-04T17:14:00Z" w:initials="GL">
    <w:p w14:paraId="6119B24D" w14:textId="31DA2424" w:rsidR="00B45B80" w:rsidRDefault="00B45B80">
      <w:pPr>
        <w:pStyle w:val="CommentText"/>
      </w:pPr>
      <w:r>
        <w:rPr>
          <w:rStyle w:val="CommentReference"/>
        </w:rPr>
        <w:annotationRef/>
      </w:r>
      <w:r>
        <w:rPr>
          <w:noProof/>
        </w:rPr>
        <w:t>Why even have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602D34" w15:done="0"/>
  <w15:commentEx w15:paraId="744E0F48" w15:done="0"/>
  <w15:commentEx w15:paraId="46E85B9B" w15:done="0"/>
  <w15:commentEx w15:paraId="7707D22B" w15:done="0"/>
  <w15:commentEx w15:paraId="33ADD5C4" w15:done="0"/>
  <w15:commentEx w15:paraId="034462F3" w15:done="0"/>
  <w15:commentEx w15:paraId="7E659FC2" w15:done="0"/>
  <w15:commentEx w15:paraId="6FC002FF" w15:done="0"/>
  <w15:commentEx w15:paraId="7FAE0175" w15:done="0"/>
  <w15:commentEx w15:paraId="4735063B" w15:done="0"/>
  <w15:commentEx w15:paraId="11EBC9E7" w15:done="0"/>
  <w15:commentEx w15:paraId="02C1889B" w15:done="0"/>
  <w15:commentEx w15:paraId="1EB3AAFE" w15:done="0"/>
  <w15:commentEx w15:paraId="0A308045" w15:done="0"/>
  <w15:commentEx w15:paraId="101C3B4A" w15:done="0"/>
  <w15:commentEx w15:paraId="4C668F98" w15:done="0"/>
  <w15:commentEx w15:paraId="6119B2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602D34" w16cid:durableId="1EBFE95C"/>
  <w16cid:commentId w16cid:paraId="744E0F48" w16cid:durableId="1EBFEAD2"/>
  <w16cid:commentId w16cid:paraId="46E85B9B" w16cid:durableId="1EBFE9F0"/>
  <w16cid:commentId w16cid:paraId="7707D22B" w16cid:durableId="1EBFEBE3"/>
  <w16cid:commentId w16cid:paraId="33ADD5C4" w16cid:durableId="1EBFEB56"/>
  <w16cid:commentId w16cid:paraId="034462F3" w16cid:durableId="1EBFEA31"/>
  <w16cid:commentId w16cid:paraId="7E659FC2" w16cid:durableId="1EBFEB36"/>
  <w16cid:commentId w16cid:paraId="6FC002FF" w16cid:durableId="1EBFEB6B"/>
  <w16cid:commentId w16cid:paraId="7FAE0175" w16cid:durableId="1EBFEE38"/>
  <w16cid:commentId w16cid:paraId="11EBC9E7" w16cid:durableId="1EBFEE2D"/>
  <w16cid:commentId w16cid:paraId="02C1889B" w16cid:durableId="1EBFEF6E"/>
  <w16cid:commentId w16cid:paraId="1EB3AAFE" w16cid:durableId="1EBFF431"/>
  <w16cid:commentId w16cid:paraId="0A308045" w16cid:durableId="1EBFF19A"/>
  <w16cid:commentId w16cid:paraId="101C3B4A" w16cid:durableId="1EBFF161"/>
  <w16cid:commentId w16cid:paraId="4C668F98" w16cid:durableId="1EBFF13B"/>
  <w16cid:commentId w16cid:paraId="6119B24D" w16cid:durableId="1EBFF1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ED600" w14:textId="77777777" w:rsidR="00280589" w:rsidRDefault="00280589" w:rsidP="00DF6D18">
      <w:r>
        <w:separator/>
      </w:r>
    </w:p>
  </w:endnote>
  <w:endnote w:type="continuationSeparator" w:id="0">
    <w:p w14:paraId="3AE4C4A6" w14:textId="77777777" w:rsidR="00280589" w:rsidRDefault="0028058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B45B80" w:rsidRDefault="00B45B80" w:rsidP="00547CF1">
            <w:pPr>
              <w:pStyle w:val="Footer"/>
              <w:spacing w:after="0"/>
            </w:pPr>
          </w:p>
          <w:p w14:paraId="4C29FDE6" w14:textId="767F5A6D" w:rsidR="00B45B80" w:rsidRDefault="00B45B80"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11</w:t>
            </w:r>
            <w: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sdtContent>
  </w:sdt>
  <w:p w14:paraId="75581528" w14:textId="77777777" w:rsidR="00B45B80" w:rsidRDefault="00B45B8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E864C" w14:textId="77777777" w:rsidR="00280589" w:rsidRDefault="00280589" w:rsidP="00DF6D18">
      <w:r>
        <w:separator/>
      </w:r>
    </w:p>
  </w:footnote>
  <w:footnote w:type="continuationSeparator" w:id="0">
    <w:p w14:paraId="2E10442D" w14:textId="77777777" w:rsidR="00280589" w:rsidRDefault="0028058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B45B80" w:rsidRDefault="00B45B8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pStyle w:val="Exercise"/>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F61C2"/>
    <w:multiLevelType w:val="multilevel"/>
    <w:tmpl w:val="664A9F50"/>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0"/>
  </w:num>
  <w:num w:numId="7">
    <w:abstractNumId w:val="4"/>
  </w:num>
  <w:num w:numId="8">
    <w:abstractNumId w:val="18"/>
  </w:num>
  <w:num w:numId="9">
    <w:abstractNumId w:val="22"/>
  </w:num>
  <w:num w:numId="10">
    <w:abstractNumId w:val="1"/>
  </w:num>
  <w:num w:numId="11">
    <w:abstractNumId w:val="16"/>
  </w:num>
  <w:num w:numId="12">
    <w:abstractNumId w:val="9"/>
  </w:num>
  <w:num w:numId="13">
    <w:abstractNumId w:val="3"/>
  </w:num>
  <w:num w:numId="14">
    <w:abstractNumId w:val="6"/>
  </w:num>
  <w:num w:numId="15">
    <w:abstractNumId w:val="15"/>
  </w:num>
  <w:num w:numId="16">
    <w:abstractNumId w:val="8"/>
  </w:num>
  <w:num w:numId="17">
    <w:abstractNumId w:val="10"/>
  </w:num>
  <w:num w:numId="18">
    <w:abstractNumId w:val="20"/>
  </w:num>
  <w:num w:numId="19">
    <w:abstractNumId w:val="19"/>
  </w:num>
  <w:num w:numId="20">
    <w:abstractNumId w:val="12"/>
  </w:num>
  <w:num w:numId="21">
    <w:abstractNumId w:val="17"/>
  </w:num>
  <w:num w:numId="22">
    <w:abstractNumId w:val="11"/>
  </w:num>
  <w:num w:numId="23">
    <w:abstractNumId w:val="13"/>
  </w:num>
  <w:num w:numId="24">
    <w:abstractNumId w:val="1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2CB"/>
    <w:rsid w:val="00037535"/>
    <w:rsid w:val="00044425"/>
    <w:rsid w:val="00044C80"/>
    <w:rsid w:val="00045AC8"/>
    <w:rsid w:val="00051E3C"/>
    <w:rsid w:val="0005324C"/>
    <w:rsid w:val="0005592F"/>
    <w:rsid w:val="00071F03"/>
    <w:rsid w:val="00073330"/>
    <w:rsid w:val="00074015"/>
    <w:rsid w:val="00083775"/>
    <w:rsid w:val="000860A4"/>
    <w:rsid w:val="0008708D"/>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69E0"/>
    <w:rsid w:val="000E79A3"/>
    <w:rsid w:val="000F2E84"/>
    <w:rsid w:val="000F4EBA"/>
    <w:rsid w:val="000F784B"/>
    <w:rsid w:val="00100BC2"/>
    <w:rsid w:val="0010682C"/>
    <w:rsid w:val="0010753A"/>
    <w:rsid w:val="00110CE4"/>
    <w:rsid w:val="00112EEC"/>
    <w:rsid w:val="00114104"/>
    <w:rsid w:val="0011505A"/>
    <w:rsid w:val="0011517F"/>
    <w:rsid w:val="001170BE"/>
    <w:rsid w:val="001221A7"/>
    <w:rsid w:val="00122DEB"/>
    <w:rsid w:val="0012300A"/>
    <w:rsid w:val="00126DF9"/>
    <w:rsid w:val="00127AC1"/>
    <w:rsid w:val="00130E71"/>
    <w:rsid w:val="001318AB"/>
    <w:rsid w:val="00132EF0"/>
    <w:rsid w:val="001338F7"/>
    <w:rsid w:val="00137E77"/>
    <w:rsid w:val="0014371D"/>
    <w:rsid w:val="001448EB"/>
    <w:rsid w:val="001542E2"/>
    <w:rsid w:val="001546E3"/>
    <w:rsid w:val="0015653A"/>
    <w:rsid w:val="00156EEC"/>
    <w:rsid w:val="001631F9"/>
    <w:rsid w:val="00165DB6"/>
    <w:rsid w:val="001665D2"/>
    <w:rsid w:val="00167802"/>
    <w:rsid w:val="00175AB2"/>
    <w:rsid w:val="001769AE"/>
    <w:rsid w:val="00177F74"/>
    <w:rsid w:val="00180147"/>
    <w:rsid w:val="001819F1"/>
    <w:rsid w:val="00182794"/>
    <w:rsid w:val="00184A63"/>
    <w:rsid w:val="0019070C"/>
    <w:rsid w:val="00193937"/>
    <w:rsid w:val="001954C0"/>
    <w:rsid w:val="001A02FE"/>
    <w:rsid w:val="001A05BD"/>
    <w:rsid w:val="001A2540"/>
    <w:rsid w:val="001A2FBC"/>
    <w:rsid w:val="001A3876"/>
    <w:rsid w:val="001B1B56"/>
    <w:rsid w:val="001B22CC"/>
    <w:rsid w:val="001B53DA"/>
    <w:rsid w:val="001B57AF"/>
    <w:rsid w:val="001B7E82"/>
    <w:rsid w:val="001C3071"/>
    <w:rsid w:val="001C41CE"/>
    <w:rsid w:val="001C52FE"/>
    <w:rsid w:val="001C7593"/>
    <w:rsid w:val="001D092F"/>
    <w:rsid w:val="001D1BD6"/>
    <w:rsid w:val="001E01B2"/>
    <w:rsid w:val="001E0324"/>
    <w:rsid w:val="001E0CD6"/>
    <w:rsid w:val="001E28EE"/>
    <w:rsid w:val="001E500C"/>
    <w:rsid w:val="001E5730"/>
    <w:rsid w:val="002004C1"/>
    <w:rsid w:val="00202274"/>
    <w:rsid w:val="002025AB"/>
    <w:rsid w:val="00203746"/>
    <w:rsid w:val="00207553"/>
    <w:rsid w:val="002141D2"/>
    <w:rsid w:val="00214414"/>
    <w:rsid w:val="00214543"/>
    <w:rsid w:val="00216CA1"/>
    <w:rsid w:val="002203F9"/>
    <w:rsid w:val="00221074"/>
    <w:rsid w:val="002219B7"/>
    <w:rsid w:val="00225F72"/>
    <w:rsid w:val="00227150"/>
    <w:rsid w:val="00231830"/>
    <w:rsid w:val="0023184E"/>
    <w:rsid w:val="00232E34"/>
    <w:rsid w:val="002405BF"/>
    <w:rsid w:val="00242C1E"/>
    <w:rsid w:val="00243A40"/>
    <w:rsid w:val="002540B3"/>
    <w:rsid w:val="00254990"/>
    <w:rsid w:val="002563F7"/>
    <w:rsid w:val="00263211"/>
    <w:rsid w:val="00263930"/>
    <w:rsid w:val="00264AA3"/>
    <w:rsid w:val="00266D14"/>
    <w:rsid w:val="00275DC1"/>
    <w:rsid w:val="0027689D"/>
    <w:rsid w:val="00277E6E"/>
    <w:rsid w:val="00280589"/>
    <w:rsid w:val="00280BC8"/>
    <w:rsid w:val="00282376"/>
    <w:rsid w:val="00283B23"/>
    <w:rsid w:val="0028641F"/>
    <w:rsid w:val="00287758"/>
    <w:rsid w:val="00292555"/>
    <w:rsid w:val="0029288C"/>
    <w:rsid w:val="00292E3E"/>
    <w:rsid w:val="0029333E"/>
    <w:rsid w:val="00296706"/>
    <w:rsid w:val="002A0044"/>
    <w:rsid w:val="002A0254"/>
    <w:rsid w:val="002A1A7D"/>
    <w:rsid w:val="002A5756"/>
    <w:rsid w:val="002B41A0"/>
    <w:rsid w:val="002B4653"/>
    <w:rsid w:val="002C1BB1"/>
    <w:rsid w:val="002C2164"/>
    <w:rsid w:val="002C3234"/>
    <w:rsid w:val="002C32EA"/>
    <w:rsid w:val="002C3B9E"/>
    <w:rsid w:val="002C468D"/>
    <w:rsid w:val="002C5818"/>
    <w:rsid w:val="002C7876"/>
    <w:rsid w:val="002D63D5"/>
    <w:rsid w:val="002D6B5C"/>
    <w:rsid w:val="002D75BC"/>
    <w:rsid w:val="002F04BB"/>
    <w:rsid w:val="002F6DCF"/>
    <w:rsid w:val="00301AE7"/>
    <w:rsid w:val="0030373A"/>
    <w:rsid w:val="00304FBE"/>
    <w:rsid w:val="00313FF1"/>
    <w:rsid w:val="00315A49"/>
    <w:rsid w:val="00321C35"/>
    <w:rsid w:val="00325D7C"/>
    <w:rsid w:val="003275D6"/>
    <w:rsid w:val="00331E67"/>
    <w:rsid w:val="00340837"/>
    <w:rsid w:val="003445E6"/>
    <w:rsid w:val="00350E39"/>
    <w:rsid w:val="003526CF"/>
    <w:rsid w:val="00355729"/>
    <w:rsid w:val="00362F0E"/>
    <w:rsid w:val="0037207F"/>
    <w:rsid w:val="00373A4D"/>
    <w:rsid w:val="00374375"/>
    <w:rsid w:val="00375335"/>
    <w:rsid w:val="003817F7"/>
    <w:rsid w:val="00382179"/>
    <w:rsid w:val="00382507"/>
    <w:rsid w:val="003853D7"/>
    <w:rsid w:val="0038642E"/>
    <w:rsid w:val="00396713"/>
    <w:rsid w:val="0039793C"/>
    <w:rsid w:val="00397ACA"/>
    <w:rsid w:val="003A355F"/>
    <w:rsid w:val="003B2C9C"/>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C7C"/>
    <w:rsid w:val="003F19A0"/>
    <w:rsid w:val="0040035E"/>
    <w:rsid w:val="004007F8"/>
    <w:rsid w:val="00404F88"/>
    <w:rsid w:val="00405937"/>
    <w:rsid w:val="00406245"/>
    <w:rsid w:val="00410B59"/>
    <w:rsid w:val="004119D6"/>
    <w:rsid w:val="00413CF3"/>
    <w:rsid w:val="00414318"/>
    <w:rsid w:val="0041440F"/>
    <w:rsid w:val="00415CF8"/>
    <w:rsid w:val="00416612"/>
    <w:rsid w:val="00417EB2"/>
    <w:rsid w:val="00423020"/>
    <w:rsid w:val="00424809"/>
    <w:rsid w:val="004320E0"/>
    <w:rsid w:val="00436D31"/>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0128"/>
    <w:rsid w:val="00493088"/>
    <w:rsid w:val="004936D4"/>
    <w:rsid w:val="004941CE"/>
    <w:rsid w:val="004A2D00"/>
    <w:rsid w:val="004A33A3"/>
    <w:rsid w:val="004A391D"/>
    <w:rsid w:val="004A4D30"/>
    <w:rsid w:val="004A59A0"/>
    <w:rsid w:val="004B40D3"/>
    <w:rsid w:val="004B4198"/>
    <w:rsid w:val="004B4EBB"/>
    <w:rsid w:val="004B5D92"/>
    <w:rsid w:val="004B66F9"/>
    <w:rsid w:val="004C1AEE"/>
    <w:rsid w:val="004C42B9"/>
    <w:rsid w:val="004C7255"/>
    <w:rsid w:val="004C76D0"/>
    <w:rsid w:val="004C7D82"/>
    <w:rsid w:val="004D3236"/>
    <w:rsid w:val="004D51FE"/>
    <w:rsid w:val="004D532F"/>
    <w:rsid w:val="004F02B0"/>
    <w:rsid w:val="004F0A78"/>
    <w:rsid w:val="004F2185"/>
    <w:rsid w:val="004F22BE"/>
    <w:rsid w:val="00502B57"/>
    <w:rsid w:val="00502CCD"/>
    <w:rsid w:val="00503001"/>
    <w:rsid w:val="005112DE"/>
    <w:rsid w:val="00511BB2"/>
    <w:rsid w:val="005131C6"/>
    <w:rsid w:val="005202BB"/>
    <w:rsid w:val="005204F3"/>
    <w:rsid w:val="0052117B"/>
    <w:rsid w:val="00521B35"/>
    <w:rsid w:val="00523E80"/>
    <w:rsid w:val="00531D79"/>
    <w:rsid w:val="005335C7"/>
    <w:rsid w:val="00533AB8"/>
    <w:rsid w:val="00536FB2"/>
    <w:rsid w:val="00542D5D"/>
    <w:rsid w:val="00547CF1"/>
    <w:rsid w:val="00553617"/>
    <w:rsid w:val="005548D0"/>
    <w:rsid w:val="005569C3"/>
    <w:rsid w:val="005642C9"/>
    <w:rsid w:val="0056628E"/>
    <w:rsid w:val="00566882"/>
    <w:rsid w:val="0056799C"/>
    <w:rsid w:val="005763D6"/>
    <w:rsid w:val="00576C77"/>
    <w:rsid w:val="00576FA7"/>
    <w:rsid w:val="00583ABA"/>
    <w:rsid w:val="0058531C"/>
    <w:rsid w:val="00591008"/>
    <w:rsid w:val="00591056"/>
    <w:rsid w:val="00593945"/>
    <w:rsid w:val="005A358F"/>
    <w:rsid w:val="005A5F35"/>
    <w:rsid w:val="005A693D"/>
    <w:rsid w:val="005B467B"/>
    <w:rsid w:val="005B5DB8"/>
    <w:rsid w:val="005C01CE"/>
    <w:rsid w:val="005C585F"/>
    <w:rsid w:val="005C7BCE"/>
    <w:rsid w:val="005D08CE"/>
    <w:rsid w:val="005D2B1B"/>
    <w:rsid w:val="005D48B6"/>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25C0B"/>
    <w:rsid w:val="00630ABF"/>
    <w:rsid w:val="00631730"/>
    <w:rsid w:val="00633C0D"/>
    <w:rsid w:val="00635B89"/>
    <w:rsid w:val="0063717D"/>
    <w:rsid w:val="00640EA5"/>
    <w:rsid w:val="00640F98"/>
    <w:rsid w:val="00651346"/>
    <w:rsid w:val="00653120"/>
    <w:rsid w:val="0065757C"/>
    <w:rsid w:val="00657673"/>
    <w:rsid w:val="00662BEA"/>
    <w:rsid w:val="006632D0"/>
    <w:rsid w:val="0066455D"/>
    <w:rsid w:val="00666361"/>
    <w:rsid w:val="00671694"/>
    <w:rsid w:val="00672DB9"/>
    <w:rsid w:val="00674FA2"/>
    <w:rsid w:val="0067544D"/>
    <w:rsid w:val="00680B9F"/>
    <w:rsid w:val="00690A8C"/>
    <w:rsid w:val="006920C3"/>
    <w:rsid w:val="00692665"/>
    <w:rsid w:val="00693A41"/>
    <w:rsid w:val="0069557B"/>
    <w:rsid w:val="00696519"/>
    <w:rsid w:val="006A2694"/>
    <w:rsid w:val="006A4A08"/>
    <w:rsid w:val="006A720A"/>
    <w:rsid w:val="006B26ED"/>
    <w:rsid w:val="006B3442"/>
    <w:rsid w:val="006B442B"/>
    <w:rsid w:val="006B5FCE"/>
    <w:rsid w:val="006B7E6B"/>
    <w:rsid w:val="006C1488"/>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757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6218"/>
    <w:rsid w:val="00757332"/>
    <w:rsid w:val="007579F8"/>
    <w:rsid w:val="007617ED"/>
    <w:rsid w:val="00771618"/>
    <w:rsid w:val="007729AA"/>
    <w:rsid w:val="00772C22"/>
    <w:rsid w:val="00774C33"/>
    <w:rsid w:val="007813C8"/>
    <w:rsid w:val="00781F8C"/>
    <w:rsid w:val="00790FD8"/>
    <w:rsid w:val="007951A8"/>
    <w:rsid w:val="007A063C"/>
    <w:rsid w:val="007A1150"/>
    <w:rsid w:val="007A1CED"/>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C5ACC"/>
    <w:rsid w:val="007D0AE0"/>
    <w:rsid w:val="007D121B"/>
    <w:rsid w:val="007D1AF7"/>
    <w:rsid w:val="007D3324"/>
    <w:rsid w:val="007D4CE5"/>
    <w:rsid w:val="007D5BA4"/>
    <w:rsid w:val="007E0232"/>
    <w:rsid w:val="007E0686"/>
    <w:rsid w:val="007E34A3"/>
    <w:rsid w:val="007F4A73"/>
    <w:rsid w:val="00806B7A"/>
    <w:rsid w:val="0081557A"/>
    <w:rsid w:val="00817D80"/>
    <w:rsid w:val="00822E88"/>
    <w:rsid w:val="0082303C"/>
    <w:rsid w:val="00830DDE"/>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3863"/>
    <w:rsid w:val="008C4BAB"/>
    <w:rsid w:val="008C5B9C"/>
    <w:rsid w:val="008C634E"/>
    <w:rsid w:val="008C79A1"/>
    <w:rsid w:val="008D03BE"/>
    <w:rsid w:val="008D5D88"/>
    <w:rsid w:val="008D6453"/>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513"/>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45A0"/>
    <w:rsid w:val="009B3439"/>
    <w:rsid w:val="009D20B9"/>
    <w:rsid w:val="009D4DE9"/>
    <w:rsid w:val="009E0C91"/>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B28"/>
    <w:rsid w:val="00AB7E62"/>
    <w:rsid w:val="00AC2274"/>
    <w:rsid w:val="00AD162F"/>
    <w:rsid w:val="00AD1CD7"/>
    <w:rsid w:val="00AD2619"/>
    <w:rsid w:val="00AD38B2"/>
    <w:rsid w:val="00AD5824"/>
    <w:rsid w:val="00AE0CB0"/>
    <w:rsid w:val="00AE27CC"/>
    <w:rsid w:val="00AE30D4"/>
    <w:rsid w:val="00AE66A3"/>
    <w:rsid w:val="00AF1148"/>
    <w:rsid w:val="00AF1F64"/>
    <w:rsid w:val="00AF5C16"/>
    <w:rsid w:val="00AF5D4E"/>
    <w:rsid w:val="00B005F5"/>
    <w:rsid w:val="00B007E5"/>
    <w:rsid w:val="00B02BDF"/>
    <w:rsid w:val="00B05BEF"/>
    <w:rsid w:val="00B14B57"/>
    <w:rsid w:val="00B2240E"/>
    <w:rsid w:val="00B22665"/>
    <w:rsid w:val="00B277FA"/>
    <w:rsid w:val="00B35DA0"/>
    <w:rsid w:val="00B36CA4"/>
    <w:rsid w:val="00B36E99"/>
    <w:rsid w:val="00B4162C"/>
    <w:rsid w:val="00B430B7"/>
    <w:rsid w:val="00B448B5"/>
    <w:rsid w:val="00B457AA"/>
    <w:rsid w:val="00B45B80"/>
    <w:rsid w:val="00B50F42"/>
    <w:rsid w:val="00B51448"/>
    <w:rsid w:val="00B51799"/>
    <w:rsid w:val="00B558E7"/>
    <w:rsid w:val="00B62221"/>
    <w:rsid w:val="00B73DF5"/>
    <w:rsid w:val="00B7673B"/>
    <w:rsid w:val="00B7795F"/>
    <w:rsid w:val="00B8159B"/>
    <w:rsid w:val="00B8344E"/>
    <w:rsid w:val="00B85D2F"/>
    <w:rsid w:val="00B86DD9"/>
    <w:rsid w:val="00B86F7E"/>
    <w:rsid w:val="00B91A2E"/>
    <w:rsid w:val="00B920F0"/>
    <w:rsid w:val="00B926F5"/>
    <w:rsid w:val="00B96E4D"/>
    <w:rsid w:val="00BA1EED"/>
    <w:rsid w:val="00BA3E66"/>
    <w:rsid w:val="00BA4424"/>
    <w:rsid w:val="00BB0ED1"/>
    <w:rsid w:val="00BB5DED"/>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28DA"/>
    <w:rsid w:val="00C046D3"/>
    <w:rsid w:val="00C05D66"/>
    <w:rsid w:val="00C073D6"/>
    <w:rsid w:val="00C14341"/>
    <w:rsid w:val="00C2234C"/>
    <w:rsid w:val="00C31525"/>
    <w:rsid w:val="00C368EB"/>
    <w:rsid w:val="00C4440F"/>
    <w:rsid w:val="00C4521F"/>
    <w:rsid w:val="00C462C1"/>
    <w:rsid w:val="00C53A42"/>
    <w:rsid w:val="00C53D77"/>
    <w:rsid w:val="00C61F72"/>
    <w:rsid w:val="00C63A9E"/>
    <w:rsid w:val="00C644F6"/>
    <w:rsid w:val="00C64A5F"/>
    <w:rsid w:val="00C71CCA"/>
    <w:rsid w:val="00C74394"/>
    <w:rsid w:val="00C749F5"/>
    <w:rsid w:val="00C75704"/>
    <w:rsid w:val="00C75B49"/>
    <w:rsid w:val="00C75C9B"/>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E30F0"/>
    <w:rsid w:val="00CE4045"/>
    <w:rsid w:val="00CE405B"/>
    <w:rsid w:val="00CE6C3C"/>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78D8"/>
    <w:rsid w:val="00D60F56"/>
    <w:rsid w:val="00D70DE2"/>
    <w:rsid w:val="00D755D5"/>
    <w:rsid w:val="00D7774C"/>
    <w:rsid w:val="00D82992"/>
    <w:rsid w:val="00D829CB"/>
    <w:rsid w:val="00D832A5"/>
    <w:rsid w:val="00D87DE9"/>
    <w:rsid w:val="00D91AE2"/>
    <w:rsid w:val="00D95C4D"/>
    <w:rsid w:val="00DA3B3F"/>
    <w:rsid w:val="00DA58E9"/>
    <w:rsid w:val="00DB0D93"/>
    <w:rsid w:val="00DB2049"/>
    <w:rsid w:val="00DB2439"/>
    <w:rsid w:val="00DC09F3"/>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29A4"/>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513E2"/>
    <w:rsid w:val="00E51A58"/>
    <w:rsid w:val="00E535B0"/>
    <w:rsid w:val="00E53A81"/>
    <w:rsid w:val="00E55300"/>
    <w:rsid w:val="00E560BF"/>
    <w:rsid w:val="00E60124"/>
    <w:rsid w:val="00E63761"/>
    <w:rsid w:val="00E65C6B"/>
    <w:rsid w:val="00E66428"/>
    <w:rsid w:val="00E71741"/>
    <w:rsid w:val="00E84BBB"/>
    <w:rsid w:val="00E86347"/>
    <w:rsid w:val="00E86CFE"/>
    <w:rsid w:val="00E912C6"/>
    <w:rsid w:val="00E93DD8"/>
    <w:rsid w:val="00E96613"/>
    <w:rsid w:val="00E97878"/>
    <w:rsid w:val="00EA0936"/>
    <w:rsid w:val="00EA3E7C"/>
    <w:rsid w:val="00EA7CF5"/>
    <w:rsid w:val="00EB1C66"/>
    <w:rsid w:val="00EB2856"/>
    <w:rsid w:val="00EB2DFA"/>
    <w:rsid w:val="00EB48A8"/>
    <w:rsid w:val="00EB629E"/>
    <w:rsid w:val="00EB6DAD"/>
    <w:rsid w:val="00EC3102"/>
    <w:rsid w:val="00EC5A68"/>
    <w:rsid w:val="00EC5B1A"/>
    <w:rsid w:val="00EC66DC"/>
    <w:rsid w:val="00ED0FED"/>
    <w:rsid w:val="00ED12DA"/>
    <w:rsid w:val="00ED5415"/>
    <w:rsid w:val="00EE5A0C"/>
    <w:rsid w:val="00EF025C"/>
    <w:rsid w:val="00EF1688"/>
    <w:rsid w:val="00EF16BC"/>
    <w:rsid w:val="00EF4590"/>
    <w:rsid w:val="00F02629"/>
    <w:rsid w:val="00F02F1D"/>
    <w:rsid w:val="00F06EC1"/>
    <w:rsid w:val="00F07F32"/>
    <w:rsid w:val="00F11252"/>
    <w:rsid w:val="00F135C9"/>
    <w:rsid w:val="00F25363"/>
    <w:rsid w:val="00F25415"/>
    <w:rsid w:val="00F26C6A"/>
    <w:rsid w:val="00F27CBB"/>
    <w:rsid w:val="00F30FF7"/>
    <w:rsid w:val="00F322B8"/>
    <w:rsid w:val="00F34740"/>
    <w:rsid w:val="00F37A6B"/>
    <w:rsid w:val="00F417BC"/>
    <w:rsid w:val="00F42671"/>
    <w:rsid w:val="00F442E0"/>
    <w:rsid w:val="00F5353E"/>
    <w:rsid w:val="00F54F87"/>
    <w:rsid w:val="00F6018E"/>
    <w:rsid w:val="00F614D5"/>
    <w:rsid w:val="00F64B14"/>
    <w:rsid w:val="00F672F4"/>
    <w:rsid w:val="00F737EA"/>
    <w:rsid w:val="00F73D45"/>
    <w:rsid w:val="00F74D13"/>
    <w:rsid w:val="00F753E6"/>
    <w:rsid w:val="00F82D16"/>
    <w:rsid w:val="00F937A4"/>
    <w:rsid w:val="00F94CE2"/>
    <w:rsid w:val="00F96609"/>
    <w:rsid w:val="00F96913"/>
    <w:rsid w:val="00FA257D"/>
    <w:rsid w:val="00FA2812"/>
    <w:rsid w:val="00FA39BB"/>
    <w:rsid w:val="00FB5C61"/>
    <w:rsid w:val="00FB7D17"/>
    <w:rsid w:val="00FC7C91"/>
    <w:rsid w:val="00FD59B1"/>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320C"/>
  </w:style>
  <w:style w:type="paragraph" w:styleId="Heading1">
    <w:name w:val="heading 1"/>
    <w:basedOn w:val="Normal"/>
    <w:next w:val="Normal"/>
    <w:link w:val="Heading1Char"/>
    <w:autoRedefine/>
    <w:uiPriority w:val="9"/>
    <w:qFormat/>
    <w:rsid w:val="00091267"/>
    <w:pPr>
      <w:keepNext/>
      <w:keepLines/>
      <w:numPr>
        <w:numId w:val="3"/>
      </w:numPr>
      <w:spacing w:before="480"/>
      <w:ind w:left="-540" w:firstLine="54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62BE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D32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320C"/>
  </w:style>
  <w:style w:type="character" w:customStyle="1" w:styleId="Heading1Char">
    <w:name w:val="Heading 1 Char"/>
    <w:link w:val="Heading1"/>
    <w:uiPriority w:val="9"/>
    <w:rsid w:val="00091267"/>
    <w:rPr>
      <w:rFonts w:eastAsia="Times New Roman"/>
      <w:b/>
      <w:bCs/>
      <w:color w:val="1F4E79" w:themeColor="accent1" w:themeShade="80"/>
      <w:sz w:val="28"/>
      <w:szCs w:val="28"/>
    </w:rPr>
  </w:style>
  <w:style w:type="character" w:customStyle="1" w:styleId="Heading2Char">
    <w:name w:val="Heading 2 Char"/>
    <w:link w:val="Heading2"/>
    <w:uiPriority w:val="9"/>
    <w:rsid w:val="00662BE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5C232-F3E6-4A58-ADDB-3314D4025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26</Pages>
  <Words>6053</Words>
  <Characters>34508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68</cp:revision>
  <cp:lastPrinted>2018-05-26T13:03:00Z</cp:lastPrinted>
  <dcterms:created xsi:type="dcterms:W3CDTF">2018-05-24T13:07:00Z</dcterms:created>
  <dcterms:modified xsi:type="dcterms:W3CDTF">2018-06-04T21:31:00Z</dcterms:modified>
</cp:coreProperties>
</file>