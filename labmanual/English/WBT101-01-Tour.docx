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4C0043DD" w:rsidR="00B25487" w:rsidRDefault="00B25487" w:rsidP="00B25487">
      <w:r>
        <w:t xml:space="preserve">Time </w:t>
      </w:r>
      <w:r w:rsidR="006B1A7E">
        <w:t xml:space="preserve">½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5981AECF" w14:textId="19E22C90" w:rsidR="00DE4097" w:rsidRDefault="00B25487">
      <w:pPr>
        <w:pStyle w:val="TOC1"/>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DE4097">
        <w:rPr>
          <w:noProof/>
        </w:rPr>
        <w:t>1.1</w:t>
      </w:r>
      <w:r w:rsidR="00DE4097">
        <w:rPr>
          <w:rFonts w:asciiTheme="minorHAnsi" w:eastAsiaTheme="minorEastAsia" w:hAnsiTheme="minorHAnsi"/>
          <w:b w:val="0"/>
          <w:bCs w:val="0"/>
          <w:caps w:val="0"/>
          <w:noProof/>
          <w:sz w:val="24"/>
          <w:szCs w:val="24"/>
        </w:rPr>
        <w:tab/>
      </w:r>
      <w:r w:rsidR="00DE4097">
        <w:rPr>
          <w:noProof/>
        </w:rPr>
        <w:t>Tour of WICED Studio SDK</w:t>
      </w:r>
      <w:r w:rsidR="00DE4097">
        <w:rPr>
          <w:noProof/>
        </w:rPr>
        <w:tab/>
      </w:r>
      <w:r w:rsidR="00DE4097">
        <w:rPr>
          <w:noProof/>
        </w:rPr>
        <w:fldChar w:fldCharType="begin"/>
      </w:r>
      <w:r w:rsidR="00DE4097">
        <w:rPr>
          <w:noProof/>
        </w:rPr>
        <w:instrText xml:space="preserve"> PAGEREF _Toc516551979 \h </w:instrText>
      </w:r>
      <w:r w:rsidR="00DE4097">
        <w:rPr>
          <w:noProof/>
        </w:rPr>
      </w:r>
      <w:r w:rsidR="00DE4097">
        <w:rPr>
          <w:noProof/>
        </w:rPr>
        <w:fldChar w:fldCharType="separate"/>
      </w:r>
      <w:r w:rsidR="006E1AB2">
        <w:rPr>
          <w:noProof/>
        </w:rPr>
        <w:t>2</w:t>
      </w:r>
      <w:r w:rsidR="00DE4097">
        <w:rPr>
          <w:noProof/>
        </w:rPr>
        <w:fldChar w:fldCharType="end"/>
      </w:r>
    </w:p>
    <w:p w14:paraId="5F1C1C14" w14:textId="2F0864BF" w:rsidR="00DE4097" w:rsidRDefault="00DE4097">
      <w:pPr>
        <w:pStyle w:val="TOC2"/>
        <w:rPr>
          <w:rFonts w:asciiTheme="minorHAnsi" w:eastAsiaTheme="minorEastAsia" w:hAnsiTheme="minorHAnsi"/>
          <w:smallCaps w:val="0"/>
          <w:noProof/>
          <w:sz w:val="24"/>
          <w:szCs w:val="24"/>
        </w:rPr>
      </w:pPr>
      <w:r>
        <w:rPr>
          <w:noProof/>
        </w:rPr>
        <w:t>1.1.1 First Look</w:t>
      </w:r>
      <w:r>
        <w:rPr>
          <w:noProof/>
        </w:rPr>
        <w:tab/>
      </w:r>
      <w:r>
        <w:rPr>
          <w:noProof/>
        </w:rPr>
        <w:fldChar w:fldCharType="begin"/>
      </w:r>
      <w:r>
        <w:rPr>
          <w:noProof/>
        </w:rPr>
        <w:instrText xml:space="preserve"> PAGEREF _Toc516551980 \h </w:instrText>
      </w:r>
      <w:r>
        <w:rPr>
          <w:noProof/>
        </w:rPr>
      </w:r>
      <w:r>
        <w:rPr>
          <w:noProof/>
        </w:rPr>
        <w:fldChar w:fldCharType="separate"/>
      </w:r>
      <w:r w:rsidR="006E1AB2">
        <w:rPr>
          <w:noProof/>
        </w:rPr>
        <w:t>2</w:t>
      </w:r>
      <w:r>
        <w:rPr>
          <w:noProof/>
        </w:rPr>
        <w:fldChar w:fldCharType="end"/>
      </w:r>
    </w:p>
    <w:p w14:paraId="546E2626" w14:textId="583CED25" w:rsidR="00DE4097" w:rsidRDefault="00DE4097">
      <w:pPr>
        <w:pStyle w:val="TOC2"/>
        <w:rPr>
          <w:rFonts w:asciiTheme="minorHAnsi" w:eastAsiaTheme="minorEastAsia" w:hAnsiTheme="minorHAnsi"/>
          <w:smallCaps w:val="0"/>
          <w:noProof/>
          <w:sz w:val="24"/>
          <w:szCs w:val="24"/>
        </w:rPr>
      </w:pPr>
      <w:r>
        <w:rPr>
          <w:noProof/>
        </w:rPr>
        <w:t>1.1.2 Project Explorer</w:t>
      </w:r>
      <w:r>
        <w:rPr>
          <w:noProof/>
        </w:rPr>
        <w:tab/>
      </w:r>
      <w:r>
        <w:rPr>
          <w:noProof/>
        </w:rPr>
        <w:fldChar w:fldCharType="begin"/>
      </w:r>
      <w:r>
        <w:rPr>
          <w:noProof/>
        </w:rPr>
        <w:instrText xml:space="preserve"> PAGEREF _Toc516551981 \h </w:instrText>
      </w:r>
      <w:r>
        <w:rPr>
          <w:noProof/>
        </w:rPr>
      </w:r>
      <w:r>
        <w:rPr>
          <w:noProof/>
        </w:rPr>
        <w:fldChar w:fldCharType="separate"/>
      </w:r>
      <w:r w:rsidR="006E1AB2">
        <w:rPr>
          <w:noProof/>
        </w:rPr>
        <w:t>4</w:t>
      </w:r>
      <w:r>
        <w:rPr>
          <w:noProof/>
        </w:rPr>
        <w:fldChar w:fldCharType="end"/>
      </w:r>
    </w:p>
    <w:p w14:paraId="20BA5573" w14:textId="41B5E047" w:rsidR="00DE4097" w:rsidRDefault="00DE4097">
      <w:pPr>
        <w:pStyle w:val="TOC1"/>
        <w:rPr>
          <w:rFonts w:asciiTheme="minorHAnsi" w:eastAsiaTheme="minorEastAsia" w:hAnsiTheme="minorHAnsi"/>
          <w:b w:val="0"/>
          <w:bCs w:val="0"/>
          <w:caps w:val="0"/>
          <w:noProof/>
          <w:sz w:val="24"/>
          <w:szCs w:val="24"/>
        </w:rPr>
      </w:pPr>
      <w:r>
        <w:rPr>
          <w:noProof/>
        </w:rPr>
        <w:t>1.2</w:t>
      </w:r>
      <w:r>
        <w:rPr>
          <w:rFonts w:asciiTheme="minorHAnsi" w:eastAsiaTheme="minorEastAsia" w:hAnsiTheme="minorHAnsi"/>
          <w:b w:val="0"/>
          <w:bCs w:val="0"/>
          <w:caps w:val="0"/>
          <w:noProof/>
          <w:sz w:val="24"/>
          <w:szCs w:val="24"/>
        </w:rPr>
        <w:tab/>
      </w:r>
      <w:r>
        <w:rPr>
          <w:noProof/>
        </w:rPr>
        <w:t>Tour of Documentation</w:t>
      </w:r>
      <w:r>
        <w:rPr>
          <w:noProof/>
        </w:rPr>
        <w:tab/>
      </w:r>
      <w:r>
        <w:rPr>
          <w:noProof/>
        </w:rPr>
        <w:fldChar w:fldCharType="begin"/>
      </w:r>
      <w:r>
        <w:rPr>
          <w:noProof/>
        </w:rPr>
        <w:instrText xml:space="preserve"> PAGEREF _Toc516551982 \h </w:instrText>
      </w:r>
      <w:r>
        <w:rPr>
          <w:noProof/>
        </w:rPr>
      </w:r>
      <w:r>
        <w:rPr>
          <w:noProof/>
        </w:rPr>
        <w:fldChar w:fldCharType="separate"/>
      </w:r>
      <w:r w:rsidR="006E1AB2">
        <w:rPr>
          <w:noProof/>
        </w:rPr>
        <w:t>7</w:t>
      </w:r>
      <w:r>
        <w:rPr>
          <w:noProof/>
        </w:rPr>
        <w:fldChar w:fldCharType="end"/>
      </w:r>
    </w:p>
    <w:p w14:paraId="276CE7DB" w14:textId="6BADB570" w:rsidR="00DE4097" w:rsidRDefault="00DE4097">
      <w:pPr>
        <w:pStyle w:val="TOC2"/>
        <w:rPr>
          <w:rFonts w:asciiTheme="minorHAnsi" w:eastAsiaTheme="minorEastAsia" w:hAnsiTheme="minorHAnsi"/>
          <w:smallCaps w:val="0"/>
          <w:noProof/>
          <w:sz w:val="24"/>
          <w:szCs w:val="24"/>
        </w:rPr>
      </w:pPr>
      <w:r>
        <w:rPr>
          <w:noProof/>
        </w:rPr>
        <w:t>1.1.3 In the SDK Workspace</w:t>
      </w:r>
      <w:r>
        <w:rPr>
          <w:noProof/>
        </w:rPr>
        <w:tab/>
      </w:r>
      <w:r>
        <w:rPr>
          <w:noProof/>
        </w:rPr>
        <w:fldChar w:fldCharType="begin"/>
      </w:r>
      <w:r>
        <w:rPr>
          <w:noProof/>
        </w:rPr>
        <w:instrText xml:space="preserve"> PAGEREF _Toc516551983 \h </w:instrText>
      </w:r>
      <w:r>
        <w:rPr>
          <w:noProof/>
        </w:rPr>
      </w:r>
      <w:r>
        <w:rPr>
          <w:noProof/>
        </w:rPr>
        <w:fldChar w:fldCharType="separate"/>
      </w:r>
      <w:r w:rsidR="006E1AB2">
        <w:rPr>
          <w:noProof/>
        </w:rPr>
        <w:t>7</w:t>
      </w:r>
      <w:r>
        <w:rPr>
          <w:noProof/>
        </w:rPr>
        <w:fldChar w:fldCharType="end"/>
      </w:r>
    </w:p>
    <w:p w14:paraId="1807968D" w14:textId="3302E09D" w:rsidR="00DE4097" w:rsidRDefault="00DE4097">
      <w:pPr>
        <w:pStyle w:val="TOC2"/>
        <w:rPr>
          <w:rFonts w:asciiTheme="minorHAnsi" w:eastAsiaTheme="minorEastAsia" w:hAnsiTheme="minorHAnsi"/>
          <w:smallCaps w:val="0"/>
          <w:noProof/>
          <w:sz w:val="24"/>
          <w:szCs w:val="24"/>
        </w:rPr>
      </w:pPr>
      <w:r>
        <w:rPr>
          <w:noProof/>
        </w:rPr>
        <w:t>1.1.4 On the Web</w:t>
      </w:r>
      <w:r>
        <w:rPr>
          <w:noProof/>
        </w:rPr>
        <w:tab/>
      </w:r>
      <w:r>
        <w:rPr>
          <w:noProof/>
        </w:rPr>
        <w:fldChar w:fldCharType="begin"/>
      </w:r>
      <w:r>
        <w:rPr>
          <w:noProof/>
        </w:rPr>
        <w:instrText xml:space="preserve"> PAGEREF _Toc516551984 \h </w:instrText>
      </w:r>
      <w:r>
        <w:rPr>
          <w:noProof/>
        </w:rPr>
      </w:r>
      <w:r>
        <w:rPr>
          <w:noProof/>
        </w:rPr>
        <w:fldChar w:fldCharType="separate"/>
      </w:r>
      <w:r w:rsidR="006E1AB2">
        <w:rPr>
          <w:noProof/>
        </w:rPr>
        <w:t>7</w:t>
      </w:r>
      <w:r>
        <w:rPr>
          <w:noProof/>
        </w:rPr>
        <w:fldChar w:fldCharType="end"/>
      </w:r>
    </w:p>
    <w:p w14:paraId="76275877" w14:textId="29FF5D49" w:rsidR="00DE4097" w:rsidRDefault="00DE4097">
      <w:pPr>
        <w:pStyle w:val="TOC1"/>
        <w:rPr>
          <w:rFonts w:asciiTheme="minorHAnsi" w:eastAsiaTheme="minorEastAsia" w:hAnsiTheme="minorHAnsi"/>
          <w:b w:val="0"/>
          <w:bCs w:val="0"/>
          <w:caps w:val="0"/>
          <w:noProof/>
          <w:sz w:val="24"/>
          <w:szCs w:val="24"/>
        </w:rPr>
      </w:pPr>
      <w:r>
        <w:rPr>
          <w:noProof/>
        </w:rPr>
        <w:t>1.3</w:t>
      </w:r>
      <w:r>
        <w:rPr>
          <w:rFonts w:asciiTheme="minorHAnsi" w:eastAsiaTheme="minorEastAsia" w:hAnsiTheme="minorHAnsi"/>
          <w:b w:val="0"/>
          <w:bCs w:val="0"/>
          <w:caps w:val="0"/>
          <w:noProof/>
          <w:sz w:val="24"/>
          <w:szCs w:val="24"/>
        </w:rPr>
        <w:tab/>
      </w:r>
      <w:r>
        <w:rPr>
          <w:noProof/>
        </w:rPr>
        <w:t>Reporting Issues</w:t>
      </w:r>
      <w:r>
        <w:rPr>
          <w:noProof/>
        </w:rPr>
        <w:tab/>
      </w:r>
      <w:r>
        <w:rPr>
          <w:noProof/>
        </w:rPr>
        <w:fldChar w:fldCharType="begin"/>
      </w:r>
      <w:r>
        <w:rPr>
          <w:noProof/>
        </w:rPr>
        <w:instrText xml:space="preserve"> PAGEREF _Toc516551985 \h </w:instrText>
      </w:r>
      <w:r>
        <w:rPr>
          <w:noProof/>
        </w:rPr>
      </w:r>
      <w:r>
        <w:rPr>
          <w:noProof/>
        </w:rPr>
        <w:fldChar w:fldCharType="separate"/>
      </w:r>
      <w:r w:rsidR="006E1AB2">
        <w:rPr>
          <w:noProof/>
        </w:rPr>
        <w:t>9</w:t>
      </w:r>
      <w:r>
        <w:rPr>
          <w:noProof/>
        </w:rPr>
        <w:fldChar w:fldCharType="end"/>
      </w:r>
    </w:p>
    <w:p w14:paraId="5E79C4BD" w14:textId="5BA82757" w:rsidR="00DE4097" w:rsidRDefault="00DE4097">
      <w:pPr>
        <w:pStyle w:val="TOC1"/>
        <w:rPr>
          <w:rFonts w:asciiTheme="minorHAnsi" w:eastAsiaTheme="minorEastAsia" w:hAnsiTheme="minorHAnsi"/>
          <w:b w:val="0"/>
          <w:bCs w:val="0"/>
          <w:caps w:val="0"/>
          <w:noProof/>
          <w:sz w:val="24"/>
          <w:szCs w:val="24"/>
        </w:rPr>
      </w:pPr>
      <w:r>
        <w:rPr>
          <w:noProof/>
        </w:rPr>
        <w:t>1.4</w:t>
      </w:r>
      <w:r>
        <w:rPr>
          <w:rFonts w:asciiTheme="minorHAnsi" w:eastAsiaTheme="minorEastAsia" w:hAnsiTheme="minorHAnsi"/>
          <w:b w:val="0"/>
          <w:bCs w:val="0"/>
          <w:caps w:val="0"/>
          <w:noProof/>
          <w:sz w:val="24"/>
          <w:szCs w:val="24"/>
        </w:rPr>
        <w:tab/>
      </w:r>
      <w:r>
        <w:rPr>
          <w:noProof/>
        </w:rPr>
        <w:t>Tour of Bluetooth</w:t>
      </w:r>
      <w:r>
        <w:rPr>
          <w:noProof/>
        </w:rPr>
        <w:tab/>
      </w:r>
      <w:r>
        <w:rPr>
          <w:noProof/>
        </w:rPr>
        <w:fldChar w:fldCharType="begin"/>
      </w:r>
      <w:r>
        <w:rPr>
          <w:noProof/>
        </w:rPr>
        <w:instrText xml:space="preserve"> PAGEREF _Toc516551986 \h </w:instrText>
      </w:r>
      <w:r>
        <w:rPr>
          <w:noProof/>
        </w:rPr>
      </w:r>
      <w:r>
        <w:rPr>
          <w:noProof/>
        </w:rPr>
        <w:fldChar w:fldCharType="separate"/>
      </w:r>
      <w:r w:rsidR="006E1AB2">
        <w:rPr>
          <w:noProof/>
        </w:rPr>
        <w:t>10</w:t>
      </w:r>
      <w:r>
        <w:rPr>
          <w:noProof/>
        </w:rPr>
        <w:fldChar w:fldCharType="end"/>
      </w:r>
    </w:p>
    <w:p w14:paraId="007D7C14" w14:textId="7F9BC1FF" w:rsidR="00DE4097" w:rsidRDefault="00DE4097">
      <w:pPr>
        <w:pStyle w:val="TOC2"/>
        <w:rPr>
          <w:rFonts w:asciiTheme="minorHAnsi" w:eastAsiaTheme="minorEastAsia" w:hAnsiTheme="minorHAnsi"/>
          <w:smallCaps w:val="0"/>
          <w:noProof/>
          <w:sz w:val="24"/>
          <w:szCs w:val="24"/>
        </w:rPr>
      </w:pPr>
      <w:r>
        <w:rPr>
          <w:noProof/>
        </w:rPr>
        <w:t>1.1.5 The Bluetooth Special Interest Group (SIG)</w:t>
      </w:r>
      <w:r>
        <w:rPr>
          <w:noProof/>
        </w:rPr>
        <w:tab/>
      </w:r>
      <w:r>
        <w:rPr>
          <w:noProof/>
        </w:rPr>
        <w:fldChar w:fldCharType="begin"/>
      </w:r>
      <w:r>
        <w:rPr>
          <w:noProof/>
        </w:rPr>
        <w:instrText xml:space="preserve"> PAGEREF _Toc516551987 \h </w:instrText>
      </w:r>
      <w:r>
        <w:rPr>
          <w:noProof/>
        </w:rPr>
      </w:r>
      <w:r>
        <w:rPr>
          <w:noProof/>
        </w:rPr>
        <w:fldChar w:fldCharType="separate"/>
      </w:r>
      <w:r w:rsidR="006E1AB2">
        <w:rPr>
          <w:noProof/>
        </w:rPr>
        <w:t>10</w:t>
      </w:r>
      <w:r>
        <w:rPr>
          <w:noProof/>
        </w:rPr>
        <w:fldChar w:fldCharType="end"/>
      </w:r>
    </w:p>
    <w:p w14:paraId="690DB094" w14:textId="44FAAC32" w:rsidR="00DE4097" w:rsidRDefault="00DE4097">
      <w:pPr>
        <w:pStyle w:val="TOC2"/>
        <w:rPr>
          <w:rFonts w:asciiTheme="minorHAnsi" w:eastAsiaTheme="minorEastAsia" w:hAnsiTheme="minorHAnsi"/>
          <w:smallCaps w:val="0"/>
          <w:noProof/>
          <w:sz w:val="24"/>
          <w:szCs w:val="24"/>
        </w:rPr>
      </w:pPr>
      <w:r>
        <w:rPr>
          <w:noProof/>
        </w:rPr>
        <w:t>1.1.6 Classic Bluetooth</w:t>
      </w:r>
      <w:r>
        <w:rPr>
          <w:noProof/>
        </w:rPr>
        <w:tab/>
      </w:r>
      <w:r>
        <w:rPr>
          <w:noProof/>
        </w:rPr>
        <w:fldChar w:fldCharType="begin"/>
      </w:r>
      <w:r>
        <w:rPr>
          <w:noProof/>
        </w:rPr>
        <w:instrText xml:space="preserve"> PAGEREF _Toc516551988 \h </w:instrText>
      </w:r>
      <w:r>
        <w:rPr>
          <w:noProof/>
        </w:rPr>
      </w:r>
      <w:r>
        <w:rPr>
          <w:noProof/>
        </w:rPr>
        <w:fldChar w:fldCharType="separate"/>
      </w:r>
      <w:r w:rsidR="006E1AB2">
        <w:rPr>
          <w:noProof/>
        </w:rPr>
        <w:t>11</w:t>
      </w:r>
      <w:r>
        <w:rPr>
          <w:noProof/>
        </w:rPr>
        <w:fldChar w:fldCharType="end"/>
      </w:r>
    </w:p>
    <w:p w14:paraId="4D3C0923" w14:textId="060B87FE" w:rsidR="00DE4097" w:rsidRDefault="00DE4097">
      <w:pPr>
        <w:pStyle w:val="TOC2"/>
        <w:rPr>
          <w:rFonts w:asciiTheme="minorHAnsi" w:eastAsiaTheme="minorEastAsia" w:hAnsiTheme="minorHAnsi"/>
          <w:smallCaps w:val="0"/>
          <w:noProof/>
          <w:sz w:val="24"/>
          <w:szCs w:val="24"/>
        </w:rPr>
      </w:pPr>
      <w:r>
        <w:rPr>
          <w:noProof/>
        </w:rPr>
        <w:t>1.1.7 Bluetooth Low Energy</w:t>
      </w:r>
      <w:r>
        <w:rPr>
          <w:noProof/>
        </w:rPr>
        <w:tab/>
      </w:r>
      <w:r>
        <w:rPr>
          <w:noProof/>
        </w:rPr>
        <w:fldChar w:fldCharType="begin"/>
      </w:r>
      <w:r>
        <w:rPr>
          <w:noProof/>
        </w:rPr>
        <w:instrText xml:space="preserve"> PAGEREF _Toc516551989 \h </w:instrText>
      </w:r>
      <w:r>
        <w:rPr>
          <w:noProof/>
        </w:rPr>
      </w:r>
      <w:r>
        <w:rPr>
          <w:noProof/>
        </w:rPr>
        <w:fldChar w:fldCharType="separate"/>
      </w:r>
      <w:r w:rsidR="006E1AB2">
        <w:rPr>
          <w:noProof/>
        </w:rPr>
        <w:t>12</w:t>
      </w:r>
      <w:r>
        <w:rPr>
          <w:noProof/>
        </w:rPr>
        <w:fldChar w:fldCharType="end"/>
      </w:r>
    </w:p>
    <w:p w14:paraId="1337742F" w14:textId="0235B70D" w:rsidR="00DE4097" w:rsidRDefault="00DE4097">
      <w:pPr>
        <w:pStyle w:val="TOC2"/>
        <w:rPr>
          <w:rFonts w:asciiTheme="minorHAnsi" w:eastAsiaTheme="minorEastAsia" w:hAnsiTheme="minorHAnsi"/>
          <w:smallCaps w:val="0"/>
          <w:noProof/>
          <w:sz w:val="24"/>
          <w:szCs w:val="24"/>
        </w:rPr>
      </w:pPr>
      <w:r>
        <w:rPr>
          <w:noProof/>
        </w:rPr>
        <w:t>1.1.8 Bluetooth History</w:t>
      </w:r>
      <w:r>
        <w:rPr>
          <w:noProof/>
        </w:rPr>
        <w:tab/>
      </w:r>
      <w:r>
        <w:rPr>
          <w:noProof/>
        </w:rPr>
        <w:fldChar w:fldCharType="begin"/>
      </w:r>
      <w:r>
        <w:rPr>
          <w:noProof/>
        </w:rPr>
        <w:instrText xml:space="preserve"> PAGEREF _Toc516551990 \h </w:instrText>
      </w:r>
      <w:r>
        <w:rPr>
          <w:noProof/>
        </w:rPr>
      </w:r>
      <w:r>
        <w:rPr>
          <w:noProof/>
        </w:rPr>
        <w:fldChar w:fldCharType="separate"/>
      </w:r>
      <w:r w:rsidR="006E1AB2">
        <w:rPr>
          <w:noProof/>
        </w:rPr>
        <w:t>12</w:t>
      </w:r>
      <w:r>
        <w:rPr>
          <w:noProof/>
        </w:rPr>
        <w:fldChar w:fldCharType="end"/>
      </w:r>
    </w:p>
    <w:p w14:paraId="5170FB33" w14:textId="0BA5786F" w:rsidR="00DE4097" w:rsidRDefault="00DE4097">
      <w:pPr>
        <w:pStyle w:val="TOC1"/>
        <w:rPr>
          <w:rFonts w:asciiTheme="minorHAnsi" w:eastAsiaTheme="minorEastAsia" w:hAnsiTheme="minorHAnsi"/>
          <w:b w:val="0"/>
          <w:bCs w:val="0"/>
          <w:caps w:val="0"/>
          <w:noProof/>
          <w:sz w:val="24"/>
          <w:szCs w:val="24"/>
        </w:rPr>
      </w:pPr>
      <w:r>
        <w:rPr>
          <w:noProof/>
        </w:rPr>
        <w:t>1.5</w:t>
      </w:r>
      <w:r>
        <w:rPr>
          <w:rFonts w:asciiTheme="minorHAnsi" w:eastAsiaTheme="minorEastAsia" w:hAnsiTheme="minorHAnsi"/>
          <w:b w:val="0"/>
          <w:bCs w:val="0"/>
          <w:caps w:val="0"/>
          <w:noProof/>
          <w:sz w:val="24"/>
          <w:szCs w:val="24"/>
        </w:rPr>
        <w:tab/>
      </w:r>
      <w:r>
        <w:rPr>
          <w:noProof/>
        </w:rPr>
        <w:t>Tour of Chips</w:t>
      </w:r>
      <w:r>
        <w:rPr>
          <w:noProof/>
        </w:rPr>
        <w:tab/>
      </w:r>
      <w:r>
        <w:rPr>
          <w:noProof/>
        </w:rPr>
        <w:fldChar w:fldCharType="begin"/>
      </w:r>
      <w:r>
        <w:rPr>
          <w:noProof/>
        </w:rPr>
        <w:instrText xml:space="preserve"> PAGEREF _Toc516551991 \h </w:instrText>
      </w:r>
      <w:r>
        <w:rPr>
          <w:noProof/>
        </w:rPr>
      </w:r>
      <w:r>
        <w:rPr>
          <w:noProof/>
        </w:rPr>
        <w:fldChar w:fldCharType="separate"/>
      </w:r>
      <w:r w:rsidR="006E1AB2">
        <w:rPr>
          <w:noProof/>
        </w:rPr>
        <w:t>12</w:t>
      </w:r>
      <w:r>
        <w:rPr>
          <w:noProof/>
        </w:rPr>
        <w:fldChar w:fldCharType="end"/>
      </w:r>
    </w:p>
    <w:p w14:paraId="7661C258" w14:textId="27FA0BDE" w:rsidR="00DE4097" w:rsidRDefault="00DE4097">
      <w:pPr>
        <w:pStyle w:val="TOC1"/>
        <w:rPr>
          <w:rFonts w:asciiTheme="minorHAnsi" w:eastAsiaTheme="minorEastAsia" w:hAnsiTheme="minorHAnsi"/>
          <w:b w:val="0"/>
          <w:bCs w:val="0"/>
          <w:caps w:val="0"/>
          <w:noProof/>
          <w:sz w:val="24"/>
          <w:szCs w:val="24"/>
        </w:rPr>
      </w:pPr>
      <w:r>
        <w:rPr>
          <w:noProof/>
        </w:rPr>
        <w:t>1.6</w:t>
      </w:r>
      <w:r>
        <w:rPr>
          <w:rFonts w:asciiTheme="minorHAnsi" w:eastAsiaTheme="minorEastAsia" w:hAnsiTheme="minorHAnsi"/>
          <w:b w:val="0"/>
          <w:bCs w:val="0"/>
          <w:caps w:val="0"/>
          <w:noProof/>
          <w:sz w:val="24"/>
          <w:szCs w:val="24"/>
        </w:rPr>
        <w:tab/>
      </w:r>
      <w:r>
        <w:rPr>
          <w:noProof/>
        </w:rPr>
        <w:t>Tour of Partners</w:t>
      </w:r>
      <w:r>
        <w:rPr>
          <w:noProof/>
        </w:rPr>
        <w:tab/>
      </w:r>
      <w:r>
        <w:rPr>
          <w:noProof/>
        </w:rPr>
        <w:fldChar w:fldCharType="begin"/>
      </w:r>
      <w:r>
        <w:rPr>
          <w:noProof/>
        </w:rPr>
        <w:instrText xml:space="preserve"> PAGEREF _Toc516551992 \h </w:instrText>
      </w:r>
      <w:r>
        <w:rPr>
          <w:noProof/>
        </w:rPr>
      </w:r>
      <w:r>
        <w:rPr>
          <w:noProof/>
        </w:rPr>
        <w:fldChar w:fldCharType="separate"/>
      </w:r>
      <w:r w:rsidR="006E1AB2">
        <w:rPr>
          <w:noProof/>
        </w:rPr>
        <w:t>13</w:t>
      </w:r>
      <w:r>
        <w:rPr>
          <w:noProof/>
        </w:rPr>
        <w:fldChar w:fldCharType="end"/>
      </w:r>
    </w:p>
    <w:p w14:paraId="1F699C9D" w14:textId="03C66D1B" w:rsidR="00DE4097" w:rsidRDefault="00DE4097">
      <w:pPr>
        <w:pStyle w:val="TOC1"/>
        <w:rPr>
          <w:rFonts w:asciiTheme="minorHAnsi" w:eastAsiaTheme="minorEastAsia" w:hAnsiTheme="minorHAnsi"/>
          <w:b w:val="0"/>
          <w:bCs w:val="0"/>
          <w:caps w:val="0"/>
          <w:noProof/>
          <w:sz w:val="24"/>
          <w:szCs w:val="24"/>
        </w:rPr>
      </w:pPr>
      <w:r>
        <w:rPr>
          <w:noProof/>
        </w:rPr>
        <w:t>1.7</w:t>
      </w:r>
      <w:r>
        <w:rPr>
          <w:rFonts w:asciiTheme="minorHAnsi" w:eastAsiaTheme="minorEastAsia" w:hAnsiTheme="minorHAnsi"/>
          <w:b w:val="0"/>
          <w:bCs w:val="0"/>
          <w:caps w:val="0"/>
          <w:noProof/>
          <w:sz w:val="24"/>
          <w:szCs w:val="24"/>
        </w:rPr>
        <w:tab/>
      </w:r>
      <w:r>
        <w:rPr>
          <w:noProof/>
        </w:rPr>
        <w:t>Tour of Development Kits</w:t>
      </w:r>
      <w:r>
        <w:rPr>
          <w:noProof/>
        </w:rPr>
        <w:tab/>
      </w:r>
      <w:r>
        <w:rPr>
          <w:noProof/>
        </w:rPr>
        <w:fldChar w:fldCharType="begin"/>
      </w:r>
      <w:r>
        <w:rPr>
          <w:noProof/>
        </w:rPr>
        <w:instrText xml:space="preserve"> PAGEREF _Toc516551993 \h </w:instrText>
      </w:r>
      <w:r>
        <w:rPr>
          <w:noProof/>
        </w:rPr>
      </w:r>
      <w:r>
        <w:rPr>
          <w:noProof/>
        </w:rPr>
        <w:fldChar w:fldCharType="separate"/>
      </w:r>
      <w:r w:rsidR="006E1AB2">
        <w:rPr>
          <w:noProof/>
        </w:rPr>
        <w:t>15</w:t>
      </w:r>
      <w:r>
        <w:rPr>
          <w:noProof/>
        </w:rPr>
        <w:fldChar w:fldCharType="end"/>
      </w:r>
    </w:p>
    <w:p w14:paraId="31A9E337" w14:textId="356CB2F3" w:rsidR="00DE4097" w:rsidRDefault="00DE4097">
      <w:pPr>
        <w:pStyle w:val="TOC2"/>
        <w:rPr>
          <w:rFonts w:asciiTheme="minorHAnsi" w:eastAsiaTheme="minorEastAsia" w:hAnsiTheme="minorHAnsi"/>
          <w:smallCaps w:val="0"/>
          <w:noProof/>
          <w:sz w:val="24"/>
          <w:szCs w:val="24"/>
        </w:rPr>
      </w:pPr>
      <w:r>
        <w:rPr>
          <w:noProof/>
        </w:rPr>
        <w:t>1.1.9</w:t>
      </w:r>
      <w:r w:rsidRPr="0084497A">
        <w:rPr>
          <w:noProof/>
          <w:color w:val="0000FF"/>
          <w:u w:val="single"/>
        </w:rPr>
        <w:t xml:space="preserve"> Cypress CYW920706WCDEVAL</w:t>
      </w:r>
      <w:r>
        <w:rPr>
          <w:noProof/>
        </w:rPr>
        <w:tab/>
      </w:r>
      <w:r>
        <w:rPr>
          <w:noProof/>
        </w:rPr>
        <w:fldChar w:fldCharType="begin"/>
      </w:r>
      <w:r>
        <w:rPr>
          <w:noProof/>
        </w:rPr>
        <w:instrText xml:space="preserve"> PAGEREF _Toc516551994 \h </w:instrText>
      </w:r>
      <w:r>
        <w:rPr>
          <w:noProof/>
        </w:rPr>
      </w:r>
      <w:r>
        <w:rPr>
          <w:noProof/>
        </w:rPr>
        <w:fldChar w:fldCharType="separate"/>
      </w:r>
      <w:r w:rsidR="006E1AB2">
        <w:rPr>
          <w:noProof/>
        </w:rPr>
        <w:t>15</w:t>
      </w:r>
      <w:r>
        <w:rPr>
          <w:noProof/>
        </w:rPr>
        <w:fldChar w:fldCharType="end"/>
      </w:r>
    </w:p>
    <w:p w14:paraId="5D7E86F3" w14:textId="4BAE481F" w:rsidR="00DE4097" w:rsidRDefault="00DE4097">
      <w:pPr>
        <w:pStyle w:val="TOC2"/>
        <w:rPr>
          <w:rFonts w:asciiTheme="minorHAnsi" w:eastAsiaTheme="minorEastAsia" w:hAnsiTheme="minorHAnsi"/>
          <w:smallCaps w:val="0"/>
          <w:noProof/>
          <w:sz w:val="24"/>
          <w:szCs w:val="24"/>
        </w:rPr>
      </w:pPr>
      <w:r>
        <w:rPr>
          <w:noProof/>
        </w:rPr>
        <w:t>1.1.10</w:t>
      </w:r>
      <w:r w:rsidRPr="0084497A">
        <w:rPr>
          <w:noProof/>
          <w:color w:val="0000FF"/>
          <w:u w:val="single"/>
        </w:rPr>
        <w:t xml:space="preserve"> Cypress CYW920719Q40EVB-01</w:t>
      </w:r>
      <w:r>
        <w:rPr>
          <w:noProof/>
        </w:rPr>
        <w:tab/>
      </w:r>
      <w:r>
        <w:rPr>
          <w:noProof/>
        </w:rPr>
        <w:fldChar w:fldCharType="begin"/>
      </w:r>
      <w:r>
        <w:rPr>
          <w:noProof/>
        </w:rPr>
        <w:instrText xml:space="preserve"> PAGEREF _Toc516551995 \h </w:instrText>
      </w:r>
      <w:r>
        <w:rPr>
          <w:noProof/>
        </w:rPr>
      </w:r>
      <w:r>
        <w:rPr>
          <w:noProof/>
        </w:rPr>
        <w:fldChar w:fldCharType="separate"/>
      </w:r>
      <w:r w:rsidR="006E1AB2">
        <w:rPr>
          <w:noProof/>
        </w:rPr>
        <w:t>15</w:t>
      </w:r>
      <w:r>
        <w:rPr>
          <w:noProof/>
        </w:rPr>
        <w:fldChar w:fldCharType="end"/>
      </w:r>
    </w:p>
    <w:p w14:paraId="5A0C0D8A" w14:textId="59DC8FC0" w:rsidR="00DE4097" w:rsidRDefault="00DE4097">
      <w:pPr>
        <w:pStyle w:val="TOC1"/>
        <w:rPr>
          <w:rFonts w:asciiTheme="minorHAnsi" w:eastAsiaTheme="minorEastAsia" w:hAnsiTheme="minorHAnsi"/>
          <w:b w:val="0"/>
          <w:bCs w:val="0"/>
          <w:caps w:val="0"/>
          <w:noProof/>
          <w:sz w:val="24"/>
          <w:szCs w:val="24"/>
        </w:rPr>
      </w:pPr>
      <w:r>
        <w:rPr>
          <w:noProof/>
        </w:rPr>
        <w:t>1.8</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_Toc516551996 \h </w:instrText>
      </w:r>
      <w:r>
        <w:rPr>
          <w:noProof/>
        </w:rPr>
      </w:r>
      <w:r>
        <w:rPr>
          <w:noProof/>
        </w:rPr>
        <w:fldChar w:fldCharType="separate"/>
      </w:r>
      <w:r w:rsidR="006E1AB2">
        <w:rPr>
          <w:noProof/>
        </w:rPr>
        <w:t>16</w:t>
      </w:r>
      <w:r>
        <w:rPr>
          <w:noProof/>
        </w:rPr>
        <w:fldChar w:fldCharType="end"/>
      </w:r>
    </w:p>
    <w:p w14:paraId="1B704B3D" w14:textId="3FD44BE7" w:rsidR="00DE4097" w:rsidRDefault="00DE4097">
      <w:pPr>
        <w:pStyle w:val="TOC2"/>
        <w:rPr>
          <w:rFonts w:asciiTheme="minorHAnsi" w:eastAsiaTheme="minorEastAsia" w:hAnsiTheme="minorHAnsi"/>
          <w:smallCaps w:val="0"/>
          <w:noProof/>
          <w:sz w:val="24"/>
          <w:szCs w:val="24"/>
        </w:rPr>
      </w:pPr>
      <w:r>
        <w:rPr>
          <w:noProof/>
        </w:rPr>
        <w:t>Exercise - 1.1 Create a forum account</w:t>
      </w:r>
      <w:r>
        <w:rPr>
          <w:noProof/>
        </w:rPr>
        <w:tab/>
      </w:r>
      <w:r>
        <w:rPr>
          <w:noProof/>
        </w:rPr>
        <w:fldChar w:fldCharType="begin"/>
      </w:r>
      <w:r>
        <w:rPr>
          <w:noProof/>
        </w:rPr>
        <w:instrText xml:space="preserve"> PAGEREF _Toc516551997 \h </w:instrText>
      </w:r>
      <w:r>
        <w:rPr>
          <w:noProof/>
        </w:rPr>
      </w:r>
      <w:r>
        <w:rPr>
          <w:noProof/>
        </w:rPr>
        <w:fldChar w:fldCharType="separate"/>
      </w:r>
      <w:r w:rsidR="006E1AB2">
        <w:rPr>
          <w:noProof/>
        </w:rPr>
        <w:t>16</w:t>
      </w:r>
      <w:r>
        <w:rPr>
          <w:noProof/>
        </w:rPr>
        <w:fldChar w:fldCharType="end"/>
      </w:r>
    </w:p>
    <w:p w14:paraId="3E033069" w14:textId="52D59C88" w:rsidR="00DE4097" w:rsidRDefault="00DE4097">
      <w:pPr>
        <w:pStyle w:val="TOC2"/>
        <w:rPr>
          <w:rFonts w:asciiTheme="minorHAnsi" w:eastAsiaTheme="minorEastAsia" w:hAnsiTheme="minorHAnsi"/>
          <w:smallCaps w:val="0"/>
          <w:noProof/>
          <w:sz w:val="24"/>
          <w:szCs w:val="24"/>
        </w:rPr>
      </w:pPr>
      <w:r>
        <w:rPr>
          <w:noProof/>
        </w:rPr>
        <w:t>Exercise - 1.2 Open the documentation</w:t>
      </w:r>
      <w:r>
        <w:rPr>
          <w:noProof/>
        </w:rPr>
        <w:tab/>
      </w:r>
      <w:r>
        <w:rPr>
          <w:noProof/>
        </w:rPr>
        <w:fldChar w:fldCharType="begin"/>
      </w:r>
      <w:r>
        <w:rPr>
          <w:noProof/>
        </w:rPr>
        <w:instrText xml:space="preserve"> PAGEREF _Toc516551998 \h </w:instrText>
      </w:r>
      <w:r>
        <w:rPr>
          <w:noProof/>
        </w:rPr>
      </w:r>
      <w:r>
        <w:rPr>
          <w:noProof/>
        </w:rPr>
        <w:fldChar w:fldCharType="separate"/>
      </w:r>
      <w:r w:rsidR="006E1AB2">
        <w:rPr>
          <w:noProof/>
        </w:rPr>
        <w:t>16</w:t>
      </w:r>
      <w:r>
        <w:rPr>
          <w:noProof/>
        </w:rPr>
        <w:fldChar w:fldCharType="end"/>
      </w:r>
    </w:p>
    <w:p w14:paraId="1B651067" w14:textId="063E7407" w:rsidR="00DE4097" w:rsidRDefault="00DE4097">
      <w:pPr>
        <w:pStyle w:val="TOC2"/>
        <w:rPr>
          <w:rFonts w:asciiTheme="minorHAnsi" w:eastAsiaTheme="minorEastAsia" w:hAnsiTheme="minorHAnsi"/>
          <w:smallCaps w:val="0"/>
          <w:noProof/>
          <w:sz w:val="24"/>
          <w:szCs w:val="24"/>
        </w:rPr>
      </w:pPr>
      <w:r>
        <w:rPr>
          <w:noProof/>
        </w:rPr>
        <w:t>Exercise - 1.3 Download the Bluetooth Spec Version 5.0</w:t>
      </w:r>
      <w:r>
        <w:rPr>
          <w:noProof/>
        </w:rPr>
        <w:tab/>
      </w:r>
      <w:r>
        <w:rPr>
          <w:noProof/>
        </w:rPr>
        <w:fldChar w:fldCharType="begin"/>
      </w:r>
      <w:r>
        <w:rPr>
          <w:noProof/>
        </w:rPr>
        <w:instrText xml:space="preserve"> PAGEREF _Toc516551999 \h </w:instrText>
      </w:r>
      <w:r>
        <w:rPr>
          <w:noProof/>
        </w:rPr>
      </w:r>
      <w:r>
        <w:rPr>
          <w:noProof/>
        </w:rPr>
        <w:fldChar w:fldCharType="separate"/>
      </w:r>
      <w:r w:rsidR="006E1AB2">
        <w:rPr>
          <w:noProof/>
        </w:rPr>
        <w:t>16</w:t>
      </w:r>
      <w:r>
        <w:rPr>
          <w:noProof/>
        </w:rPr>
        <w:fldChar w:fldCharType="end"/>
      </w:r>
    </w:p>
    <w:p w14:paraId="2772F71F" w14:textId="1352E6A0"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1" w:name="_Toc516551979"/>
      <w:r>
        <w:lastRenderedPageBreak/>
        <w:t>Tour</w:t>
      </w:r>
      <w:r w:rsidR="00E46913">
        <w:t xml:space="preserve"> of WICED Studio SDK</w:t>
      </w:r>
      <w:bookmarkEnd w:id="1"/>
    </w:p>
    <w:p w14:paraId="3BA79584" w14:textId="0ADF9913" w:rsidR="00E46913" w:rsidRDefault="00E46913" w:rsidP="00995415">
      <w:pPr>
        <w:pStyle w:val="Heading2"/>
      </w:pPr>
      <w:bookmarkStart w:id="2" w:name="_Ref473018303"/>
      <w:bookmarkStart w:id="3" w:name="_Toc516551980"/>
      <w:r>
        <w:t xml:space="preserve">First </w:t>
      </w:r>
      <w:r w:rsidRPr="00B25487">
        <w:t>Look</w:t>
      </w:r>
      <w:bookmarkEnd w:id="2"/>
      <w:bookmarkEnd w:id="3"/>
    </w:p>
    <w:p w14:paraId="271FB874" w14:textId="56B688B8" w:rsidR="00E46913" w:rsidRDefault="00E46913" w:rsidP="00B25487">
      <w:r>
        <w:t xml:space="preserve">The WICED software tool is called </w:t>
      </w:r>
      <w:r w:rsidR="00676979">
        <w:t>"</w:t>
      </w:r>
      <w:r>
        <w:t>WICED Studio</w:t>
      </w:r>
      <w:r w:rsidR="00676979">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2306A5CC"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676979">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995415">
      <w:pPr>
        <w:pStyle w:val="Heading2"/>
      </w:pPr>
      <w:bookmarkStart w:id="4" w:name="_Toc516551981"/>
      <w:r>
        <w:lastRenderedPageBreak/>
        <w:t>Project Explorer</w:t>
      </w:r>
      <w:bookmarkEnd w:id="4"/>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3B703EE5"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676979">
        <w:t>"</w:t>
      </w:r>
      <w:r>
        <w:t>Open With &gt; System Editor</w:t>
      </w:r>
      <w:r w:rsidR="00676979">
        <w:t>"</w:t>
      </w:r>
      <w:r>
        <w:t>. Depending on your web browser and settings, you may have to tell it to allow ActiveX controls to see the menus.</w:t>
      </w:r>
    </w:p>
    <w:p w14:paraId="6299DC87" w14:textId="524E6F0F"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676979">
        <w:t>"</w:t>
      </w:r>
      <w:proofErr w:type="spellStart"/>
      <w:r>
        <w:t>wiced_</w:t>
      </w:r>
      <w:r w:rsidR="00C47C1D">
        <w:t>hal_</w:t>
      </w:r>
      <w:r>
        <w:t>gpio</w:t>
      </w:r>
      <w:proofErr w:type="spellEnd"/>
      <w:r w:rsidR="00676979">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6A6C7B4A"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676979">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3264FFB"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676979">
        <w:rPr>
          <w:color w:val="000000" w:themeColor="text1"/>
        </w:rPr>
        <w:t>"</w:t>
      </w:r>
      <w:r w:rsidR="00626A28" w:rsidRPr="00626A28">
        <w:rPr>
          <w:color w:val="000000" w:themeColor="text1"/>
        </w:rPr>
        <w:t>guts</w:t>
      </w:r>
      <w:r w:rsidR="00676979">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5" w:name="_Toc516551982"/>
      <w:r>
        <w:lastRenderedPageBreak/>
        <w:t>Tour of Documentation</w:t>
      </w:r>
      <w:bookmarkEnd w:id="5"/>
    </w:p>
    <w:p w14:paraId="5054A7B8" w14:textId="318DBCF5" w:rsidR="00E46913" w:rsidRDefault="00E46913" w:rsidP="00E85B8C">
      <w:pPr>
        <w:pStyle w:val="Heading2"/>
      </w:pPr>
      <w:bookmarkStart w:id="6" w:name="_Toc516551983"/>
      <w:r>
        <w:t>In the SDK Workspace</w:t>
      </w:r>
      <w:bookmarkEnd w:id="6"/>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7" w:name="_Toc516551984"/>
      <w:r>
        <w:t>On the Web</w:t>
      </w:r>
      <w:bookmarkEnd w:id="7"/>
    </w:p>
    <w:p w14:paraId="0A13D43F" w14:textId="5DD9E0D7" w:rsidR="00E46913" w:rsidRDefault="00E46913" w:rsidP="00B25487">
      <w:r>
        <w:t xml:space="preserve">Navigating to </w:t>
      </w:r>
      <w:r w:rsidR="00676979">
        <w:t>"</w:t>
      </w:r>
      <w:hyperlink r:id="rId13" w:history="1">
        <w:r w:rsidRPr="00260B00">
          <w:rPr>
            <w:rStyle w:val="Hyperlink"/>
          </w:rPr>
          <w:t>www.cypress.com</w:t>
        </w:r>
      </w:hyperlink>
      <w:r>
        <w:t xml:space="preserve"> &gt; Design Support &gt; Community</w:t>
      </w:r>
      <w:r w:rsidR="00676979">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8" w:name="_Toc516551985"/>
      <w:r>
        <w:lastRenderedPageBreak/>
        <w:t>Reporting Issues</w:t>
      </w:r>
      <w:bookmarkEnd w:id="8"/>
    </w:p>
    <w:p w14:paraId="12042DEE" w14:textId="027914B5" w:rsidR="00E46913" w:rsidRDefault="00E46913" w:rsidP="00B25487">
      <w:r>
        <w:t xml:space="preserve">If you find an issue in WICED Studio (bug, missing or confusing documentation, enhancement request), please use a </w:t>
      </w:r>
      <w:r w:rsidR="00676979">
        <w:t>"</w:t>
      </w:r>
      <w:r>
        <w:t>JIRA</w:t>
      </w:r>
      <w:r w:rsidR="00676979">
        <w:t>"</w:t>
      </w:r>
      <w:r>
        <w:t xml:space="preserve"> to report it:</w:t>
      </w:r>
    </w:p>
    <w:p w14:paraId="4562B91C" w14:textId="0A938162" w:rsidR="00E46913" w:rsidRDefault="00246164" w:rsidP="00B25487">
      <w:hyperlink r:id="rId17" w:history="1">
        <w:r w:rsidR="00E46913" w:rsidRPr="00C40270">
          <w:rPr>
            <w:rStyle w:val="Hyperlink"/>
          </w:rPr>
          <w:t>jira.cypress.com</w:t>
        </w:r>
      </w:hyperlink>
    </w:p>
    <w:p w14:paraId="7764431B" w14:textId="27D37907"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676979">
        <w:t>"</w:t>
      </w:r>
      <w:r w:rsidR="00D62CFA">
        <w:t>K</w:t>
      </w:r>
      <w:r w:rsidR="00C90C9E">
        <w:t>ITS:</w:t>
      </w:r>
      <w:r w:rsidR="00676979">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9" w:name="_Toc516551986"/>
      <w:r w:rsidRPr="00536030">
        <w:lastRenderedPageBreak/>
        <w:t xml:space="preserve">Tour of </w:t>
      </w:r>
      <w:r w:rsidR="007E37F3" w:rsidRPr="00536030">
        <w:t>Bluetooth</w:t>
      </w:r>
      <w:bookmarkEnd w:id="9"/>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54450E">
      <w:pPr>
        <w:pStyle w:val="Heading2"/>
      </w:pPr>
      <w:bookmarkStart w:id="10" w:name="_Toc516551987"/>
      <w:r>
        <w:t>The Bluetooth Special Interest Group (SIG)</w:t>
      </w:r>
      <w:bookmarkEnd w:id="10"/>
    </w:p>
    <w:p w14:paraId="0C63028F" w14:textId="2FED7291" w:rsidR="0054450E" w:rsidRDefault="0054450E" w:rsidP="0054450E">
      <w:r>
        <w:t xml:space="preserve">The Bluetooth Special Interest Group is an industry consortium that owns the specifications for Bluetooth.  All the Bluetooth documentation is available at </w:t>
      </w:r>
      <w:hyperlink r:id="rId19"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lastRenderedPageBreak/>
        <w:drawing>
          <wp:inline distT="0" distB="0" distL="0" distR="0" wp14:anchorId="0BB2510B" wp14:editId="57F8A261">
            <wp:extent cx="5943600" cy="5139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9690"/>
                    </a:xfrm>
                    <a:prstGeom prst="rect">
                      <a:avLst/>
                    </a:prstGeom>
                  </pic:spPr>
                </pic:pic>
              </a:graphicData>
            </a:graphic>
          </wp:inline>
        </w:drawing>
      </w:r>
    </w:p>
    <w:p w14:paraId="1285EFB3" w14:textId="012FCB30" w:rsidR="0054450E" w:rsidRDefault="0054450E" w:rsidP="0054450E">
      <w:r>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37495DA0" w:rsidR="0054450E" w:rsidRPr="0054450E" w:rsidRDefault="0054450E" w:rsidP="0054450E">
      <w:r>
        <w:rPr>
          <w:vanish/>
        </w:rPr>
        <w:t xml:space="preserve"> </w:t>
      </w:r>
    </w:p>
    <w:p w14:paraId="293B7653" w14:textId="459F2C0A" w:rsidR="00F9298E" w:rsidRDefault="00431970" w:rsidP="00995415">
      <w:pPr>
        <w:pStyle w:val="Heading2"/>
      </w:pPr>
      <w:bookmarkStart w:id="11" w:name="_Toc516551988"/>
      <w:r>
        <w:t>Classic Bluetooth</w:t>
      </w:r>
      <w:bookmarkEnd w:id="11"/>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2" w:name="_Toc516551989"/>
      <w:r>
        <w:lastRenderedPageBreak/>
        <w:t>Bluetooth Low Energy</w:t>
      </w:r>
      <w:bookmarkEnd w:id="12"/>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71DA9584" w:rsidR="004E5846" w:rsidRDefault="004E5846" w:rsidP="004E5846">
      <w:r>
        <w:t xml:space="preserve">Another name for Bluetooth Low Energy is </w:t>
      </w:r>
      <w:r w:rsidR="00676979">
        <w:t>"</w:t>
      </w:r>
      <w:r>
        <w:t>Bluetooth Smart</w:t>
      </w:r>
      <w:r w:rsidR="00676979">
        <w:t>"</w:t>
      </w:r>
      <w:r>
        <w:t xml:space="preserve">. Devices that support both </w:t>
      </w:r>
      <w:r w:rsidR="00431970">
        <w:t xml:space="preserve">Classic </w:t>
      </w:r>
      <w:r>
        <w:t xml:space="preserve">Bluetooth and BLE are sometimes called </w:t>
      </w:r>
      <w:r w:rsidR="00676979">
        <w:t>"</w:t>
      </w:r>
      <w:r>
        <w:t>Bluetooth Smart Ready</w:t>
      </w:r>
      <w:r w:rsidR="00676979">
        <w:t>"</w:t>
      </w:r>
      <w:r>
        <w:t>.</w:t>
      </w:r>
    </w:p>
    <w:p w14:paraId="26D692AD" w14:textId="0767EBEA" w:rsidR="00F9298E" w:rsidRPr="004E5846" w:rsidRDefault="00F9298E" w:rsidP="00995415">
      <w:pPr>
        <w:pStyle w:val="Heading2"/>
      </w:pPr>
      <w:bookmarkStart w:id="13" w:name="_Toc516551990"/>
      <w:r>
        <w:t>Bluetooth History</w:t>
      </w:r>
      <w:bookmarkEnd w:id="13"/>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536030">
      <w:pPr>
        <w:pStyle w:val="Heading1"/>
      </w:pPr>
      <w:bookmarkStart w:id="14" w:name="_Toc516551991"/>
      <w:r>
        <w:t>Tour of Chips</w:t>
      </w:r>
      <w:bookmarkEnd w:id="14"/>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lastRenderedPageBreak/>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5" w:name="_Toc516551992"/>
      <w:r>
        <w:t>Tour of Partners</w:t>
      </w:r>
      <w:bookmarkEnd w:id="15"/>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lastRenderedPageBreak/>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57D747F2" w:rsidR="00E46913" w:rsidRDefault="00246164" w:rsidP="00B25487">
      <w:hyperlink r:id="rId24"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6" w:name="_Toc516551993"/>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6"/>
    </w:p>
    <w:p w14:paraId="7CD04368" w14:textId="78EFE35B" w:rsidR="00E46913" w:rsidRDefault="00246164" w:rsidP="00995415">
      <w:pPr>
        <w:pStyle w:val="Heading2"/>
      </w:pPr>
      <w:hyperlink r:id="rId26" w:history="1">
        <w:bookmarkStart w:id="17" w:name="_Toc516551994"/>
        <w:r w:rsidR="00E46913" w:rsidRPr="005D6132">
          <w:rPr>
            <w:rStyle w:val="Hyperlink"/>
          </w:rPr>
          <w:t xml:space="preserve">Cypress </w:t>
        </w:r>
        <w:r w:rsidR="00536030">
          <w:rPr>
            <w:rStyle w:val="Hyperlink"/>
          </w:rPr>
          <w:t>CYW920706WCDEVAL</w:t>
        </w:r>
        <w:bookmarkEnd w:id="17"/>
      </w:hyperlink>
      <w:r w:rsidR="00B433A8" w:rsidRPr="00B433A8">
        <w:rPr>
          <w:noProof/>
        </w:rPr>
        <w:t xml:space="preserve"> </w:t>
      </w:r>
    </w:p>
    <w:p w14:paraId="5CB6F719" w14:textId="27361395" w:rsidR="00E46913" w:rsidRPr="00056809" w:rsidRDefault="00056809" w:rsidP="00B25487">
      <w:pPr>
        <w:pStyle w:val="ListParagraph"/>
        <w:numPr>
          <w:ilvl w:val="0"/>
          <w:numId w:val="7"/>
        </w:numPr>
        <w:spacing w:after="0"/>
      </w:pPr>
      <w:r w:rsidRPr="00056809">
        <w:t>Mon</w:t>
      </w:r>
      <w:ins w:id="18" w:author="Mark Saunders" w:date="2018-04-02T14:02:00Z">
        <w:r w:rsidR="007254D3">
          <w:t>o</w:t>
        </w:r>
      </w:ins>
      <w:r w:rsidRPr="00056809">
        <w:t>lithic,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25F20F19" w:rsidR="00D50D65" w:rsidRDefault="00246164" w:rsidP="00995415">
      <w:pPr>
        <w:pStyle w:val="Heading2"/>
      </w:pPr>
      <w:hyperlink r:id="rId28" w:history="1">
        <w:bookmarkStart w:id="19" w:name="_Toc516551995"/>
        <w:r w:rsidR="00D50D65" w:rsidRPr="00C665A7">
          <w:rPr>
            <w:rStyle w:val="Hyperlink"/>
          </w:rPr>
          <w:t>Cypress CYW9</w:t>
        </w:r>
        <w:r w:rsidR="00D50D65">
          <w:rPr>
            <w:rStyle w:val="Hyperlink"/>
          </w:rPr>
          <w:t>20719Q40EVB-01</w:t>
        </w:r>
        <w:bookmarkEnd w:id="19"/>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Bluetooth v4.2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20" w:name="_Toc516551996"/>
      <w:r>
        <w:t>Exercise(s)</w:t>
      </w:r>
      <w:bookmarkEnd w:id="20"/>
    </w:p>
    <w:p w14:paraId="6E6D5501" w14:textId="404EF905" w:rsidR="00E46913" w:rsidRDefault="00E46913" w:rsidP="00995415">
      <w:pPr>
        <w:pStyle w:val="Exercise"/>
      </w:pPr>
      <w:bookmarkStart w:id="21" w:name="_Toc516551997"/>
      <w:r>
        <w:t>Create a forum account</w:t>
      </w:r>
      <w:bookmarkEnd w:id="21"/>
    </w:p>
    <w:p w14:paraId="736302C4" w14:textId="523A016E" w:rsidR="00E46913" w:rsidRDefault="00E46913" w:rsidP="00717E34">
      <w:pPr>
        <w:pStyle w:val="ListParagraph"/>
        <w:numPr>
          <w:ilvl w:val="0"/>
          <w:numId w:val="14"/>
        </w:numPr>
        <w:spacing w:after="120"/>
      </w:pPr>
      <w:r>
        <w:t xml:space="preserve">Go to </w:t>
      </w:r>
      <w:hyperlink r:id="rId29" w:history="1">
        <w:r w:rsidRPr="00260B00">
          <w:rPr>
            <w:rStyle w:val="Hyperlink"/>
          </w:rPr>
          <w:t>https://community.cypress.com/welcome</w:t>
        </w:r>
      </w:hyperlink>
      <w:r>
        <w:t xml:space="preserve"> </w:t>
      </w:r>
    </w:p>
    <w:p w14:paraId="73C2F1A9" w14:textId="0A629879" w:rsidR="00E46913" w:rsidRDefault="000F7AE9" w:rsidP="000F7AE9">
      <w:pPr>
        <w:pStyle w:val="ListParagraph"/>
        <w:numPr>
          <w:ilvl w:val="0"/>
          <w:numId w:val="14"/>
        </w:numPr>
        <w:spacing w:after="120"/>
      </w:pPr>
      <w:r>
        <w:t>C</w:t>
      </w:r>
      <w:r w:rsidR="00E46913">
        <w:t xml:space="preserve">lick </w:t>
      </w:r>
      <w:r w:rsidR="00676979">
        <w:t>"</w:t>
      </w:r>
      <w:r w:rsidR="00E46913">
        <w:t>Log in</w:t>
      </w:r>
      <w:r w:rsidR="00676979">
        <w:t>"</w:t>
      </w:r>
      <w:r w:rsidR="00E46913">
        <w:t xml:space="preserve">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CED733A" w:rsidR="00E46913" w:rsidRDefault="00E46913" w:rsidP="00717E34">
      <w:pPr>
        <w:pStyle w:val="ListParagraph"/>
        <w:numPr>
          <w:ilvl w:val="0"/>
          <w:numId w:val="14"/>
        </w:numPr>
        <w:spacing w:after="120"/>
      </w:pPr>
      <w:r>
        <w:t xml:space="preserve">Once you are logged in, click the </w:t>
      </w:r>
      <w:r w:rsidR="00676979">
        <w:t>"</w:t>
      </w:r>
      <w:r w:rsidR="000F7AE9">
        <w:t>Wireless</w:t>
      </w:r>
      <w:r w:rsidR="00676979">
        <w:t>"</w:t>
      </w:r>
      <w:r>
        <w:t xml:space="preserve"> icon</w:t>
      </w:r>
      <w:r w:rsidR="00CF6D88">
        <w:t xml:space="preserve"> and then the </w:t>
      </w:r>
      <w:r w:rsidR="00676979">
        <w:t>"</w:t>
      </w:r>
      <w:r w:rsidR="00CF6D88">
        <w:t xml:space="preserve">WICED Studio </w:t>
      </w:r>
      <w:r w:rsidR="00B716F8">
        <w:t>Bluetooth</w:t>
      </w:r>
      <w:r w:rsidR="00676979">
        <w:t>"</w:t>
      </w:r>
      <w:r w:rsidR="00CF6D88">
        <w:t xml:space="preserve"> icon</w:t>
      </w:r>
      <w:r>
        <w:t>.</w:t>
      </w:r>
    </w:p>
    <w:p w14:paraId="4835B5B4" w14:textId="514F204E" w:rsidR="00E46913" w:rsidRDefault="00E46913" w:rsidP="00717E34">
      <w:pPr>
        <w:pStyle w:val="ListParagraph"/>
        <w:numPr>
          <w:ilvl w:val="0"/>
          <w:numId w:val="14"/>
        </w:numPr>
        <w:spacing w:after="120"/>
      </w:pPr>
      <w:r>
        <w:t xml:space="preserve">Click on the </w:t>
      </w:r>
      <w:r w:rsidR="00676979">
        <w:t>"</w:t>
      </w:r>
      <w:r>
        <w:t>Forums</w:t>
      </w:r>
      <w:r w:rsidR="00676979">
        <w:t>"</w:t>
      </w:r>
      <w:r>
        <w:t xml:space="preserve">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995415">
      <w:pPr>
        <w:pStyle w:val="Exercise"/>
      </w:pPr>
      <w:bookmarkStart w:id="22" w:name="_Toc516551998"/>
      <w:r>
        <w:t>Open the documentation</w:t>
      </w:r>
      <w:bookmarkEnd w:id="22"/>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5E6B4DFA" w:rsidR="0054450E" w:rsidRDefault="0054450E" w:rsidP="0054450E">
      <w:pPr>
        <w:pStyle w:val="Exercise"/>
      </w:pPr>
      <w:bookmarkStart w:id="23" w:name="_Toc516551999"/>
      <w:r>
        <w:t>Download the Bluetooth Spec Version 5.0</w:t>
      </w:r>
      <w:bookmarkEnd w:id="23"/>
    </w:p>
    <w:p w14:paraId="12164419" w14:textId="5B217297" w:rsidR="00CC7C27" w:rsidRDefault="00CC7C27" w:rsidP="0054450E">
      <w:r>
        <w:t xml:space="preserve">The spec can be found at: </w:t>
      </w:r>
      <w:hyperlink r:id="rId30" w:history="1">
        <w:r w:rsidRPr="00EA5308">
          <w:rPr>
            <w:rStyle w:val="Hyperlink"/>
          </w:rPr>
          <w:t>www.bluetooth.org</w:t>
        </w:r>
      </w:hyperlink>
    </w:p>
    <w:p w14:paraId="07D84F3C" w14:textId="68ECA318" w:rsidR="00CC7C27" w:rsidRDefault="00CC7C27" w:rsidP="0054450E">
      <w:r>
        <w:t>Questions to Answer:</w:t>
      </w:r>
      <w:bookmarkStart w:id="24" w:name="_GoBack"/>
      <w:bookmarkEnd w:id="24"/>
    </w:p>
    <w:p w14:paraId="24A038EA" w14:textId="2D35E67F" w:rsidR="0054450E" w:rsidRDefault="0054450E" w:rsidP="0054450E">
      <w:r>
        <w:t xml:space="preserve">What </w:t>
      </w:r>
      <w:r w:rsidR="00DE4097">
        <w:t>is the organization scheme used in the spec?</w:t>
      </w:r>
    </w:p>
    <w:p w14:paraId="65F4CFDF" w14:textId="77777777" w:rsidR="0054450E" w:rsidRDefault="0054450E"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2E42B" w14:textId="77777777" w:rsidR="00246164" w:rsidRDefault="00246164" w:rsidP="00DF6D18">
      <w:r>
        <w:separator/>
      </w:r>
    </w:p>
  </w:endnote>
  <w:endnote w:type="continuationSeparator" w:id="0">
    <w:p w14:paraId="0709644D" w14:textId="77777777" w:rsidR="00246164" w:rsidRDefault="0024616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fldSimple w:instr=" NUMPAGES  ">
              <w:r w:rsidR="00DE4097">
                <w:rPr>
                  <w:noProof/>
                </w:rPr>
                <w:t>16</w:t>
              </w:r>
            </w:fldSimple>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2F1DA" w14:textId="77777777" w:rsidR="00246164" w:rsidRDefault="00246164" w:rsidP="00DF6D18">
      <w:r>
        <w:separator/>
      </w:r>
    </w:p>
  </w:footnote>
  <w:footnote w:type="continuationSeparator" w:id="0">
    <w:p w14:paraId="511E43E3" w14:textId="77777777" w:rsidR="00246164" w:rsidRDefault="0024616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1"/>
  </w:num>
  <w:num w:numId="4">
    <w:abstractNumId w:val="3"/>
  </w:num>
  <w:num w:numId="5">
    <w:abstractNumId w:val="25"/>
  </w:num>
  <w:num w:numId="6">
    <w:abstractNumId w:val="15"/>
  </w:num>
  <w:num w:numId="7">
    <w:abstractNumId w:val="6"/>
  </w:num>
  <w:num w:numId="8">
    <w:abstractNumId w:val="26"/>
  </w:num>
  <w:num w:numId="9">
    <w:abstractNumId w:val="11"/>
  </w:num>
  <w:num w:numId="10">
    <w:abstractNumId w:val="16"/>
  </w:num>
  <w:num w:numId="11">
    <w:abstractNumId w:val="12"/>
  </w:num>
  <w:num w:numId="12">
    <w:abstractNumId w:val="21"/>
  </w:num>
  <w:num w:numId="13">
    <w:abstractNumId w:val="24"/>
  </w:num>
  <w:num w:numId="14">
    <w:abstractNumId w:val="4"/>
  </w:num>
  <w:num w:numId="15">
    <w:abstractNumId w:val="5"/>
  </w:num>
  <w:num w:numId="16">
    <w:abstractNumId w:val="20"/>
  </w:num>
  <w:num w:numId="17">
    <w:abstractNumId w:val="10"/>
  </w:num>
  <w:num w:numId="18">
    <w:abstractNumId w:val="18"/>
  </w:num>
  <w:num w:numId="19">
    <w:abstractNumId w:val="0"/>
  </w:num>
  <w:num w:numId="20">
    <w:abstractNumId w:val="7"/>
  </w:num>
  <w:num w:numId="21">
    <w:abstractNumId w:val="17"/>
  </w:num>
  <w:num w:numId="22">
    <w:abstractNumId w:val="19"/>
  </w:num>
  <w:num w:numId="23">
    <w:abstractNumId w:val="2"/>
  </w:num>
  <w:num w:numId="24">
    <w:abstractNumId w:val="14"/>
  </w:num>
  <w:num w:numId="25">
    <w:abstractNumId w:val="9"/>
  </w:num>
  <w:num w:numId="26">
    <w:abstractNumId w:val="22"/>
  </w:num>
  <w:num w:numId="27">
    <w:abstractNumId w:val="2"/>
  </w:num>
  <w:num w:numId="28">
    <w:abstractNumId w:val="2"/>
  </w:num>
  <w:num w:numId="29">
    <w:abstractNumId w:val="13"/>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77CCB"/>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1A7E"/>
    <w:rsid w:val="006B26ED"/>
    <w:rsid w:val="006B442B"/>
    <w:rsid w:val="006B5FCE"/>
    <w:rsid w:val="006B61BB"/>
    <w:rsid w:val="006B7E6B"/>
    <w:rsid w:val="006C1488"/>
    <w:rsid w:val="006C3B4F"/>
    <w:rsid w:val="006C4A51"/>
    <w:rsid w:val="006E18DC"/>
    <w:rsid w:val="006E1AB2"/>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303C"/>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7C27"/>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7C27"/>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C7C2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C7C27"/>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hyperlink" Target="http://www.cypress.com/documentation/development-kitsboards/bcm94343wwcd1evb-evaluation-and-development-kit" TargetMode="External"/><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community.cypress.com/welc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mmunity.cypress.com/docs/DOC-3021"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cypress.com/documentation/development-kitsboards/cyw943907aeval1f-evaluation-kit" TargetMode="Externa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bluetooth.org"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CB003-1068-4D49-BC90-5539CD01C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2096</Words>
  <Characters>11951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20</cp:revision>
  <cp:lastPrinted>2018-06-12T13:09:00Z</cp:lastPrinted>
  <dcterms:created xsi:type="dcterms:W3CDTF">2018-04-02T21:07:00Z</dcterms:created>
  <dcterms:modified xsi:type="dcterms:W3CDTF">2018-06-12T13:09:00Z</dcterms:modified>
</cp:coreProperties>
</file>