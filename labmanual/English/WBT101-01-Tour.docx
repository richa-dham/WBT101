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84B3B5" w14:textId="64624FEE" w:rsidR="00E46913" w:rsidRPr="00B25487" w:rsidRDefault="00E46913" w:rsidP="00B25487">
      <w:pPr>
        <w:rPr>
          <w:rStyle w:val="BookTitle"/>
        </w:rPr>
      </w:pPr>
      <w:bookmarkStart w:id="0" w:name="_Hlk484243661"/>
      <w:bookmarkStart w:id="1" w:name="_GoBack"/>
      <w:bookmarkEnd w:id="0"/>
      <w:bookmarkEnd w:id="1"/>
      <w:r w:rsidRPr="00B25487">
        <w:rPr>
          <w:rStyle w:val="BookTitle"/>
        </w:rPr>
        <w:t xml:space="preserve">Chapter 1: </w:t>
      </w:r>
      <w:r w:rsidR="00431970">
        <w:rPr>
          <w:rStyle w:val="BookTitle"/>
        </w:rPr>
        <w:t>Tour</w:t>
      </w:r>
      <w:r w:rsidRPr="00B25487">
        <w:rPr>
          <w:rStyle w:val="BookTitle"/>
        </w:rPr>
        <w:t xml:space="preserve"> of WICED </w:t>
      </w:r>
      <w:r w:rsidR="003765E2">
        <w:rPr>
          <w:rStyle w:val="BookTitle"/>
        </w:rPr>
        <w:t>Bluetooth</w:t>
      </w:r>
    </w:p>
    <w:p w14:paraId="7FD2B312" w14:textId="4C0043DD" w:rsidR="00B25487" w:rsidRDefault="00B25487" w:rsidP="00B25487">
      <w:r>
        <w:t xml:space="preserve">Time </w:t>
      </w:r>
      <w:r w:rsidR="006B1A7E">
        <w:t xml:space="preserve">½ </w:t>
      </w:r>
      <w:r>
        <w:t>Hour</w:t>
      </w:r>
    </w:p>
    <w:p w14:paraId="25637CF5" w14:textId="1AEAF881" w:rsidR="00E46913" w:rsidRDefault="008846B1" w:rsidP="00B25487">
      <w:r>
        <w:t>After completing C</w:t>
      </w:r>
      <w:r w:rsidR="00E46913">
        <w:t>hapter 1 (this cha</w:t>
      </w:r>
      <w:r w:rsidR="006254D6">
        <w:t>pter) you will understand a top-</w:t>
      </w:r>
      <w:r w:rsidR="004E5846">
        <w:t xml:space="preserve">level view </w:t>
      </w:r>
      <w:r w:rsidR="00E46913">
        <w:t>of the components of the WICED ecosystem including the chips, modules, software, documentation, support infrastructure and development kits.  You will have WICED Studio installed and working on your computer and will understand how to program an existing project into a kit.</w:t>
      </w:r>
    </w:p>
    <w:p w14:paraId="5981AECF" w14:textId="7E95C81D" w:rsidR="00DE4097" w:rsidRDefault="00B25487">
      <w:pPr>
        <w:pStyle w:val="TOC1"/>
        <w:rPr>
          <w:rFonts w:asciiTheme="minorHAnsi" w:eastAsiaTheme="minorEastAsia" w:hAnsiTheme="minorHAnsi"/>
          <w:b w:val="0"/>
          <w:bCs w:val="0"/>
          <w:caps w:val="0"/>
          <w:noProof/>
          <w:sz w:val="24"/>
          <w:szCs w:val="24"/>
        </w:rPr>
      </w:pPr>
      <w:r>
        <w:fldChar w:fldCharType="begin"/>
      </w:r>
      <w:r>
        <w:instrText xml:space="preserve"> TOC \o "1-2" </w:instrText>
      </w:r>
      <w:r>
        <w:fldChar w:fldCharType="separate"/>
      </w:r>
      <w:r w:rsidR="00DE4097">
        <w:rPr>
          <w:noProof/>
        </w:rPr>
        <w:t>1.1</w:t>
      </w:r>
      <w:r w:rsidR="00DE4097">
        <w:rPr>
          <w:rFonts w:asciiTheme="minorHAnsi" w:eastAsiaTheme="minorEastAsia" w:hAnsiTheme="minorHAnsi"/>
          <w:b w:val="0"/>
          <w:bCs w:val="0"/>
          <w:caps w:val="0"/>
          <w:noProof/>
          <w:sz w:val="24"/>
          <w:szCs w:val="24"/>
        </w:rPr>
        <w:tab/>
      </w:r>
      <w:r w:rsidR="00DE4097">
        <w:rPr>
          <w:noProof/>
        </w:rPr>
        <w:t>Tour of WICED Studio SDK</w:t>
      </w:r>
      <w:r w:rsidR="00DE4097">
        <w:rPr>
          <w:noProof/>
        </w:rPr>
        <w:tab/>
      </w:r>
      <w:r w:rsidR="00DE4097">
        <w:rPr>
          <w:noProof/>
        </w:rPr>
        <w:fldChar w:fldCharType="begin"/>
      </w:r>
      <w:r w:rsidR="00DE4097">
        <w:rPr>
          <w:noProof/>
        </w:rPr>
        <w:instrText xml:space="preserve"> PAGEREF _Toc516551979 \h </w:instrText>
      </w:r>
      <w:r w:rsidR="00DE4097">
        <w:rPr>
          <w:noProof/>
        </w:rPr>
      </w:r>
      <w:r w:rsidR="00DE4097">
        <w:rPr>
          <w:noProof/>
        </w:rPr>
        <w:fldChar w:fldCharType="separate"/>
      </w:r>
      <w:r w:rsidR="00077CCB">
        <w:rPr>
          <w:noProof/>
        </w:rPr>
        <w:t>2</w:t>
      </w:r>
      <w:r w:rsidR="00DE4097">
        <w:rPr>
          <w:noProof/>
        </w:rPr>
        <w:fldChar w:fldCharType="end"/>
      </w:r>
    </w:p>
    <w:p w14:paraId="5F1C1C14" w14:textId="30ABE84E" w:rsidR="00DE4097" w:rsidRDefault="00DE4097">
      <w:pPr>
        <w:pStyle w:val="TOC2"/>
        <w:rPr>
          <w:rFonts w:asciiTheme="minorHAnsi" w:eastAsiaTheme="minorEastAsia" w:hAnsiTheme="minorHAnsi"/>
          <w:smallCaps w:val="0"/>
          <w:noProof/>
          <w:sz w:val="24"/>
          <w:szCs w:val="24"/>
        </w:rPr>
      </w:pPr>
      <w:r>
        <w:rPr>
          <w:noProof/>
        </w:rPr>
        <w:t>1.1.1 First Look</w:t>
      </w:r>
      <w:r>
        <w:rPr>
          <w:noProof/>
        </w:rPr>
        <w:tab/>
      </w:r>
      <w:r>
        <w:rPr>
          <w:noProof/>
        </w:rPr>
        <w:fldChar w:fldCharType="begin"/>
      </w:r>
      <w:r>
        <w:rPr>
          <w:noProof/>
        </w:rPr>
        <w:instrText xml:space="preserve"> PAGEREF _Toc516551980 \h </w:instrText>
      </w:r>
      <w:r>
        <w:rPr>
          <w:noProof/>
        </w:rPr>
      </w:r>
      <w:r>
        <w:rPr>
          <w:noProof/>
        </w:rPr>
        <w:fldChar w:fldCharType="separate"/>
      </w:r>
      <w:r w:rsidR="00077CCB">
        <w:rPr>
          <w:noProof/>
        </w:rPr>
        <w:t>2</w:t>
      </w:r>
      <w:r>
        <w:rPr>
          <w:noProof/>
        </w:rPr>
        <w:fldChar w:fldCharType="end"/>
      </w:r>
    </w:p>
    <w:p w14:paraId="546E2626" w14:textId="5158F2E8" w:rsidR="00DE4097" w:rsidRDefault="00DE4097">
      <w:pPr>
        <w:pStyle w:val="TOC2"/>
        <w:rPr>
          <w:rFonts w:asciiTheme="minorHAnsi" w:eastAsiaTheme="minorEastAsia" w:hAnsiTheme="minorHAnsi"/>
          <w:smallCaps w:val="0"/>
          <w:noProof/>
          <w:sz w:val="24"/>
          <w:szCs w:val="24"/>
        </w:rPr>
      </w:pPr>
      <w:r>
        <w:rPr>
          <w:noProof/>
        </w:rPr>
        <w:t>1.1.2 Project Explorer</w:t>
      </w:r>
      <w:r>
        <w:rPr>
          <w:noProof/>
        </w:rPr>
        <w:tab/>
      </w:r>
      <w:r>
        <w:rPr>
          <w:noProof/>
        </w:rPr>
        <w:fldChar w:fldCharType="begin"/>
      </w:r>
      <w:r>
        <w:rPr>
          <w:noProof/>
        </w:rPr>
        <w:instrText xml:space="preserve"> PAGEREF _Toc516551981 \h </w:instrText>
      </w:r>
      <w:r>
        <w:rPr>
          <w:noProof/>
        </w:rPr>
      </w:r>
      <w:r>
        <w:rPr>
          <w:noProof/>
        </w:rPr>
        <w:fldChar w:fldCharType="separate"/>
      </w:r>
      <w:r w:rsidR="00077CCB">
        <w:rPr>
          <w:noProof/>
        </w:rPr>
        <w:t>4</w:t>
      </w:r>
      <w:r>
        <w:rPr>
          <w:noProof/>
        </w:rPr>
        <w:fldChar w:fldCharType="end"/>
      </w:r>
    </w:p>
    <w:p w14:paraId="20BA5573" w14:textId="24C7B9A2" w:rsidR="00DE4097" w:rsidRDefault="00DE4097">
      <w:pPr>
        <w:pStyle w:val="TOC1"/>
        <w:rPr>
          <w:rFonts w:asciiTheme="minorHAnsi" w:eastAsiaTheme="minorEastAsia" w:hAnsiTheme="minorHAnsi"/>
          <w:b w:val="0"/>
          <w:bCs w:val="0"/>
          <w:caps w:val="0"/>
          <w:noProof/>
          <w:sz w:val="24"/>
          <w:szCs w:val="24"/>
        </w:rPr>
      </w:pPr>
      <w:r>
        <w:rPr>
          <w:noProof/>
        </w:rPr>
        <w:t>1.2</w:t>
      </w:r>
      <w:r>
        <w:rPr>
          <w:rFonts w:asciiTheme="minorHAnsi" w:eastAsiaTheme="minorEastAsia" w:hAnsiTheme="minorHAnsi"/>
          <w:b w:val="0"/>
          <w:bCs w:val="0"/>
          <w:caps w:val="0"/>
          <w:noProof/>
          <w:sz w:val="24"/>
          <w:szCs w:val="24"/>
        </w:rPr>
        <w:tab/>
      </w:r>
      <w:r>
        <w:rPr>
          <w:noProof/>
        </w:rPr>
        <w:t>Tour of Documentation</w:t>
      </w:r>
      <w:r>
        <w:rPr>
          <w:noProof/>
        </w:rPr>
        <w:tab/>
      </w:r>
      <w:r>
        <w:rPr>
          <w:noProof/>
        </w:rPr>
        <w:fldChar w:fldCharType="begin"/>
      </w:r>
      <w:r>
        <w:rPr>
          <w:noProof/>
        </w:rPr>
        <w:instrText xml:space="preserve"> PAGEREF _Toc516551982 \h </w:instrText>
      </w:r>
      <w:r>
        <w:rPr>
          <w:noProof/>
        </w:rPr>
      </w:r>
      <w:r>
        <w:rPr>
          <w:noProof/>
        </w:rPr>
        <w:fldChar w:fldCharType="separate"/>
      </w:r>
      <w:r w:rsidR="00077CCB">
        <w:rPr>
          <w:noProof/>
        </w:rPr>
        <w:t>7</w:t>
      </w:r>
      <w:r>
        <w:rPr>
          <w:noProof/>
        </w:rPr>
        <w:fldChar w:fldCharType="end"/>
      </w:r>
    </w:p>
    <w:p w14:paraId="276CE7DB" w14:textId="5364F485" w:rsidR="00DE4097" w:rsidRDefault="00DE4097">
      <w:pPr>
        <w:pStyle w:val="TOC2"/>
        <w:rPr>
          <w:rFonts w:asciiTheme="minorHAnsi" w:eastAsiaTheme="minorEastAsia" w:hAnsiTheme="minorHAnsi"/>
          <w:smallCaps w:val="0"/>
          <w:noProof/>
          <w:sz w:val="24"/>
          <w:szCs w:val="24"/>
        </w:rPr>
      </w:pPr>
      <w:r>
        <w:rPr>
          <w:noProof/>
        </w:rPr>
        <w:t>1.1.3 In the SDK Workspace</w:t>
      </w:r>
      <w:r>
        <w:rPr>
          <w:noProof/>
        </w:rPr>
        <w:tab/>
      </w:r>
      <w:r>
        <w:rPr>
          <w:noProof/>
        </w:rPr>
        <w:fldChar w:fldCharType="begin"/>
      </w:r>
      <w:r>
        <w:rPr>
          <w:noProof/>
        </w:rPr>
        <w:instrText xml:space="preserve"> PAGEREF _Toc516551983 \h </w:instrText>
      </w:r>
      <w:r>
        <w:rPr>
          <w:noProof/>
        </w:rPr>
      </w:r>
      <w:r>
        <w:rPr>
          <w:noProof/>
        </w:rPr>
        <w:fldChar w:fldCharType="separate"/>
      </w:r>
      <w:r w:rsidR="00077CCB">
        <w:rPr>
          <w:noProof/>
        </w:rPr>
        <w:t>7</w:t>
      </w:r>
      <w:r>
        <w:rPr>
          <w:noProof/>
        </w:rPr>
        <w:fldChar w:fldCharType="end"/>
      </w:r>
    </w:p>
    <w:p w14:paraId="1807968D" w14:textId="615274DE" w:rsidR="00DE4097" w:rsidRDefault="00DE4097">
      <w:pPr>
        <w:pStyle w:val="TOC2"/>
        <w:rPr>
          <w:rFonts w:asciiTheme="minorHAnsi" w:eastAsiaTheme="minorEastAsia" w:hAnsiTheme="minorHAnsi"/>
          <w:smallCaps w:val="0"/>
          <w:noProof/>
          <w:sz w:val="24"/>
          <w:szCs w:val="24"/>
        </w:rPr>
      </w:pPr>
      <w:r>
        <w:rPr>
          <w:noProof/>
        </w:rPr>
        <w:t>1.1.4 On the Web</w:t>
      </w:r>
      <w:r>
        <w:rPr>
          <w:noProof/>
        </w:rPr>
        <w:tab/>
      </w:r>
      <w:r>
        <w:rPr>
          <w:noProof/>
        </w:rPr>
        <w:fldChar w:fldCharType="begin"/>
      </w:r>
      <w:r>
        <w:rPr>
          <w:noProof/>
        </w:rPr>
        <w:instrText xml:space="preserve"> PAGEREF _Toc516551984 \h </w:instrText>
      </w:r>
      <w:r>
        <w:rPr>
          <w:noProof/>
        </w:rPr>
      </w:r>
      <w:r>
        <w:rPr>
          <w:noProof/>
        </w:rPr>
        <w:fldChar w:fldCharType="separate"/>
      </w:r>
      <w:r w:rsidR="00077CCB">
        <w:rPr>
          <w:noProof/>
        </w:rPr>
        <w:t>7</w:t>
      </w:r>
      <w:r>
        <w:rPr>
          <w:noProof/>
        </w:rPr>
        <w:fldChar w:fldCharType="end"/>
      </w:r>
    </w:p>
    <w:p w14:paraId="76275877" w14:textId="29C69ACC" w:rsidR="00DE4097" w:rsidRDefault="00DE4097">
      <w:pPr>
        <w:pStyle w:val="TOC1"/>
        <w:rPr>
          <w:rFonts w:asciiTheme="minorHAnsi" w:eastAsiaTheme="minorEastAsia" w:hAnsiTheme="minorHAnsi"/>
          <w:b w:val="0"/>
          <w:bCs w:val="0"/>
          <w:caps w:val="0"/>
          <w:noProof/>
          <w:sz w:val="24"/>
          <w:szCs w:val="24"/>
        </w:rPr>
      </w:pPr>
      <w:r>
        <w:rPr>
          <w:noProof/>
        </w:rPr>
        <w:t>1.3</w:t>
      </w:r>
      <w:r>
        <w:rPr>
          <w:rFonts w:asciiTheme="minorHAnsi" w:eastAsiaTheme="minorEastAsia" w:hAnsiTheme="minorHAnsi"/>
          <w:b w:val="0"/>
          <w:bCs w:val="0"/>
          <w:caps w:val="0"/>
          <w:noProof/>
          <w:sz w:val="24"/>
          <w:szCs w:val="24"/>
        </w:rPr>
        <w:tab/>
      </w:r>
      <w:r>
        <w:rPr>
          <w:noProof/>
        </w:rPr>
        <w:t>Reporting Issues</w:t>
      </w:r>
      <w:r>
        <w:rPr>
          <w:noProof/>
        </w:rPr>
        <w:tab/>
      </w:r>
      <w:r>
        <w:rPr>
          <w:noProof/>
        </w:rPr>
        <w:fldChar w:fldCharType="begin"/>
      </w:r>
      <w:r>
        <w:rPr>
          <w:noProof/>
        </w:rPr>
        <w:instrText xml:space="preserve"> PAGEREF _Toc516551985 \h </w:instrText>
      </w:r>
      <w:r>
        <w:rPr>
          <w:noProof/>
        </w:rPr>
      </w:r>
      <w:r>
        <w:rPr>
          <w:noProof/>
        </w:rPr>
        <w:fldChar w:fldCharType="separate"/>
      </w:r>
      <w:r w:rsidR="00077CCB">
        <w:rPr>
          <w:noProof/>
        </w:rPr>
        <w:t>9</w:t>
      </w:r>
      <w:r>
        <w:rPr>
          <w:noProof/>
        </w:rPr>
        <w:fldChar w:fldCharType="end"/>
      </w:r>
    </w:p>
    <w:p w14:paraId="5E79C4BD" w14:textId="3D3AF34E" w:rsidR="00DE4097" w:rsidRDefault="00DE4097">
      <w:pPr>
        <w:pStyle w:val="TOC1"/>
        <w:rPr>
          <w:rFonts w:asciiTheme="minorHAnsi" w:eastAsiaTheme="minorEastAsia" w:hAnsiTheme="minorHAnsi"/>
          <w:b w:val="0"/>
          <w:bCs w:val="0"/>
          <w:caps w:val="0"/>
          <w:noProof/>
          <w:sz w:val="24"/>
          <w:szCs w:val="24"/>
        </w:rPr>
      </w:pPr>
      <w:r>
        <w:rPr>
          <w:noProof/>
        </w:rPr>
        <w:t>1.4</w:t>
      </w:r>
      <w:r>
        <w:rPr>
          <w:rFonts w:asciiTheme="minorHAnsi" w:eastAsiaTheme="minorEastAsia" w:hAnsiTheme="minorHAnsi"/>
          <w:b w:val="0"/>
          <w:bCs w:val="0"/>
          <w:caps w:val="0"/>
          <w:noProof/>
          <w:sz w:val="24"/>
          <w:szCs w:val="24"/>
        </w:rPr>
        <w:tab/>
      </w:r>
      <w:r>
        <w:rPr>
          <w:noProof/>
        </w:rPr>
        <w:t>Tour of Bluetooth</w:t>
      </w:r>
      <w:r>
        <w:rPr>
          <w:noProof/>
        </w:rPr>
        <w:tab/>
      </w:r>
      <w:r>
        <w:rPr>
          <w:noProof/>
        </w:rPr>
        <w:fldChar w:fldCharType="begin"/>
      </w:r>
      <w:r>
        <w:rPr>
          <w:noProof/>
        </w:rPr>
        <w:instrText xml:space="preserve"> PAGEREF _Toc516551986 \h </w:instrText>
      </w:r>
      <w:r>
        <w:rPr>
          <w:noProof/>
        </w:rPr>
      </w:r>
      <w:r>
        <w:rPr>
          <w:noProof/>
        </w:rPr>
        <w:fldChar w:fldCharType="separate"/>
      </w:r>
      <w:r w:rsidR="00077CCB">
        <w:rPr>
          <w:noProof/>
        </w:rPr>
        <w:t>10</w:t>
      </w:r>
      <w:r>
        <w:rPr>
          <w:noProof/>
        </w:rPr>
        <w:fldChar w:fldCharType="end"/>
      </w:r>
    </w:p>
    <w:p w14:paraId="007D7C14" w14:textId="7CA822D6" w:rsidR="00DE4097" w:rsidRDefault="00DE4097">
      <w:pPr>
        <w:pStyle w:val="TOC2"/>
        <w:rPr>
          <w:rFonts w:asciiTheme="minorHAnsi" w:eastAsiaTheme="minorEastAsia" w:hAnsiTheme="minorHAnsi"/>
          <w:smallCaps w:val="0"/>
          <w:noProof/>
          <w:sz w:val="24"/>
          <w:szCs w:val="24"/>
        </w:rPr>
      </w:pPr>
      <w:r>
        <w:rPr>
          <w:noProof/>
        </w:rPr>
        <w:t>1.1.5 The Bluetooth Special Interest Group (SIG)</w:t>
      </w:r>
      <w:r>
        <w:rPr>
          <w:noProof/>
        </w:rPr>
        <w:tab/>
      </w:r>
      <w:r>
        <w:rPr>
          <w:noProof/>
        </w:rPr>
        <w:fldChar w:fldCharType="begin"/>
      </w:r>
      <w:r>
        <w:rPr>
          <w:noProof/>
        </w:rPr>
        <w:instrText xml:space="preserve"> PAGEREF _Toc516551987 \h </w:instrText>
      </w:r>
      <w:r>
        <w:rPr>
          <w:noProof/>
        </w:rPr>
      </w:r>
      <w:r>
        <w:rPr>
          <w:noProof/>
        </w:rPr>
        <w:fldChar w:fldCharType="separate"/>
      </w:r>
      <w:r w:rsidR="00077CCB">
        <w:rPr>
          <w:noProof/>
        </w:rPr>
        <w:t>10</w:t>
      </w:r>
      <w:r>
        <w:rPr>
          <w:noProof/>
        </w:rPr>
        <w:fldChar w:fldCharType="end"/>
      </w:r>
    </w:p>
    <w:p w14:paraId="690DB094" w14:textId="092D605C" w:rsidR="00DE4097" w:rsidRDefault="00DE4097">
      <w:pPr>
        <w:pStyle w:val="TOC2"/>
        <w:rPr>
          <w:rFonts w:asciiTheme="minorHAnsi" w:eastAsiaTheme="minorEastAsia" w:hAnsiTheme="minorHAnsi"/>
          <w:smallCaps w:val="0"/>
          <w:noProof/>
          <w:sz w:val="24"/>
          <w:szCs w:val="24"/>
        </w:rPr>
      </w:pPr>
      <w:r>
        <w:rPr>
          <w:noProof/>
        </w:rPr>
        <w:t>1.1.6 Classic Bluetooth</w:t>
      </w:r>
      <w:r>
        <w:rPr>
          <w:noProof/>
        </w:rPr>
        <w:tab/>
      </w:r>
      <w:r>
        <w:rPr>
          <w:noProof/>
        </w:rPr>
        <w:fldChar w:fldCharType="begin"/>
      </w:r>
      <w:r>
        <w:rPr>
          <w:noProof/>
        </w:rPr>
        <w:instrText xml:space="preserve"> PAGEREF _Toc516551988 \h </w:instrText>
      </w:r>
      <w:r>
        <w:rPr>
          <w:noProof/>
        </w:rPr>
      </w:r>
      <w:r>
        <w:rPr>
          <w:noProof/>
        </w:rPr>
        <w:fldChar w:fldCharType="separate"/>
      </w:r>
      <w:r w:rsidR="00077CCB">
        <w:rPr>
          <w:noProof/>
        </w:rPr>
        <w:t>11</w:t>
      </w:r>
      <w:r>
        <w:rPr>
          <w:noProof/>
        </w:rPr>
        <w:fldChar w:fldCharType="end"/>
      </w:r>
    </w:p>
    <w:p w14:paraId="4D3C0923" w14:textId="355AE4E0" w:rsidR="00DE4097" w:rsidRDefault="00DE4097">
      <w:pPr>
        <w:pStyle w:val="TOC2"/>
        <w:rPr>
          <w:rFonts w:asciiTheme="minorHAnsi" w:eastAsiaTheme="minorEastAsia" w:hAnsiTheme="minorHAnsi"/>
          <w:smallCaps w:val="0"/>
          <w:noProof/>
          <w:sz w:val="24"/>
          <w:szCs w:val="24"/>
        </w:rPr>
      </w:pPr>
      <w:r>
        <w:rPr>
          <w:noProof/>
        </w:rPr>
        <w:t>1.1.7 Bluetooth Low Energy</w:t>
      </w:r>
      <w:r>
        <w:rPr>
          <w:noProof/>
        </w:rPr>
        <w:tab/>
      </w:r>
      <w:r>
        <w:rPr>
          <w:noProof/>
        </w:rPr>
        <w:fldChar w:fldCharType="begin"/>
      </w:r>
      <w:r>
        <w:rPr>
          <w:noProof/>
        </w:rPr>
        <w:instrText xml:space="preserve"> PAGEREF _Toc516551989 \h </w:instrText>
      </w:r>
      <w:r>
        <w:rPr>
          <w:noProof/>
        </w:rPr>
      </w:r>
      <w:r>
        <w:rPr>
          <w:noProof/>
        </w:rPr>
        <w:fldChar w:fldCharType="separate"/>
      </w:r>
      <w:r w:rsidR="00077CCB">
        <w:rPr>
          <w:noProof/>
        </w:rPr>
        <w:t>12</w:t>
      </w:r>
      <w:r>
        <w:rPr>
          <w:noProof/>
        </w:rPr>
        <w:fldChar w:fldCharType="end"/>
      </w:r>
    </w:p>
    <w:p w14:paraId="1337742F" w14:textId="7970D38E" w:rsidR="00DE4097" w:rsidRDefault="00DE4097">
      <w:pPr>
        <w:pStyle w:val="TOC2"/>
        <w:rPr>
          <w:rFonts w:asciiTheme="minorHAnsi" w:eastAsiaTheme="minorEastAsia" w:hAnsiTheme="minorHAnsi"/>
          <w:smallCaps w:val="0"/>
          <w:noProof/>
          <w:sz w:val="24"/>
          <w:szCs w:val="24"/>
        </w:rPr>
      </w:pPr>
      <w:r>
        <w:rPr>
          <w:noProof/>
        </w:rPr>
        <w:t>1.1.8 Bluetooth History</w:t>
      </w:r>
      <w:r>
        <w:rPr>
          <w:noProof/>
        </w:rPr>
        <w:tab/>
      </w:r>
      <w:r>
        <w:rPr>
          <w:noProof/>
        </w:rPr>
        <w:fldChar w:fldCharType="begin"/>
      </w:r>
      <w:r>
        <w:rPr>
          <w:noProof/>
        </w:rPr>
        <w:instrText xml:space="preserve"> PAGEREF _Toc516551990 \h </w:instrText>
      </w:r>
      <w:r>
        <w:rPr>
          <w:noProof/>
        </w:rPr>
      </w:r>
      <w:r>
        <w:rPr>
          <w:noProof/>
        </w:rPr>
        <w:fldChar w:fldCharType="separate"/>
      </w:r>
      <w:r w:rsidR="00077CCB">
        <w:rPr>
          <w:noProof/>
        </w:rPr>
        <w:t>12</w:t>
      </w:r>
      <w:r>
        <w:rPr>
          <w:noProof/>
        </w:rPr>
        <w:fldChar w:fldCharType="end"/>
      </w:r>
    </w:p>
    <w:p w14:paraId="5170FB33" w14:textId="1E0A1E34" w:rsidR="00DE4097" w:rsidRDefault="00DE4097">
      <w:pPr>
        <w:pStyle w:val="TOC1"/>
        <w:rPr>
          <w:rFonts w:asciiTheme="minorHAnsi" w:eastAsiaTheme="minorEastAsia" w:hAnsiTheme="minorHAnsi"/>
          <w:b w:val="0"/>
          <w:bCs w:val="0"/>
          <w:caps w:val="0"/>
          <w:noProof/>
          <w:sz w:val="24"/>
          <w:szCs w:val="24"/>
        </w:rPr>
      </w:pPr>
      <w:r>
        <w:rPr>
          <w:noProof/>
        </w:rPr>
        <w:t>1.5</w:t>
      </w:r>
      <w:r>
        <w:rPr>
          <w:rFonts w:asciiTheme="minorHAnsi" w:eastAsiaTheme="minorEastAsia" w:hAnsiTheme="minorHAnsi"/>
          <w:b w:val="0"/>
          <w:bCs w:val="0"/>
          <w:caps w:val="0"/>
          <w:noProof/>
          <w:sz w:val="24"/>
          <w:szCs w:val="24"/>
        </w:rPr>
        <w:tab/>
      </w:r>
      <w:r>
        <w:rPr>
          <w:noProof/>
        </w:rPr>
        <w:t>Tour of Chips</w:t>
      </w:r>
      <w:r>
        <w:rPr>
          <w:noProof/>
        </w:rPr>
        <w:tab/>
      </w:r>
      <w:r>
        <w:rPr>
          <w:noProof/>
        </w:rPr>
        <w:fldChar w:fldCharType="begin"/>
      </w:r>
      <w:r>
        <w:rPr>
          <w:noProof/>
        </w:rPr>
        <w:instrText xml:space="preserve"> PAGEREF _Toc516551991 \h </w:instrText>
      </w:r>
      <w:r>
        <w:rPr>
          <w:noProof/>
        </w:rPr>
      </w:r>
      <w:r>
        <w:rPr>
          <w:noProof/>
        </w:rPr>
        <w:fldChar w:fldCharType="separate"/>
      </w:r>
      <w:r w:rsidR="00077CCB">
        <w:rPr>
          <w:noProof/>
        </w:rPr>
        <w:t>12</w:t>
      </w:r>
      <w:r>
        <w:rPr>
          <w:noProof/>
        </w:rPr>
        <w:fldChar w:fldCharType="end"/>
      </w:r>
    </w:p>
    <w:p w14:paraId="7661C258" w14:textId="6E5DA48A" w:rsidR="00DE4097" w:rsidRDefault="00DE4097">
      <w:pPr>
        <w:pStyle w:val="TOC1"/>
        <w:rPr>
          <w:rFonts w:asciiTheme="minorHAnsi" w:eastAsiaTheme="minorEastAsia" w:hAnsiTheme="minorHAnsi"/>
          <w:b w:val="0"/>
          <w:bCs w:val="0"/>
          <w:caps w:val="0"/>
          <w:noProof/>
          <w:sz w:val="24"/>
          <w:szCs w:val="24"/>
        </w:rPr>
      </w:pPr>
      <w:r>
        <w:rPr>
          <w:noProof/>
        </w:rPr>
        <w:t>1.6</w:t>
      </w:r>
      <w:r>
        <w:rPr>
          <w:rFonts w:asciiTheme="minorHAnsi" w:eastAsiaTheme="minorEastAsia" w:hAnsiTheme="minorHAnsi"/>
          <w:b w:val="0"/>
          <w:bCs w:val="0"/>
          <w:caps w:val="0"/>
          <w:noProof/>
          <w:sz w:val="24"/>
          <w:szCs w:val="24"/>
        </w:rPr>
        <w:tab/>
      </w:r>
      <w:r>
        <w:rPr>
          <w:noProof/>
        </w:rPr>
        <w:t>Tour of Partners</w:t>
      </w:r>
      <w:r>
        <w:rPr>
          <w:noProof/>
        </w:rPr>
        <w:tab/>
      </w:r>
      <w:r>
        <w:rPr>
          <w:noProof/>
        </w:rPr>
        <w:fldChar w:fldCharType="begin"/>
      </w:r>
      <w:r>
        <w:rPr>
          <w:noProof/>
        </w:rPr>
        <w:instrText xml:space="preserve"> PAGEREF _Toc516551992 \h </w:instrText>
      </w:r>
      <w:r>
        <w:rPr>
          <w:noProof/>
        </w:rPr>
      </w:r>
      <w:r>
        <w:rPr>
          <w:noProof/>
        </w:rPr>
        <w:fldChar w:fldCharType="separate"/>
      </w:r>
      <w:r w:rsidR="00077CCB">
        <w:rPr>
          <w:noProof/>
        </w:rPr>
        <w:t>13</w:t>
      </w:r>
      <w:r>
        <w:rPr>
          <w:noProof/>
        </w:rPr>
        <w:fldChar w:fldCharType="end"/>
      </w:r>
    </w:p>
    <w:p w14:paraId="1F699C9D" w14:textId="19C40603" w:rsidR="00DE4097" w:rsidRDefault="00DE4097">
      <w:pPr>
        <w:pStyle w:val="TOC1"/>
        <w:rPr>
          <w:rFonts w:asciiTheme="minorHAnsi" w:eastAsiaTheme="minorEastAsia" w:hAnsiTheme="minorHAnsi"/>
          <w:b w:val="0"/>
          <w:bCs w:val="0"/>
          <w:caps w:val="0"/>
          <w:noProof/>
          <w:sz w:val="24"/>
          <w:szCs w:val="24"/>
        </w:rPr>
      </w:pPr>
      <w:r>
        <w:rPr>
          <w:noProof/>
        </w:rPr>
        <w:t>1.7</w:t>
      </w:r>
      <w:r>
        <w:rPr>
          <w:rFonts w:asciiTheme="minorHAnsi" w:eastAsiaTheme="minorEastAsia" w:hAnsiTheme="minorHAnsi"/>
          <w:b w:val="0"/>
          <w:bCs w:val="0"/>
          <w:caps w:val="0"/>
          <w:noProof/>
          <w:sz w:val="24"/>
          <w:szCs w:val="24"/>
        </w:rPr>
        <w:tab/>
      </w:r>
      <w:r>
        <w:rPr>
          <w:noProof/>
        </w:rPr>
        <w:t>Tour of Development Kits</w:t>
      </w:r>
      <w:r>
        <w:rPr>
          <w:noProof/>
        </w:rPr>
        <w:tab/>
      </w:r>
      <w:r>
        <w:rPr>
          <w:noProof/>
        </w:rPr>
        <w:fldChar w:fldCharType="begin"/>
      </w:r>
      <w:r>
        <w:rPr>
          <w:noProof/>
        </w:rPr>
        <w:instrText xml:space="preserve"> PAGEREF _Toc516551993 \h </w:instrText>
      </w:r>
      <w:r>
        <w:rPr>
          <w:noProof/>
        </w:rPr>
      </w:r>
      <w:r>
        <w:rPr>
          <w:noProof/>
        </w:rPr>
        <w:fldChar w:fldCharType="separate"/>
      </w:r>
      <w:r w:rsidR="00077CCB">
        <w:rPr>
          <w:noProof/>
        </w:rPr>
        <w:t>15</w:t>
      </w:r>
      <w:r>
        <w:rPr>
          <w:noProof/>
        </w:rPr>
        <w:fldChar w:fldCharType="end"/>
      </w:r>
    </w:p>
    <w:p w14:paraId="31A9E337" w14:textId="51905D14" w:rsidR="00DE4097" w:rsidRDefault="00DE4097">
      <w:pPr>
        <w:pStyle w:val="TOC2"/>
        <w:rPr>
          <w:rFonts w:asciiTheme="minorHAnsi" w:eastAsiaTheme="minorEastAsia" w:hAnsiTheme="minorHAnsi"/>
          <w:smallCaps w:val="0"/>
          <w:noProof/>
          <w:sz w:val="24"/>
          <w:szCs w:val="24"/>
        </w:rPr>
      </w:pPr>
      <w:r>
        <w:rPr>
          <w:noProof/>
        </w:rPr>
        <w:t>1.1.9</w:t>
      </w:r>
      <w:r w:rsidRPr="0084497A">
        <w:rPr>
          <w:noProof/>
          <w:color w:val="0000FF"/>
          <w:u w:val="single"/>
        </w:rPr>
        <w:t xml:space="preserve"> Cypress CYW920706WCDEVAL</w:t>
      </w:r>
      <w:r>
        <w:rPr>
          <w:noProof/>
        </w:rPr>
        <w:tab/>
      </w:r>
      <w:r>
        <w:rPr>
          <w:noProof/>
        </w:rPr>
        <w:fldChar w:fldCharType="begin"/>
      </w:r>
      <w:r>
        <w:rPr>
          <w:noProof/>
        </w:rPr>
        <w:instrText xml:space="preserve"> PAGEREF _Toc516551994 \h </w:instrText>
      </w:r>
      <w:r>
        <w:rPr>
          <w:noProof/>
        </w:rPr>
      </w:r>
      <w:r>
        <w:rPr>
          <w:noProof/>
        </w:rPr>
        <w:fldChar w:fldCharType="separate"/>
      </w:r>
      <w:r w:rsidR="00077CCB">
        <w:rPr>
          <w:noProof/>
        </w:rPr>
        <w:t>15</w:t>
      </w:r>
      <w:r>
        <w:rPr>
          <w:noProof/>
        </w:rPr>
        <w:fldChar w:fldCharType="end"/>
      </w:r>
    </w:p>
    <w:p w14:paraId="5D7E86F3" w14:textId="4BF0D8A5" w:rsidR="00DE4097" w:rsidRDefault="00DE4097">
      <w:pPr>
        <w:pStyle w:val="TOC2"/>
        <w:rPr>
          <w:rFonts w:asciiTheme="minorHAnsi" w:eastAsiaTheme="minorEastAsia" w:hAnsiTheme="minorHAnsi"/>
          <w:smallCaps w:val="0"/>
          <w:noProof/>
          <w:sz w:val="24"/>
          <w:szCs w:val="24"/>
        </w:rPr>
      </w:pPr>
      <w:r>
        <w:rPr>
          <w:noProof/>
        </w:rPr>
        <w:t>1.1.10</w:t>
      </w:r>
      <w:r w:rsidRPr="0084497A">
        <w:rPr>
          <w:noProof/>
          <w:color w:val="0000FF"/>
          <w:u w:val="single"/>
        </w:rPr>
        <w:t xml:space="preserve"> Cypress CYW920719Q40EVB-01</w:t>
      </w:r>
      <w:r>
        <w:rPr>
          <w:noProof/>
        </w:rPr>
        <w:tab/>
      </w:r>
      <w:r>
        <w:rPr>
          <w:noProof/>
        </w:rPr>
        <w:fldChar w:fldCharType="begin"/>
      </w:r>
      <w:r>
        <w:rPr>
          <w:noProof/>
        </w:rPr>
        <w:instrText xml:space="preserve"> PAGEREF _Toc516551995 \h </w:instrText>
      </w:r>
      <w:r>
        <w:rPr>
          <w:noProof/>
        </w:rPr>
      </w:r>
      <w:r>
        <w:rPr>
          <w:noProof/>
        </w:rPr>
        <w:fldChar w:fldCharType="separate"/>
      </w:r>
      <w:r w:rsidR="00077CCB">
        <w:rPr>
          <w:noProof/>
        </w:rPr>
        <w:t>15</w:t>
      </w:r>
      <w:r>
        <w:rPr>
          <w:noProof/>
        </w:rPr>
        <w:fldChar w:fldCharType="end"/>
      </w:r>
    </w:p>
    <w:p w14:paraId="5A0C0D8A" w14:textId="22F2AC4E" w:rsidR="00DE4097" w:rsidRDefault="00DE4097">
      <w:pPr>
        <w:pStyle w:val="TOC1"/>
        <w:rPr>
          <w:rFonts w:asciiTheme="minorHAnsi" w:eastAsiaTheme="minorEastAsia" w:hAnsiTheme="minorHAnsi"/>
          <w:b w:val="0"/>
          <w:bCs w:val="0"/>
          <w:caps w:val="0"/>
          <w:noProof/>
          <w:sz w:val="24"/>
          <w:szCs w:val="24"/>
        </w:rPr>
      </w:pPr>
      <w:r>
        <w:rPr>
          <w:noProof/>
        </w:rPr>
        <w:t>1.8</w:t>
      </w:r>
      <w:r>
        <w:rPr>
          <w:rFonts w:asciiTheme="minorHAnsi" w:eastAsiaTheme="minorEastAsia" w:hAnsiTheme="minorHAnsi"/>
          <w:b w:val="0"/>
          <w:bCs w:val="0"/>
          <w:caps w:val="0"/>
          <w:noProof/>
          <w:sz w:val="24"/>
          <w:szCs w:val="24"/>
        </w:rPr>
        <w:tab/>
      </w:r>
      <w:r>
        <w:rPr>
          <w:noProof/>
        </w:rPr>
        <w:t>Exercise(s)</w:t>
      </w:r>
      <w:r>
        <w:rPr>
          <w:noProof/>
        </w:rPr>
        <w:tab/>
      </w:r>
      <w:r>
        <w:rPr>
          <w:noProof/>
        </w:rPr>
        <w:fldChar w:fldCharType="begin"/>
      </w:r>
      <w:r>
        <w:rPr>
          <w:noProof/>
        </w:rPr>
        <w:instrText xml:space="preserve"> PAGEREF _Toc516551996 \h </w:instrText>
      </w:r>
      <w:r>
        <w:rPr>
          <w:noProof/>
        </w:rPr>
      </w:r>
      <w:r>
        <w:rPr>
          <w:noProof/>
        </w:rPr>
        <w:fldChar w:fldCharType="separate"/>
      </w:r>
      <w:r w:rsidR="00077CCB">
        <w:rPr>
          <w:noProof/>
        </w:rPr>
        <w:t>16</w:t>
      </w:r>
      <w:r>
        <w:rPr>
          <w:noProof/>
        </w:rPr>
        <w:fldChar w:fldCharType="end"/>
      </w:r>
    </w:p>
    <w:p w14:paraId="1B704B3D" w14:textId="01E561B8" w:rsidR="00DE4097" w:rsidRDefault="00DE4097">
      <w:pPr>
        <w:pStyle w:val="TOC2"/>
        <w:rPr>
          <w:rFonts w:asciiTheme="minorHAnsi" w:eastAsiaTheme="minorEastAsia" w:hAnsiTheme="minorHAnsi"/>
          <w:smallCaps w:val="0"/>
          <w:noProof/>
          <w:sz w:val="24"/>
          <w:szCs w:val="24"/>
        </w:rPr>
      </w:pPr>
      <w:r>
        <w:rPr>
          <w:noProof/>
        </w:rPr>
        <w:t>Exercise - 1.1 Create a forum account</w:t>
      </w:r>
      <w:r>
        <w:rPr>
          <w:noProof/>
        </w:rPr>
        <w:tab/>
      </w:r>
      <w:r>
        <w:rPr>
          <w:noProof/>
        </w:rPr>
        <w:fldChar w:fldCharType="begin"/>
      </w:r>
      <w:r>
        <w:rPr>
          <w:noProof/>
        </w:rPr>
        <w:instrText xml:space="preserve"> PAGEREF _Toc516551997 \h </w:instrText>
      </w:r>
      <w:r>
        <w:rPr>
          <w:noProof/>
        </w:rPr>
      </w:r>
      <w:r>
        <w:rPr>
          <w:noProof/>
        </w:rPr>
        <w:fldChar w:fldCharType="separate"/>
      </w:r>
      <w:r w:rsidR="00077CCB">
        <w:rPr>
          <w:noProof/>
        </w:rPr>
        <w:t>16</w:t>
      </w:r>
      <w:r>
        <w:rPr>
          <w:noProof/>
        </w:rPr>
        <w:fldChar w:fldCharType="end"/>
      </w:r>
    </w:p>
    <w:p w14:paraId="3E033069" w14:textId="25BE0A85" w:rsidR="00DE4097" w:rsidRDefault="00DE4097">
      <w:pPr>
        <w:pStyle w:val="TOC2"/>
        <w:rPr>
          <w:rFonts w:asciiTheme="minorHAnsi" w:eastAsiaTheme="minorEastAsia" w:hAnsiTheme="minorHAnsi"/>
          <w:smallCaps w:val="0"/>
          <w:noProof/>
          <w:sz w:val="24"/>
          <w:szCs w:val="24"/>
        </w:rPr>
      </w:pPr>
      <w:r>
        <w:rPr>
          <w:noProof/>
        </w:rPr>
        <w:t>Exercise - 1.2 Open the documentation</w:t>
      </w:r>
      <w:r>
        <w:rPr>
          <w:noProof/>
        </w:rPr>
        <w:tab/>
      </w:r>
      <w:r>
        <w:rPr>
          <w:noProof/>
        </w:rPr>
        <w:fldChar w:fldCharType="begin"/>
      </w:r>
      <w:r>
        <w:rPr>
          <w:noProof/>
        </w:rPr>
        <w:instrText xml:space="preserve"> PAGEREF _Toc516551998 \h </w:instrText>
      </w:r>
      <w:r>
        <w:rPr>
          <w:noProof/>
        </w:rPr>
      </w:r>
      <w:r>
        <w:rPr>
          <w:noProof/>
        </w:rPr>
        <w:fldChar w:fldCharType="separate"/>
      </w:r>
      <w:r w:rsidR="00077CCB">
        <w:rPr>
          <w:noProof/>
        </w:rPr>
        <w:t>16</w:t>
      </w:r>
      <w:r>
        <w:rPr>
          <w:noProof/>
        </w:rPr>
        <w:fldChar w:fldCharType="end"/>
      </w:r>
    </w:p>
    <w:p w14:paraId="1B651067" w14:textId="36C80EC9" w:rsidR="00DE4097" w:rsidRDefault="00DE4097">
      <w:pPr>
        <w:pStyle w:val="TOC2"/>
        <w:rPr>
          <w:rFonts w:asciiTheme="minorHAnsi" w:eastAsiaTheme="minorEastAsia" w:hAnsiTheme="minorHAnsi"/>
          <w:smallCaps w:val="0"/>
          <w:noProof/>
          <w:sz w:val="24"/>
          <w:szCs w:val="24"/>
        </w:rPr>
      </w:pPr>
      <w:r>
        <w:rPr>
          <w:noProof/>
        </w:rPr>
        <w:t>Exercise - 1.3 Download the Bluetooth Spec Version 5.0</w:t>
      </w:r>
      <w:r>
        <w:rPr>
          <w:noProof/>
        </w:rPr>
        <w:tab/>
      </w:r>
      <w:r>
        <w:rPr>
          <w:noProof/>
        </w:rPr>
        <w:fldChar w:fldCharType="begin"/>
      </w:r>
      <w:r>
        <w:rPr>
          <w:noProof/>
        </w:rPr>
        <w:instrText xml:space="preserve"> PAGEREF _Toc516551999 \h </w:instrText>
      </w:r>
      <w:r>
        <w:rPr>
          <w:noProof/>
        </w:rPr>
      </w:r>
      <w:r>
        <w:rPr>
          <w:noProof/>
        </w:rPr>
        <w:fldChar w:fldCharType="separate"/>
      </w:r>
      <w:r w:rsidR="00077CCB">
        <w:rPr>
          <w:noProof/>
        </w:rPr>
        <w:t>16</w:t>
      </w:r>
      <w:r>
        <w:rPr>
          <w:noProof/>
        </w:rPr>
        <w:fldChar w:fldCharType="end"/>
      </w:r>
    </w:p>
    <w:p w14:paraId="2772F71F" w14:textId="1352E6A0" w:rsidR="00E46913" w:rsidRDefault="00B25487" w:rsidP="00B25487">
      <w:r>
        <w:fldChar w:fldCharType="end"/>
      </w:r>
    </w:p>
    <w:p w14:paraId="16825037" w14:textId="77777777" w:rsidR="00B25487" w:rsidRDefault="00B25487">
      <w:pPr>
        <w:rPr>
          <w:rFonts w:eastAsia="Times New Roman"/>
          <w:b/>
          <w:bCs/>
          <w:color w:val="1F4E79" w:themeColor="accent1" w:themeShade="80"/>
          <w:sz w:val="28"/>
          <w:szCs w:val="28"/>
          <w:highlight w:val="lightGray"/>
        </w:rPr>
      </w:pPr>
      <w:r>
        <w:rPr>
          <w:highlight w:val="lightGray"/>
        </w:rPr>
        <w:br w:type="page"/>
      </w:r>
    </w:p>
    <w:p w14:paraId="5666AA7E" w14:textId="36D70DCE" w:rsidR="00E46913" w:rsidRDefault="00431970" w:rsidP="00536030">
      <w:pPr>
        <w:pStyle w:val="Heading1"/>
      </w:pPr>
      <w:bookmarkStart w:id="2" w:name="_Toc516551979"/>
      <w:r>
        <w:lastRenderedPageBreak/>
        <w:t>Tour</w:t>
      </w:r>
      <w:r w:rsidR="00E46913">
        <w:t xml:space="preserve"> of WICED Studio SDK</w:t>
      </w:r>
      <w:bookmarkEnd w:id="2"/>
    </w:p>
    <w:p w14:paraId="3BA79584" w14:textId="0ADF9913" w:rsidR="00E46913" w:rsidRDefault="00E46913" w:rsidP="00995415">
      <w:pPr>
        <w:pStyle w:val="Heading2"/>
      </w:pPr>
      <w:bookmarkStart w:id="3" w:name="_Ref473018303"/>
      <w:bookmarkStart w:id="4" w:name="_Toc516551980"/>
      <w:r>
        <w:t xml:space="preserve">First </w:t>
      </w:r>
      <w:r w:rsidRPr="00B25487">
        <w:t>Look</w:t>
      </w:r>
      <w:bookmarkEnd w:id="3"/>
      <w:bookmarkEnd w:id="4"/>
    </w:p>
    <w:p w14:paraId="271FB874" w14:textId="56B688B8" w:rsidR="00E46913" w:rsidRDefault="00E46913" w:rsidP="00B25487">
      <w:r>
        <w:t xml:space="preserve">The WICED software tool is called </w:t>
      </w:r>
      <w:r w:rsidR="00676979">
        <w:t>"</w:t>
      </w:r>
      <w:r>
        <w:t>WICED Studio</w:t>
      </w:r>
      <w:r w:rsidR="00676979">
        <w:t>"</w:t>
      </w:r>
      <w:r>
        <w:t xml:space="preserve"> and it is based on Eclipse. </w:t>
      </w:r>
    </w:p>
    <w:p w14:paraId="06F40945" w14:textId="55505CE5" w:rsidR="00E46913" w:rsidRDefault="00E46913" w:rsidP="00B25487">
      <w:r>
        <w:t xml:space="preserve">WICED Studio is installed, by default, in </w:t>
      </w:r>
      <w:r w:rsidRPr="00213205">
        <w:rPr>
          <w:i/>
        </w:rPr>
        <w:t>C:</w:t>
      </w:r>
      <w:r>
        <w:rPr>
          <w:i/>
        </w:rPr>
        <w:t>/</w:t>
      </w:r>
      <w:r w:rsidRPr="00213205">
        <w:rPr>
          <w:i/>
        </w:rPr>
        <w:t>Users</w:t>
      </w:r>
      <w:r>
        <w:rPr>
          <w:i/>
        </w:rPr>
        <w:t>/</w:t>
      </w:r>
      <w:r w:rsidRPr="00213205">
        <w:rPr>
          <w:i/>
        </w:rPr>
        <w:t>&lt;UserName&gt;</w:t>
      </w:r>
      <w:r>
        <w:rPr>
          <w:i/>
        </w:rPr>
        <w:t>/</w:t>
      </w:r>
      <w:r w:rsidRPr="00213205">
        <w:rPr>
          <w:i/>
        </w:rPr>
        <w:t>AppData</w:t>
      </w:r>
      <w:r>
        <w:rPr>
          <w:i/>
        </w:rPr>
        <w:t>/</w:t>
      </w:r>
      <w:r w:rsidRPr="00213205">
        <w:rPr>
          <w:i/>
        </w:rPr>
        <w:t>Local</w:t>
      </w:r>
      <w:r>
        <w:rPr>
          <w:i/>
        </w:rPr>
        <w:t>/</w:t>
      </w:r>
      <w:r w:rsidRPr="00213205">
        <w:rPr>
          <w:i/>
        </w:rPr>
        <w:t>WICED</w:t>
      </w:r>
      <w:r>
        <w:rPr>
          <w:i/>
        </w:rPr>
        <w:t>.</w:t>
      </w:r>
      <w:r>
        <w:t xml:space="preserve"> As a part of installing WICED Studio, an SDK Workspace is created, by default, in </w:t>
      </w:r>
      <w:r w:rsidRPr="00213205">
        <w:rPr>
          <w:i/>
        </w:rPr>
        <w:t>C:</w:t>
      </w:r>
      <w:r>
        <w:rPr>
          <w:i/>
        </w:rPr>
        <w:t>/</w:t>
      </w:r>
      <w:r w:rsidRPr="00213205">
        <w:rPr>
          <w:i/>
        </w:rPr>
        <w:t>Users</w:t>
      </w:r>
      <w:r>
        <w:rPr>
          <w:i/>
        </w:rPr>
        <w:t>/</w:t>
      </w:r>
      <w:r w:rsidRPr="00213205">
        <w:rPr>
          <w:i/>
        </w:rPr>
        <w:t>&lt;UserName&gt;</w:t>
      </w:r>
      <w:r>
        <w:rPr>
          <w:i/>
        </w:rPr>
        <w:t>/</w:t>
      </w:r>
      <w:r w:rsidRPr="00213205">
        <w:rPr>
          <w:i/>
        </w:rPr>
        <w:t>My Documents</w:t>
      </w:r>
      <w:r>
        <w:rPr>
          <w:i/>
        </w:rPr>
        <w:t>/</w:t>
      </w:r>
      <w:r w:rsidRPr="00213205">
        <w:rPr>
          <w:i/>
        </w:rPr>
        <w:t>WICED-Studio-&lt;version&gt;</w:t>
      </w:r>
      <w:r>
        <w:rPr>
          <w:i/>
        </w:rPr>
        <w:t>/</w:t>
      </w:r>
      <w:r w:rsidR="004E10A7">
        <w:rPr>
          <w:i/>
        </w:rPr>
        <w:t>20719-B1_Bluetooth</w:t>
      </w:r>
      <w:r>
        <w:t xml:space="preserve">. The SDK Workspace is where you will create your projects. Note that a new set of SDK Workspace files is created for each version of WICED Studio that you install. If you install a newer version of WICED Studio, your projects from the previous version will still be available in the SDK Workspace location associated with that previous version of WICED Studio. You </w:t>
      </w:r>
      <w:r w:rsidR="00FB4066">
        <w:t>must</w:t>
      </w:r>
      <w:r>
        <w:t xml:space="preserve"> copy them over manually if you want to access them in the new version.</w:t>
      </w:r>
    </w:p>
    <w:p w14:paraId="5B144859" w14:textId="2306A5CC" w:rsidR="00E46913" w:rsidRDefault="00E46913" w:rsidP="00B25487">
      <w:r>
        <w:t xml:space="preserve">Once installed, WICED Studio will show up in Windows under Start &gt; All Programs &gt; Cypress &gt; WICED-Studio. The first time you open WICED Studio, you will be asked for which platform you want to use. We will use </w:t>
      </w:r>
      <w:r w:rsidR="00456C2C">
        <w:rPr>
          <w:i/>
        </w:rPr>
        <w:t>20719-B1_Bluetooth</w:t>
      </w:r>
      <w:r>
        <w:t xml:space="preserve"> for this class, but if you used a different selection don</w:t>
      </w:r>
      <w:r w:rsidR="00676979">
        <w:t>'</w:t>
      </w:r>
      <w:r>
        <w:t>t worry – you can change it easily from inside the tool using the dropdown menu.</w:t>
      </w:r>
    </w:p>
    <w:p w14:paraId="34286596" w14:textId="5B3BC1D0" w:rsidR="00E46913" w:rsidRDefault="00C47C1D" w:rsidP="00B25487">
      <w:pPr>
        <w:jc w:val="center"/>
      </w:pPr>
      <w:r>
        <w:rPr>
          <w:noProof/>
        </w:rPr>
        <w:drawing>
          <wp:inline distT="0" distB="0" distL="0" distR="0" wp14:anchorId="7600CC00" wp14:editId="3FD19111">
            <wp:extent cx="3296761" cy="23307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9324" cy="2332604"/>
                    </a:xfrm>
                    <a:prstGeom prst="rect">
                      <a:avLst/>
                    </a:prstGeom>
                  </pic:spPr>
                </pic:pic>
              </a:graphicData>
            </a:graphic>
          </wp:inline>
        </w:drawing>
      </w:r>
    </w:p>
    <w:p w14:paraId="0CCDEA83" w14:textId="040C204D" w:rsidR="00E46913" w:rsidRDefault="00AF7F01" w:rsidP="00B25487">
      <w:r>
        <w:rPr>
          <w:noProof/>
        </w:rPr>
        <w:lastRenderedPageBreak/>
        <w:drawing>
          <wp:inline distT="0" distB="0" distL="0" distR="0" wp14:anchorId="603FE28B" wp14:editId="09FE9013">
            <wp:extent cx="5943600" cy="42378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931"/>
                    <a:stretch/>
                  </pic:blipFill>
                  <pic:spPr bwMode="auto">
                    <a:xfrm>
                      <a:off x="0" y="0"/>
                      <a:ext cx="5943600" cy="4237892"/>
                    </a:xfrm>
                    <a:prstGeom prst="rect">
                      <a:avLst/>
                    </a:prstGeom>
                    <a:ln>
                      <a:noFill/>
                    </a:ln>
                    <a:extLst>
                      <a:ext uri="{53640926-AAD7-44D8-BBD7-CCE9431645EC}">
                        <a14:shadowObscured xmlns:a14="http://schemas.microsoft.com/office/drawing/2010/main"/>
                      </a:ext>
                    </a:extLst>
                  </pic:spPr>
                </pic:pic>
              </a:graphicData>
            </a:graphic>
          </wp:inline>
        </w:drawing>
      </w:r>
    </w:p>
    <w:p w14:paraId="52AA4DD9" w14:textId="5502F80D" w:rsidR="00E46913" w:rsidRDefault="00E46913" w:rsidP="00B25487">
      <w:pPr>
        <w:keepNext/>
      </w:pPr>
      <w:r>
        <w:t xml:space="preserve">The major </w:t>
      </w:r>
      <w:r w:rsidR="0020780C">
        <w:t xml:space="preserve">views </w:t>
      </w:r>
      <w:r>
        <w:t>are:</w:t>
      </w:r>
    </w:p>
    <w:p w14:paraId="6A7968C1" w14:textId="77777777" w:rsidR="00E46913" w:rsidRDefault="00E46913" w:rsidP="00717E34">
      <w:pPr>
        <w:pStyle w:val="ListParagraph"/>
        <w:numPr>
          <w:ilvl w:val="0"/>
          <w:numId w:val="4"/>
        </w:numPr>
        <w:spacing w:after="120"/>
      </w:pPr>
      <w:r>
        <w:t>File Editor</w:t>
      </w:r>
    </w:p>
    <w:p w14:paraId="4EB495AB" w14:textId="77777777" w:rsidR="00E46913" w:rsidRDefault="00E46913" w:rsidP="00717E34">
      <w:pPr>
        <w:pStyle w:val="ListParagraph"/>
        <w:numPr>
          <w:ilvl w:val="0"/>
          <w:numId w:val="4"/>
        </w:numPr>
        <w:spacing w:after="120"/>
      </w:pPr>
      <w:r>
        <w:t>Project Explorer</w:t>
      </w:r>
    </w:p>
    <w:p w14:paraId="00DEADFF" w14:textId="77777777" w:rsidR="00E46913" w:rsidRDefault="00E46913" w:rsidP="00717E34">
      <w:pPr>
        <w:pStyle w:val="ListParagraph"/>
        <w:numPr>
          <w:ilvl w:val="0"/>
          <w:numId w:val="4"/>
        </w:numPr>
        <w:spacing w:after="120"/>
      </w:pPr>
      <w:r>
        <w:t>Make Target</w:t>
      </w:r>
    </w:p>
    <w:p w14:paraId="79C5C030" w14:textId="77777777" w:rsidR="00E46913" w:rsidRDefault="00E46913" w:rsidP="00717E34">
      <w:pPr>
        <w:pStyle w:val="ListParagraph"/>
        <w:numPr>
          <w:ilvl w:val="0"/>
          <w:numId w:val="4"/>
        </w:numPr>
        <w:spacing w:after="120"/>
      </w:pPr>
      <w:r>
        <w:t>Console</w:t>
      </w:r>
    </w:p>
    <w:p w14:paraId="326AE641" w14:textId="77777777" w:rsidR="00E46913" w:rsidRDefault="00E46913" w:rsidP="00717E34">
      <w:pPr>
        <w:pStyle w:val="ListParagraph"/>
        <w:numPr>
          <w:ilvl w:val="0"/>
          <w:numId w:val="4"/>
        </w:numPr>
        <w:spacing w:after="120"/>
      </w:pPr>
      <w:r>
        <w:t>Help</w:t>
      </w:r>
    </w:p>
    <w:p w14:paraId="4A101185" w14:textId="1B5F069D" w:rsidR="00E46913" w:rsidRDefault="00E46913" w:rsidP="00B25487">
      <w:r>
        <w:t xml:space="preserve">If you close a </w:t>
      </w:r>
      <w:r w:rsidR="00216710">
        <w:t xml:space="preserve">view </w:t>
      </w:r>
      <w:r>
        <w:t xml:space="preserve">unintentionally, you can </w:t>
      </w:r>
      <w:r w:rsidR="00882BCE">
        <w:t>reopen it from the menu Window &gt; Show View. Some of the views are under Window &gt; Show View &gt; Other… You can drag and drop windows and resize them as you desire.</w:t>
      </w:r>
    </w:p>
    <w:p w14:paraId="0789477E" w14:textId="77777777" w:rsidR="00E46913" w:rsidRDefault="00E46913" w:rsidP="00995415">
      <w:pPr>
        <w:pStyle w:val="Heading2"/>
      </w:pPr>
      <w:bookmarkStart w:id="5" w:name="_Toc516551981"/>
      <w:r>
        <w:lastRenderedPageBreak/>
        <w:t>Project Explorer</w:t>
      </w:r>
      <w:bookmarkEnd w:id="5"/>
    </w:p>
    <w:p w14:paraId="38885E74" w14:textId="4C51A61E" w:rsidR="00E46913" w:rsidRDefault="00E46913" w:rsidP="00AF7F01">
      <w:pPr>
        <w:keepNext/>
      </w:pPr>
      <w:r>
        <w:t xml:space="preserve">If you expand </w:t>
      </w:r>
      <w:r w:rsidR="00CB182B">
        <w:t>20719-B1_Bluetooth</w:t>
      </w:r>
      <w:r>
        <w:t xml:space="preserve"> from the Project Explorer window you will see the following: </w:t>
      </w:r>
    </w:p>
    <w:p w14:paraId="211D71C0" w14:textId="0A29DF5D" w:rsidR="00E46913" w:rsidRPr="00FB1D8A" w:rsidRDefault="00AF7F01" w:rsidP="00CB0E99">
      <w:pPr>
        <w:jc w:val="center"/>
      </w:pPr>
      <w:r>
        <w:rPr>
          <w:noProof/>
        </w:rPr>
        <w:drawing>
          <wp:inline distT="0" distB="0" distL="0" distR="0" wp14:anchorId="036AB82C" wp14:editId="2F1C63BD">
            <wp:extent cx="2020824" cy="436168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0824" cy="4361688"/>
                    </a:xfrm>
                    <a:prstGeom prst="rect">
                      <a:avLst/>
                    </a:prstGeom>
                  </pic:spPr>
                </pic:pic>
              </a:graphicData>
            </a:graphic>
          </wp:inline>
        </w:drawing>
      </w:r>
    </w:p>
    <w:p w14:paraId="01A197FD" w14:textId="0A03FE90" w:rsidR="00E46913" w:rsidRDefault="00E46913" w:rsidP="00B25487">
      <w:r>
        <w:t>The README.txt file provides basic information about the SDK. This file is open by default in the editor window when the SDK is first opened. The file versio</w:t>
      </w:r>
      <w:r w:rsidR="00B5677D">
        <w:t>n.t</w:t>
      </w:r>
      <w:r>
        <w:t>xt contains details of the version of WICED Studio that you have open. Other folders of interest in the Project Explorer are:</w:t>
      </w:r>
    </w:p>
    <w:p w14:paraId="2F507218" w14:textId="77777777" w:rsidR="00E46913" w:rsidRDefault="00E46913" w:rsidP="00B25487">
      <w:pPr>
        <w:pStyle w:val="Heading3"/>
      </w:pPr>
      <w:r>
        <w:t>Apps</w:t>
      </w:r>
    </w:p>
    <w:p w14:paraId="3C35CA80" w14:textId="259F3D9E" w:rsidR="00E46913" w:rsidRDefault="00E46913" w:rsidP="00B25487">
      <w:r>
        <w:t xml:space="preserve">The </w:t>
      </w:r>
      <w:r w:rsidRPr="00647AAC">
        <w:rPr>
          <w:i/>
        </w:rPr>
        <w:t>apps</w:t>
      </w:r>
      <w:r>
        <w:t xml:space="preserve"> folder is where </w:t>
      </w:r>
      <w:r w:rsidR="003906BD">
        <w:t>all</w:t>
      </w:r>
      <w:r>
        <w:t xml:space="preserve"> the example projects reside as well as where you will put your own projects. The SDK Workspace includes a wealth of example projects. These are broken into categories by folder name. A few of the useful ones are:</w:t>
      </w:r>
    </w:p>
    <w:p w14:paraId="76A67649" w14:textId="47151A5A" w:rsidR="00E46913" w:rsidRDefault="00E46913" w:rsidP="00717E34">
      <w:pPr>
        <w:pStyle w:val="ListParagraph"/>
        <w:numPr>
          <w:ilvl w:val="0"/>
          <w:numId w:val="6"/>
        </w:numPr>
        <w:spacing w:after="120"/>
      </w:pPr>
      <w:r>
        <w:rPr>
          <w:i/>
        </w:rPr>
        <w:t>snip</w:t>
      </w:r>
      <w:r>
        <w:t xml:space="preserve">: </w:t>
      </w:r>
      <w:r w:rsidR="003906BD">
        <w:t>S</w:t>
      </w:r>
      <w:r>
        <w:t xml:space="preserve">hort examples that typically demonstrate one feature. For example: </w:t>
      </w:r>
    </w:p>
    <w:p w14:paraId="6B14D8AF" w14:textId="7CFFF72B" w:rsidR="00E46913" w:rsidRDefault="00E46913" w:rsidP="00717E34">
      <w:pPr>
        <w:pStyle w:val="ListParagraph"/>
        <w:numPr>
          <w:ilvl w:val="1"/>
          <w:numId w:val="6"/>
        </w:numPr>
        <w:spacing w:after="120"/>
      </w:pPr>
      <w:r w:rsidRPr="00B81951">
        <w:rPr>
          <w:i/>
        </w:rPr>
        <w:t>snip</w:t>
      </w:r>
      <w:r w:rsidRPr="00C878D7">
        <w:rPr>
          <w:i/>
        </w:rPr>
        <w:t>/</w:t>
      </w:r>
      <w:proofErr w:type="spellStart"/>
      <w:r w:rsidR="00AF7F01">
        <w:rPr>
          <w:i/>
        </w:rPr>
        <w:t>hal</w:t>
      </w:r>
      <w:proofErr w:type="spellEnd"/>
      <w:r w:rsidR="00AF7F01">
        <w:rPr>
          <w:i/>
        </w:rPr>
        <w:t>/</w:t>
      </w:r>
      <w:proofErr w:type="spellStart"/>
      <w:r w:rsidRPr="00B81951">
        <w:rPr>
          <w:i/>
        </w:rPr>
        <w:t>gpio</w:t>
      </w:r>
      <w:proofErr w:type="spellEnd"/>
      <w:r>
        <w:t xml:space="preserve"> demonstrates GPIO use by reading buttons and blinking LEDs.</w:t>
      </w:r>
    </w:p>
    <w:p w14:paraId="19C9AFAE" w14:textId="186C953B" w:rsidR="00E46913" w:rsidRDefault="00E46913" w:rsidP="00717E34">
      <w:pPr>
        <w:pStyle w:val="ListParagraph"/>
        <w:numPr>
          <w:ilvl w:val="1"/>
          <w:numId w:val="6"/>
        </w:numPr>
        <w:spacing w:after="120"/>
      </w:pPr>
      <w:r>
        <w:rPr>
          <w:i/>
        </w:rPr>
        <w:t>s</w:t>
      </w:r>
      <w:r w:rsidRPr="00B81951">
        <w:rPr>
          <w:i/>
        </w:rPr>
        <w:t>nip</w:t>
      </w:r>
      <w:r>
        <w:rPr>
          <w:i/>
        </w:rPr>
        <w:t>/</w:t>
      </w:r>
      <w:proofErr w:type="spellStart"/>
      <w:r w:rsidR="00AF7F01">
        <w:rPr>
          <w:i/>
        </w:rPr>
        <w:t>ble</w:t>
      </w:r>
      <w:proofErr w:type="spellEnd"/>
      <w:r w:rsidR="00AF7F01">
        <w:rPr>
          <w:i/>
        </w:rPr>
        <w:t>/</w:t>
      </w:r>
      <w:proofErr w:type="spellStart"/>
      <w:r w:rsidR="00AF7F01">
        <w:rPr>
          <w:i/>
        </w:rPr>
        <w:t>mybeacon</w:t>
      </w:r>
      <w:proofErr w:type="spellEnd"/>
      <w:r>
        <w:t xml:space="preserve"> </w:t>
      </w:r>
      <w:r w:rsidR="00AF7F01">
        <w:t>demonstrates a beacon that sends vendor specific advertising data</w:t>
      </w:r>
      <w:r>
        <w:t>.</w:t>
      </w:r>
    </w:p>
    <w:p w14:paraId="696574A9" w14:textId="30A21716" w:rsidR="00E46913" w:rsidRDefault="00E46913" w:rsidP="00717E34">
      <w:pPr>
        <w:pStyle w:val="ListParagraph"/>
        <w:numPr>
          <w:ilvl w:val="0"/>
          <w:numId w:val="6"/>
        </w:numPr>
        <w:spacing w:after="120"/>
      </w:pPr>
      <w:r>
        <w:rPr>
          <w:i/>
        </w:rPr>
        <w:t>d</w:t>
      </w:r>
      <w:r w:rsidRPr="00CA1031">
        <w:rPr>
          <w:i/>
        </w:rPr>
        <w:t>emo</w:t>
      </w:r>
      <w:r>
        <w:t xml:space="preserve">: </w:t>
      </w:r>
      <w:r w:rsidR="003906BD">
        <w:t>M</w:t>
      </w:r>
      <w:r>
        <w:t>ore complex and complete demonstrations. For example:</w:t>
      </w:r>
    </w:p>
    <w:p w14:paraId="7439580D" w14:textId="5849851B" w:rsidR="00E46913" w:rsidRDefault="00E46913" w:rsidP="00717E34">
      <w:pPr>
        <w:pStyle w:val="ListParagraph"/>
        <w:numPr>
          <w:ilvl w:val="1"/>
          <w:numId w:val="6"/>
        </w:numPr>
        <w:spacing w:after="120"/>
      </w:pPr>
      <w:r>
        <w:rPr>
          <w:i/>
        </w:rPr>
        <w:t>demo/</w:t>
      </w:r>
      <w:proofErr w:type="spellStart"/>
      <w:r w:rsidR="00AF7F01">
        <w:rPr>
          <w:i/>
        </w:rPr>
        <w:t>hello_sensor</w:t>
      </w:r>
      <w:proofErr w:type="spellEnd"/>
      <w:r w:rsidR="00AF7F01">
        <w:t xml:space="preserve"> demonstrates a BLE</w:t>
      </w:r>
      <w:r>
        <w:t xml:space="preserve"> application </w:t>
      </w:r>
      <w:r w:rsidR="00AF7F01">
        <w:t>with custom profiles implemented</w:t>
      </w:r>
      <w:r>
        <w:t>.</w:t>
      </w:r>
      <w:r w:rsidR="00AF7F01">
        <w:t xml:space="preserve"> A client peer application for Android, iOS, and Windows is also provided in the project.</w:t>
      </w:r>
    </w:p>
    <w:p w14:paraId="41C1BD27" w14:textId="77777777" w:rsidR="00E46913" w:rsidRDefault="00E46913" w:rsidP="00B25487">
      <w:pPr>
        <w:pStyle w:val="Heading3"/>
      </w:pPr>
      <w:r>
        <w:lastRenderedPageBreak/>
        <w:t>Doc</w:t>
      </w:r>
    </w:p>
    <w:p w14:paraId="4082523E" w14:textId="3B703EE5" w:rsidR="00E46913" w:rsidRDefault="00E46913" w:rsidP="00B25487">
      <w:r>
        <w:t xml:space="preserve">The doc folder contains the documentation for the SDK Workspace. Of </w:t>
      </w:r>
      <w:proofErr w:type="gramStart"/>
      <w:r>
        <w:t>particular interest</w:t>
      </w:r>
      <w:proofErr w:type="gramEnd"/>
      <w:r>
        <w:t xml:space="preserve"> is the API.html file which documents all of the WICED API functions. It is usually easier to use that file if you open it in a web browser of your choice rather than from inside WICED Studio. You can do this from WICED Studio by right clicking on API.html and choosing </w:t>
      </w:r>
      <w:r w:rsidR="00676979">
        <w:t>"</w:t>
      </w:r>
      <w:r>
        <w:t>Open With &gt; System Editor</w:t>
      </w:r>
      <w:r w:rsidR="00676979">
        <w:t>"</w:t>
      </w:r>
      <w:r>
        <w:t>. Depending on your web browser and settings, you may have to tell it to allow ActiveX controls to see the menus.</w:t>
      </w:r>
    </w:p>
    <w:p w14:paraId="6299DC87" w14:textId="524E6F0F" w:rsidR="00E46913" w:rsidRDefault="00E46913" w:rsidP="00B25487">
      <w:r>
        <w:t>The first window you will see when you open the API.html file is shown below. You can e</w:t>
      </w:r>
      <w:r w:rsidR="00656EF0">
        <w:t>nter search strings in the box in the upper-right corner</w:t>
      </w:r>
      <w:r>
        <w:t xml:space="preserve">. The list will filter dynamically as you type. For example, if you enter </w:t>
      </w:r>
      <w:r w:rsidR="00676979">
        <w:t>"</w:t>
      </w:r>
      <w:proofErr w:type="spellStart"/>
      <w:r>
        <w:t>wiced_</w:t>
      </w:r>
      <w:r w:rsidR="00C47C1D">
        <w:t>hal_</w:t>
      </w:r>
      <w:r>
        <w:t>gpio</w:t>
      </w:r>
      <w:proofErr w:type="spellEnd"/>
      <w:r w:rsidR="00676979">
        <w:t>"</w:t>
      </w:r>
      <w:r>
        <w:t xml:space="preserve"> you will see a list of all WICED APIs that are used for controlling IOs. </w:t>
      </w:r>
    </w:p>
    <w:p w14:paraId="43AE163D" w14:textId="77777777" w:rsidR="00E46913" w:rsidRDefault="00E46913" w:rsidP="00B25487">
      <w:r>
        <w:t>Note: sometimes the search feature stops working. If this happens, close the browser page and reopen it.</w:t>
      </w:r>
    </w:p>
    <w:p w14:paraId="0897EAEB" w14:textId="6059DC17" w:rsidR="00E46913" w:rsidRDefault="00C47C1D" w:rsidP="00B25487">
      <w:pPr>
        <w:jc w:val="center"/>
      </w:pPr>
      <w:r>
        <w:rPr>
          <w:noProof/>
        </w:rPr>
        <w:drawing>
          <wp:inline distT="0" distB="0" distL="0" distR="0" wp14:anchorId="725D4BF9" wp14:editId="01B64916">
            <wp:extent cx="5943600" cy="3934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34460"/>
                    </a:xfrm>
                    <a:prstGeom prst="rect">
                      <a:avLst/>
                    </a:prstGeom>
                  </pic:spPr>
                </pic:pic>
              </a:graphicData>
            </a:graphic>
          </wp:inline>
        </w:drawing>
      </w:r>
    </w:p>
    <w:p w14:paraId="177F19CE" w14:textId="77777777" w:rsidR="00E46913" w:rsidRDefault="00E46913" w:rsidP="00B25487">
      <w:pPr>
        <w:pStyle w:val="Heading3"/>
      </w:pPr>
      <w:r>
        <w:t>Platforms</w:t>
      </w:r>
    </w:p>
    <w:p w14:paraId="020DB960" w14:textId="6A6C7B4A" w:rsidR="00E46913" w:rsidRPr="00EB3FCA" w:rsidRDefault="00E46913" w:rsidP="00B25487">
      <w:r>
        <w:t xml:space="preserve">The platforms folder contains information on different kits (i.e. hardware platforms). These files are necessary to program a given project into specific hardware. In our case, the kit we are using is called </w:t>
      </w:r>
      <w:r w:rsidR="00C47C1D">
        <w:t>CYW920719Q40EVB_01</w:t>
      </w:r>
      <w:r>
        <w:t xml:space="preserve">. That kit has a platform folder, but since we are also using a shield attached to it, we will use a custom set of platform files that also includes the peripherals on the shield. You will have to copy over the custom platform files before using the shield and kit (this will be the first exercise </w:t>
      </w:r>
      <w:r>
        <w:lastRenderedPageBreak/>
        <w:t>in Chapter 2). You can even create platform files for your own custom hardware that you design. We</w:t>
      </w:r>
      <w:r w:rsidR="00676979">
        <w:t>'</w:t>
      </w:r>
      <w:r>
        <w:t>ll discuss the platforms folder in more detail in Chapter 2.</w:t>
      </w:r>
    </w:p>
    <w:p w14:paraId="638D3A91" w14:textId="77777777" w:rsidR="00E46913" w:rsidRDefault="00E46913" w:rsidP="00B25487">
      <w:pPr>
        <w:pStyle w:val="Heading3"/>
      </w:pPr>
      <w:r>
        <w:t>Libraries</w:t>
      </w:r>
    </w:p>
    <w:p w14:paraId="3C0CAA57" w14:textId="6CFF967E" w:rsidR="00E46913" w:rsidRPr="00F822AF" w:rsidRDefault="00E46913" w:rsidP="00B25487">
      <w:pPr>
        <w:rPr>
          <w:color w:val="000000" w:themeColor="text1"/>
        </w:rPr>
      </w:pPr>
      <w:r w:rsidRPr="00F822AF">
        <w:rPr>
          <w:color w:val="000000" w:themeColor="text1"/>
        </w:rPr>
        <w:t xml:space="preserve">The libraries folder contains various sets of library function files. For example, there are libraries for working with </w:t>
      </w:r>
      <w:r w:rsidR="00F822AF" w:rsidRPr="00F822AF">
        <w:rPr>
          <w:color w:val="000000" w:themeColor="text1"/>
        </w:rPr>
        <w:t>different Bluetooth profiles such as A2DP (Advanced Audio Distribution Profile), HFP (Hands Free Profile), SPP (Serial Port Profile), etc.</w:t>
      </w:r>
      <w:r w:rsidR="00F822AF">
        <w:rPr>
          <w:color w:val="000000" w:themeColor="text1"/>
        </w:rPr>
        <w:t xml:space="preserve"> Many of the projects you look at and create later will use library functions.</w:t>
      </w:r>
    </w:p>
    <w:p w14:paraId="0A630328" w14:textId="77777777" w:rsidR="00C71818" w:rsidRDefault="00C71818" w:rsidP="00C71818">
      <w:pPr>
        <w:pStyle w:val="Heading3"/>
      </w:pPr>
      <w:r>
        <w:t>Include</w:t>
      </w:r>
    </w:p>
    <w:p w14:paraId="4443BEFA" w14:textId="3E994B6B" w:rsidR="00C71818" w:rsidRPr="00626A28" w:rsidRDefault="00626A28" w:rsidP="00C71818">
      <w:pPr>
        <w:rPr>
          <w:color w:val="000000" w:themeColor="text1"/>
        </w:rPr>
      </w:pPr>
      <w:proofErr w:type="spellStart"/>
      <w:r w:rsidRPr="00626A28">
        <w:rPr>
          <w:color w:val="000000" w:themeColor="text1"/>
        </w:rPr>
        <w:t>The</w:t>
      </w:r>
      <w:proofErr w:type="spellEnd"/>
      <w:r w:rsidRPr="00626A28">
        <w:rPr>
          <w:color w:val="000000" w:themeColor="text1"/>
        </w:rPr>
        <w:t xml:space="preserve"> include folder contains header files that allow you to APIs for the different functions that your application requires. Many of these files and functions will be discussed in the next few chapters.</w:t>
      </w:r>
    </w:p>
    <w:p w14:paraId="18320735" w14:textId="77777777" w:rsidR="00C71818" w:rsidRPr="00626A28" w:rsidRDefault="00C71818" w:rsidP="00C71818">
      <w:pPr>
        <w:pStyle w:val="Heading3"/>
      </w:pPr>
      <w:r w:rsidRPr="00626A28">
        <w:t>WICED</w:t>
      </w:r>
    </w:p>
    <w:p w14:paraId="5171D08A" w14:textId="13264FFB" w:rsidR="00C71818" w:rsidRPr="00626A28" w:rsidRDefault="00C71818" w:rsidP="00C71818">
      <w:pPr>
        <w:rPr>
          <w:color w:val="000000" w:themeColor="text1"/>
        </w:rPr>
      </w:pPr>
      <w:r w:rsidRPr="00626A28">
        <w:rPr>
          <w:color w:val="000000" w:themeColor="text1"/>
        </w:rPr>
        <w:t>T</w:t>
      </w:r>
      <w:r w:rsidR="00626A28" w:rsidRPr="00626A28">
        <w:rPr>
          <w:color w:val="000000" w:themeColor="text1"/>
        </w:rPr>
        <w:t xml:space="preserve">he WICED folder contains the </w:t>
      </w:r>
      <w:r w:rsidR="00676979">
        <w:rPr>
          <w:color w:val="000000" w:themeColor="text1"/>
        </w:rPr>
        <w:t>"</w:t>
      </w:r>
      <w:r w:rsidR="00626A28" w:rsidRPr="00626A28">
        <w:rPr>
          <w:color w:val="000000" w:themeColor="text1"/>
        </w:rPr>
        <w:t>guts</w:t>
      </w:r>
      <w:r w:rsidR="00676979">
        <w:rPr>
          <w:color w:val="000000" w:themeColor="text1"/>
        </w:rPr>
        <w:t>"</w:t>
      </w:r>
      <w:r w:rsidR="00626A28" w:rsidRPr="00626A28">
        <w:rPr>
          <w:color w:val="000000" w:themeColor="text1"/>
        </w:rPr>
        <w:t xml:space="preserve"> of the SDK such as global make files, linker scripts, etc.</w:t>
      </w:r>
    </w:p>
    <w:p w14:paraId="39F492F4" w14:textId="41826FD8" w:rsidR="00E46913" w:rsidRDefault="00E46913" w:rsidP="00C71818">
      <w:pPr>
        <w:rPr>
          <w:rFonts w:ascii="Cambria" w:eastAsia="Times New Roman" w:hAnsi="Cambria"/>
          <w:color w:val="4F81BD"/>
        </w:rPr>
      </w:pPr>
      <w:r>
        <w:br w:type="page"/>
      </w:r>
    </w:p>
    <w:p w14:paraId="76B67287" w14:textId="668DF5EE" w:rsidR="00E46913" w:rsidRDefault="00E46913" w:rsidP="00536030">
      <w:pPr>
        <w:pStyle w:val="Heading1"/>
      </w:pPr>
      <w:bookmarkStart w:id="6" w:name="_Toc516551982"/>
      <w:r>
        <w:lastRenderedPageBreak/>
        <w:t>Tour of Documentation</w:t>
      </w:r>
      <w:bookmarkEnd w:id="6"/>
    </w:p>
    <w:p w14:paraId="5054A7B8" w14:textId="318DBCF5" w:rsidR="00E46913" w:rsidRDefault="00E46913" w:rsidP="00E85B8C">
      <w:pPr>
        <w:pStyle w:val="Heading2"/>
      </w:pPr>
      <w:bookmarkStart w:id="7" w:name="_Toc516551983"/>
      <w:r>
        <w:t>In the SDK Workspace</w:t>
      </w:r>
      <w:bookmarkEnd w:id="7"/>
    </w:p>
    <w:p w14:paraId="5AB30F4A" w14:textId="31D6D1F0" w:rsidR="00E46913" w:rsidRDefault="00E46913" w:rsidP="00B25487">
      <w:r>
        <w:t xml:space="preserve">As discussed previously, the doc folder in the SDK Workspace contains various documents. The most important of these is the API guide but the folder also contains other useful documents </w:t>
      </w:r>
      <w:r w:rsidR="00DD4AD1">
        <w:t>such as debugging information, test system information, OTA update procedures, etc.</w:t>
      </w:r>
      <w:r>
        <w:t xml:space="preserve"> The list of files in the doc directory looks like this:</w:t>
      </w:r>
    </w:p>
    <w:p w14:paraId="225E74BC" w14:textId="5C11E784" w:rsidR="00E46913" w:rsidRDefault="00DD4AD1" w:rsidP="00B25487">
      <w:pPr>
        <w:jc w:val="center"/>
      </w:pPr>
      <w:r>
        <w:rPr>
          <w:noProof/>
        </w:rPr>
        <w:drawing>
          <wp:inline distT="0" distB="0" distL="0" distR="0" wp14:anchorId="35EB8A05" wp14:editId="14F4B61A">
            <wp:extent cx="3163824" cy="30815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3824" cy="3081528"/>
                    </a:xfrm>
                    <a:prstGeom prst="rect">
                      <a:avLst/>
                    </a:prstGeom>
                  </pic:spPr>
                </pic:pic>
              </a:graphicData>
            </a:graphic>
          </wp:inline>
        </w:drawing>
      </w:r>
    </w:p>
    <w:p w14:paraId="1CB10486" w14:textId="77777777" w:rsidR="00E46913" w:rsidRDefault="00E46913" w:rsidP="00B25487">
      <w:r>
        <w:t>Each of the files in the doc folder can be accessed either from within the WICED Studio (the Project Explorer pane) or from Windows Explorer.</w:t>
      </w:r>
    </w:p>
    <w:p w14:paraId="4E07534F" w14:textId="77777777" w:rsidR="00E46913" w:rsidRDefault="00E46913" w:rsidP="00995415">
      <w:pPr>
        <w:pStyle w:val="Heading2"/>
      </w:pPr>
      <w:bookmarkStart w:id="8" w:name="_Toc516551984"/>
      <w:r>
        <w:t>On the Web</w:t>
      </w:r>
      <w:bookmarkEnd w:id="8"/>
    </w:p>
    <w:p w14:paraId="0A13D43F" w14:textId="5DD9E0D7" w:rsidR="00E46913" w:rsidRDefault="00E46913" w:rsidP="00B25487">
      <w:r>
        <w:t xml:space="preserve">Navigating to </w:t>
      </w:r>
      <w:r w:rsidR="00676979">
        <w:t>"</w:t>
      </w:r>
      <w:hyperlink r:id="rId13" w:history="1">
        <w:r w:rsidRPr="00260B00">
          <w:rPr>
            <w:rStyle w:val="Hyperlink"/>
          </w:rPr>
          <w:t>www.cypress.com</w:t>
        </w:r>
      </w:hyperlink>
      <w:r>
        <w:t xml:space="preserve"> &gt; Design Support &gt; Community</w:t>
      </w:r>
      <w:r w:rsidR="00676979">
        <w:t>"</w:t>
      </w:r>
      <w:r>
        <w:t xml:space="preserve"> will take you to the following site (the direct link is </w:t>
      </w:r>
      <w:hyperlink r:id="rId14" w:history="1">
        <w:r w:rsidRPr="00260B00">
          <w:rPr>
            <w:rStyle w:val="Hyperlink"/>
          </w:rPr>
          <w:t>https://community.cypress.com/welcome</w:t>
        </w:r>
      </w:hyperlink>
      <w:r>
        <w:t>):</w:t>
      </w:r>
    </w:p>
    <w:p w14:paraId="35C2207F" w14:textId="6125EECD" w:rsidR="00E46913" w:rsidRDefault="000F7AE9" w:rsidP="00B25487">
      <w:pPr>
        <w:jc w:val="center"/>
      </w:pPr>
      <w:r>
        <w:rPr>
          <w:noProof/>
        </w:rPr>
        <w:drawing>
          <wp:inline distT="0" distB="0" distL="0" distR="0" wp14:anchorId="07471427" wp14:editId="36431155">
            <wp:extent cx="3701562" cy="193738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4763" cy="1954764"/>
                    </a:xfrm>
                    <a:prstGeom prst="rect">
                      <a:avLst/>
                    </a:prstGeom>
                  </pic:spPr>
                </pic:pic>
              </a:graphicData>
            </a:graphic>
          </wp:inline>
        </w:drawing>
      </w:r>
    </w:p>
    <w:p w14:paraId="73657709" w14:textId="0C2A8E90" w:rsidR="00E46913" w:rsidRDefault="00E46913" w:rsidP="00B25487">
      <w:r>
        <w:lastRenderedPageBreak/>
        <w:t xml:space="preserve">Clicking on </w:t>
      </w:r>
      <w:r w:rsidR="000F7AE9">
        <w:t>the Wireless</w:t>
      </w:r>
      <w:r>
        <w:t xml:space="preserve"> </w:t>
      </w:r>
      <w:r w:rsidR="000F7AE9">
        <w:t xml:space="preserve">icon and then the WICED Studio </w:t>
      </w:r>
      <w:r w:rsidR="007E37F3">
        <w:t xml:space="preserve">Bluetooth </w:t>
      </w:r>
      <w:r w:rsidR="000F7AE9">
        <w:t xml:space="preserve">icon </w:t>
      </w:r>
      <w:r>
        <w:t>will take you to the community page as shown below. From this page, you can download WICED Studio, purchase kits, search for answers, ask questions, etc.</w:t>
      </w:r>
    </w:p>
    <w:p w14:paraId="16947860" w14:textId="5A2A77BB" w:rsidR="00E46913" w:rsidRPr="00B14634" w:rsidRDefault="007E37F3" w:rsidP="00B25487">
      <w:pPr>
        <w:jc w:val="center"/>
      </w:pPr>
      <w:r>
        <w:rPr>
          <w:noProof/>
        </w:rPr>
        <w:drawing>
          <wp:inline distT="0" distB="0" distL="0" distR="0" wp14:anchorId="2A40195A" wp14:editId="37459827">
            <wp:extent cx="5943600" cy="36131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3150"/>
                    </a:xfrm>
                    <a:prstGeom prst="rect">
                      <a:avLst/>
                    </a:prstGeom>
                  </pic:spPr>
                </pic:pic>
              </a:graphicData>
            </a:graphic>
          </wp:inline>
        </w:drawing>
      </w:r>
    </w:p>
    <w:p w14:paraId="58DAC820" w14:textId="77777777" w:rsidR="00E46913" w:rsidRDefault="00E46913" w:rsidP="00B25487">
      <w:pPr>
        <w:rPr>
          <w:rFonts w:ascii="Cambria" w:eastAsia="Times New Roman" w:hAnsi="Cambria"/>
          <w:b/>
          <w:bCs/>
          <w:color w:val="4F81BD"/>
        </w:rPr>
      </w:pPr>
      <w:r>
        <w:br w:type="page"/>
      </w:r>
    </w:p>
    <w:p w14:paraId="5C3C57E1" w14:textId="77777777" w:rsidR="00E46913" w:rsidRDefault="00E46913" w:rsidP="00536030">
      <w:pPr>
        <w:pStyle w:val="Heading1"/>
      </w:pPr>
      <w:bookmarkStart w:id="9" w:name="_Toc516551985"/>
      <w:r>
        <w:lastRenderedPageBreak/>
        <w:t>Reporting Issues</w:t>
      </w:r>
      <w:bookmarkEnd w:id="9"/>
    </w:p>
    <w:p w14:paraId="12042DEE" w14:textId="027914B5" w:rsidR="00E46913" w:rsidRDefault="00E46913" w:rsidP="00B25487">
      <w:r>
        <w:t xml:space="preserve">If you find an issue in WICED Studio (bug, missing or confusing documentation, enhancement request), please use a </w:t>
      </w:r>
      <w:r w:rsidR="00676979">
        <w:t>"</w:t>
      </w:r>
      <w:r>
        <w:t>JIRA</w:t>
      </w:r>
      <w:r w:rsidR="00676979">
        <w:t>"</w:t>
      </w:r>
      <w:r>
        <w:t xml:space="preserve"> to report it:</w:t>
      </w:r>
    </w:p>
    <w:p w14:paraId="4562B91C" w14:textId="0A938162" w:rsidR="00E46913" w:rsidRDefault="003730B4" w:rsidP="00B25487">
      <w:hyperlink r:id="rId17" w:history="1">
        <w:r w:rsidR="00E46913" w:rsidRPr="00C40270">
          <w:rPr>
            <w:rStyle w:val="Hyperlink"/>
          </w:rPr>
          <w:t>jira.cypress.com</w:t>
        </w:r>
      </w:hyperlink>
    </w:p>
    <w:p w14:paraId="7764431B" w14:textId="27D37907" w:rsidR="00E46913" w:rsidRPr="00CF050B" w:rsidRDefault="00E46913" w:rsidP="00B25487">
      <w:r>
        <w:t>Click on Create to start submitting a JIRA. Use the project type of SW-WICED and fill in as many details as you can to report the issue.</w:t>
      </w:r>
      <w:r w:rsidR="00D62CFA">
        <w:t xml:space="preserve"> If you are reporting an issue with a kit, use </w:t>
      </w:r>
      <w:r w:rsidR="00676979">
        <w:t>"</w:t>
      </w:r>
      <w:r w:rsidR="00D62CFA">
        <w:t>K</w:t>
      </w:r>
      <w:r w:rsidR="00C90C9E">
        <w:t>ITS:</w:t>
      </w:r>
      <w:r w:rsidR="00676979">
        <w:t>"</w:t>
      </w:r>
      <w:r w:rsidR="00D62CFA">
        <w:t xml:space="preserve"> as a prefix to the summary.</w:t>
      </w:r>
    </w:p>
    <w:p w14:paraId="5C6F5E24" w14:textId="77777777" w:rsidR="00E46913" w:rsidRDefault="00E46913" w:rsidP="00B25487">
      <w:pPr>
        <w:jc w:val="center"/>
        <w:rPr>
          <w:rFonts w:ascii="Cambria" w:eastAsia="Times New Roman" w:hAnsi="Cambria"/>
          <w:b/>
          <w:bCs/>
          <w:color w:val="4F81BD"/>
        </w:rPr>
      </w:pPr>
      <w:r>
        <w:rPr>
          <w:noProof/>
        </w:rPr>
        <mc:AlternateContent>
          <mc:Choice Requires="wps">
            <w:drawing>
              <wp:anchor distT="0" distB="0" distL="114300" distR="114300" simplePos="0" relativeHeight="251661312" behindDoc="0" locked="0" layoutInCell="1" allowOverlap="1" wp14:anchorId="32241821" wp14:editId="2DBE6AF4">
                <wp:simplePos x="0" y="0"/>
                <wp:positionH relativeFrom="column">
                  <wp:posOffset>1343026</wp:posOffset>
                </wp:positionH>
                <wp:positionV relativeFrom="paragraph">
                  <wp:posOffset>678180</wp:posOffset>
                </wp:positionV>
                <wp:extent cx="1714500" cy="257175"/>
                <wp:effectExtent l="19050" t="19050" r="19050" b="28575"/>
                <wp:wrapNone/>
                <wp:docPr id="20" name="Rectangle: Rounded Corners 20"/>
                <wp:cNvGraphicFramePr/>
                <a:graphic xmlns:a="http://schemas.openxmlformats.org/drawingml/2006/main">
                  <a:graphicData uri="http://schemas.microsoft.com/office/word/2010/wordprocessingShape">
                    <wps:wsp>
                      <wps:cNvSpPr/>
                      <wps:spPr>
                        <a:xfrm>
                          <a:off x="0" y="0"/>
                          <a:ext cx="1714500" cy="2571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oundrect w14:anchorId="7BCBB9AC" id="Rectangle: Rounded Corners 20" o:spid="_x0000_s1026" style="position:absolute;margin-left:105.75pt;margin-top:53.4pt;width:135pt;height:20.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7D19D89F" wp14:editId="63983EA0">
                <wp:simplePos x="0" y="0"/>
                <wp:positionH relativeFrom="column">
                  <wp:posOffset>2876550</wp:posOffset>
                </wp:positionH>
                <wp:positionV relativeFrom="paragraph">
                  <wp:posOffset>20955</wp:posOffset>
                </wp:positionV>
                <wp:extent cx="409575" cy="257175"/>
                <wp:effectExtent l="19050" t="19050" r="28575" b="28575"/>
                <wp:wrapNone/>
                <wp:docPr id="18" name="Rectangle: Rounded Corners 18"/>
                <wp:cNvGraphicFramePr/>
                <a:graphic xmlns:a="http://schemas.openxmlformats.org/drawingml/2006/main">
                  <a:graphicData uri="http://schemas.microsoft.com/office/word/2010/wordprocessingShape">
                    <wps:wsp>
                      <wps:cNvSpPr/>
                      <wps:spPr>
                        <a:xfrm>
                          <a:off x="0" y="0"/>
                          <a:ext cx="409575" cy="2571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oundrect w14:anchorId="06F5B092" id="Rectangle: Rounded Corners 18" o:spid="_x0000_s1026" style="position:absolute;margin-left:226.5pt;margin-top:1.65pt;width:32.2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" filled="f" strokecolor="red" strokeweight="3pt">
                <v:stroke joinstyle="miter"/>
              </v:roundrect>
            </w:pict>
          </mc:Fallback>
        </mc:AlternateContent>
      </w:r>
      <w:r>
        <w:rPr>
          <w:noProof/>
        </w:rPr>
        <w:drawing>
          <wp:inline distT="0" distB="0" distL="0" distR="0" wp14:anchorId="62A76B7F" wp14:editId="4BD3CC24">
            <wp:extent cx="5589905"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031" b="7531"/>
                    <a:stretch/>
                  </pic:blipFill>
                  <pic:spPr bwMode="auto">
                    <a:xfrm>
                      <a:off x="0" y="0"/>
                      <a:ext cx="5594685" cy="2545350"/>
                    </a:xfrm>
                    <a:prstGeom prst="rect">
                      <a:avLst/>
                    </a:prstGeom>
                    <a:ln>
                      <a:noFill/>
                    </a:ln>
                    <a:extLst>
                      <a:ext uri="{53640926-AAD7-44D8-BBD7-CCE9431645EC}">
                        <a14:shadowObscured xmlns:a14="http://schemas.microsoft.com/office/drawing/2010/main"/>
                      </a:ext>
                    </a:extLst>
                  </pic:spPr>
                </pic:pic>
              </a:graphicData>
            </a:graphic>
          </wp:inline>
        </w:drawing>
      </w:r>
    </w:p>
    <w:p w14:paraId="62DA20B9" w14:textId="77777777" w:rsidR="00C25C75" w:rsidRDefault="00C25C75">
      <w:pPr>
        <w:rPr>
          <w:rFonts w:eastAsia="Times New Roman"/>
          <w:b/>
          <w:bCs/>
          <w:color w:val="1F4E79" w:themeColor="accent1" w:themeShade="80"/>
          <w:sz w:val="28"/>
          <w:szCs w:val="28"/>
        </w:rPr>
      </w:pPr>
      <w:r>
        <w:br w:type="page"/>
      </w:r>
    </w:p>
    <w:p w14:paraId="6F59F942" w14:textId="6ED45552" w:rsidR="00E46913" w:rsidRDefault="00E46913" w:rsidP="00536030">
      <w:pPr>
        <w:pStyle w:val="Heading1"/>
      </w:pPr>
      <w:bookmarkStart w:id="10" w:name="_Toc516551986"/>
      <w:r w:rsidRPr="00536030">
        <w:lastRenderedPageBreak/>
        <w:t xml:space="preserve">Tour of </w:t>
      </w:r>
      <w:r w:rsidR="007E37F3" w:rsidRPr="00536030">
        <w:t>Bluetooth</w:t>
      </w:r>
      <w:bookmarkEnd w:id="10"/>
      <w:r>
        <w:t xml:space="preserve"> </w:t>
      </w:r>
    </w:p>
    <w:p w14:paraId="14344467" w14:textId="0ACA8737" w:rsidR="004E5846" w:rsidRDefault="004E5846" w:rsidP="004E5846">
      <w:r>
        <w:t>Bluetooth is a short-</w:t>
      </w:r>
      <w:r w:rsidR="00F9298E">
        <w:t xml:space="preserve">range </w:t>
      </w:r>
      <w:r>
        <w:t>wireless standard that runs on the 2.4 GHz ISM (Industrial, Scientific, and Medical) band modulation. It is controlled by the Bluetooth Special Interest Group (SIG).</w:t>
      </w:r>
    </w:p>
    <w:p w14:paraId="01D45D59" w14:textId="6D0718BF" w:rsidR="000C609A" w:rsidRDefault="000C609A" w:rsidP="004E5846">
      <w:r>
        <w:t>The range is dependent on the trans</w:t>
      </w:r>
      <w:r w:rsidR="006908B6">
        <w:t>miss</w:t>
      </w:r>
      <w:r>
        <w:t>ion power which is divided into four classes:</w:t>
      </w:r>
    </w:p>
    <w:tbl>
      <w:tblPr>
        <w:tblStyle w:val="TableGrid"/>
        <w:tblW w:w="0" w:type="auto"/>
        <w:jc w:val="center"/>
        <w:tblLook w:val="04A0" w:firstRow="1" w:lastRow="0" w:firstColumn="1" w:lastColumn="0" w:noHBand="0" w:noVBand="1"/>
      </w:tblPr>
      <w:tblGrid>
        <w:gridCol w:w="721"/>
        <w:gridCol w:w="1187"/>
        <w:gridCol w:w="1170"/>
        <w:gridCol w:w="1710"/>
      </w:tblGrid>
      <w:tr w:rsidR="000C609A" w14:paraId="32BECE18" w14:textId="77777777" w:rsidTr="000C609A">
        <w:trPr>
          <w:jc w:val="center"/>
        </w:trPr>
        <w:tc>
          <w:tcPr>
            <w:tcW w:w="721" w:type="dxa"/>
            <w:vMerge w:val="restart"/>
            <w:shd w:val="clear" w:color="auto" w:fill="BFBFBF" w:themeFill="background1" w:themeFillShade="BF"/>
          </w:tcPr>
          <w:p w14:paraId="2DF5795F" w14:textId="1AE4A877" w:rsidR="000C609A" w:rsidRPr="000C609A" w:rsidRDefault="000C609A" w:rsidP="000C609A">
            <w:pPr>
              <w:jc w:val="center"/>
              <w:rPr>
                <w:b/>
              </w:rPr>
            </w:pPr>
            <w:r w:rsidRPr="000C609A">
              <w:rPr>
                <w:b/>
              </w:rPr>
              <w:t>Class</w:t>
            </w:r>
          </w:p>
        </w:tc>
        <w:tc>
          <w:tcPr>
            <w:tcW w:w="2357" w:type="dxa"/>
            <w:gridSpan w:val="2"/>
            <w:shd w:val="clear" w:color="auto" w:fill="BFBFBF" w:themeFill="background1" w:themeFillShade="BF"/>
          </w:tcPr>
          <w:p w14:paraId="10D0472A" w14:textId="77338CD0" w:rsidR="000C609A" w:rsidRPr="000C609A" w:rsidRDefault="000C609A" w:rsidP="000C609A">
            <w:pPr>
              <w:jc w:val="center"/>
              <w:rPr>
                <w:b/>
              </w:rPr>
            </w:pPr>
            <w:r w:rsidRPr="000C609A">
              <w:rPr>
                <w:b/>
              </w:rPr>
              <w:t>Max Permitted Power</w:t>
            </w:r>
          </w:p>
        </w:tc>
        <w:tc>
          <w:tcPr>
            <w:tcW w:w="1710" w:type="dxa"/>
            <w:vMerge w:val="restart"/>
            <w:shd w:val="clear" w:color="auto" w:fill="BFBFBF" w:themeFill="background1" w:themeFillShade="BF"/>
          </w:tcPr>
          <w:p w14:paraId="237DD3AA" w14:textId="77777777" w:rsidR="000C609A" w:rsidRPr="000C609A" w:rsidRDefault="000C609A" w:rsidP="000C609A">
            <w:pPr>
              <w:jc w:val="center"/>
              <w:rPr>
                <w:b/>
              </w:rPr>
            </w:pPr>
            <w:r w:rsidRPr="000C609A">
              <w:rPr>
                <w:b/>
              </w:rPr>
              <w:t>Typical Range</w:t>
            </w:r>
          </w:p>
          <w:p w14:paraId="2146C34B" w14:textId="1725E2E3" w:rsidR="000C609A" w:rsidRPr="000C609A" w:rsidRDefault="000C609A" w:rsidP="000C609A">
            <w:pPr>
              <w:jc w:val="center"/>
              <w:rPr>
                <w:b/>
              </w:rPr>
            </w:pPr>
            <w:r w:rsidRPr="000C609A">
              <w:rPr>
                <w:b/>
              </w:rPr>
              <w:t>(m)</w:t>
            </w:r>
          </w:p>
        </w:tc>
      </w:tr>
      <w:tr w:rsidR="000C609A" w14:paraId="3558EE53" w14:textId="77777777" w:rsidTr="000C609A">
        <w:trPr>
          <w:jc w:val="center"/>
        </w:trPr>
        <w:tc>
          <w:tcPr>
            <w:tcW w:w="721" w:type="dxa"/>
            <w:vMerge/>
            <w:shd w:val="clear" w:color="auto" w:fill="BFBFBF" w:themeFill="background1" w:themeFillShade="BF"/>
          </w:tcPr>
          <w:p w14:paraId="5CF52AE2" w14:textId="77777777" w:rsidR="000C609A" w:rsidRDefault="000C609A" w:rsidP="004E5846"/>
        </w:tc>
        <w:tc>
          <w:tcPr>
            <w:tcW w:w="1187" w:type="dxa"/>
            <w:shd w:val="clear" w:color="auto" w:fill="BFBFBF" w:themeFill="background1" w:themeFillShade="BF"/>
          </w:tcPr>
          <w:p w14:paraId="447B1AD6" w14:textId="2C424B20" w:rsidR="000C609A" w:rsidRDefault="000C609A" w:rsidP="000C609A">
            <w:pPr>
              <w:jc w:val="center"/>
            </w:pPr>
            <w:r>
              <w:t>(</w:t>
            </w:r>
            <w:proofErr w:type="spellStart"/>
            <w:r>
              <w:t>mW</w:t>
            </w:r>
            <w:proofErr w:type="spellEnd"/>
            <w:r>
              <w:t>)</w:t>
            </w:r>
          </w:p>
        </w:tc>
        <w:tc>
          <w:tcPr>
            <w:tcW w:w="1170" w:type="dxa"/>
            <w:shd w:val="clear" w:color="auto" w:fill="BFBFBF" w:themeFill="background1" w:themeFillShade="BF"/>
          </w:tcPr>
          <w:p w14:paraId="41C14B73" w14:textId="47C04ED8" w:rsidR="000C609A" w:rsidRDefault="000C609A" w:rsidP="000C609A">
            <w:pPr>
              <w:jc w:val="center"/>
            </w:pPr>
            <w:r>
              <w:t>(dBm)</w:t>
            </w:r>
          </w:p>
        </w:tc>
        <w:tc>
          <w:tcPr>
            <w:tcW w:w="1710" w:type="dxa"/>
            <w:vMerge/>
            <w:shd w:val="clear" w:color="auto" w:fill="BFBFBF" w:themeFill="background1" w:themeFillShade="BF"/>
          </w:tcPr>
          <w:p w14:paraId="2F784E19" w14:textId="77777777" w:rsidR="000C609A" w:rsidRDefault="000C609A" w:rsidP="000C609A">
            <w:pPr>
              <w:jc w:val="center"/>
            </w:pPr>
          </w:p>
        </w:tc>
      </w:tr>
      <w:tr w:rsidR="000C609A" w14:paraId="1D5C5E3D" w14:textId="77777777" w:rsidTr="000C609A">
        <w:trPr>
          <w:jc w:val="center"/>
        </w:trPr>
        <w:tc>
          <w:tcPr>
            <w:tcW w:w="721" w:type="dxa"/>
          </w:tcPr>
          <w:p w14:paraId="2FBBA671" w14:textId="382DE7B0" w:rsidR="000C609A" w:rsidRDefault="000C609A" w:rsidP="000C609A">
            <w:pPr>
              <w:jc w:val="center"/>
            </w:pPr>
            <w:r>
              <w:t>1</w:t>
            </w:r>
          </w:p>
        </w:tc>
        <w:tc>
          <w:tcPr>
            <w:tcW w:w="1187" w:type="dxa"/>
          </w:tcPr>
          <w:p w14:paraId="4CED110C" w14:textId="17001A8A" w:rsidR="000C609A" w:rsidRDefault="000C609A" w:rsidP="000C609A">
            <w:pPr>
              <w:jc w:val="center"/>
            </w:pPr>
            <w:r>
              <w:t>100</w:t>
            </w:r>
          </w:p>
        </w:tc>
        <w:tc>
          <w:tcPr>
            <w:tcW w:w="1170" w:type="dxa"/>
          </w:tcPr>
          <w:p w14:paraId="3DB3C496" w14:textId="0F6AF608" w:rsidR="000C609A" w:rsidRDefault="000C609A" w:rsidP="000C609A">
            <w:pPr>
              <w:jc w:val="center"/>
            </w:pPr>
            <w:r>
              <w:t>20</w:t>
            </w:r>
          </w:p>
        </w:tc>
        <w:tc>
          <w:tcPr>
            <w:tcW w:w="1710" w:type="dxa"/>
          </w:tcPr>
          <w:p w14:paraId="3489966B" w14:textId="26521777" w:rsidR="000C609A" w:rsidRDefault="000C609A" w:rsidP="000C609A">
            <w:pPr>
              <w:jc w:val="center"/>
            </w:pPr>
            <w:r>
              <w:t>100</w:t>
            </w:r>
          </w:p>
        </w:tc>
      </w:tr>
      <w:tr w:rsidR="000C609A" w14:paraId="7F6C8595" w14:textId="77777777" w:rsidTr="000C609A">
        <w:trPr>
          <w:jc w:val="center"/>
        </w:trPr>
        <w:tc>
          <w:tcPr>
            <w:tcW w:w="721" w:type="dxa"/>
          </w:tcPr>
          <w:p w14:paraId="7B981C0E" w14:textId="53378D13" w:rsidR="000C609A" w:rsidRDefault="000C609A" w:rsidP="000C609A">
            <w:pPr>
              <w:jc w:val="center"/>
            </w:pPr>
            <w:r>
              <w:t>2</w:t>
            </w:r>
          </w:p>
        </w:tc>
        <w:tc>
          <w:tcPr>
            <w:tcW w:w="1187" w:type="dxa"/>
          </w:tcPr>
          <w:p w14:paraId="15793362" w14:textId="4B926555" w:rsidR="000C609A" w:rsidRDefault="000C609A" w:rsidP="000C609A">
            <w:pPr>
              <w:jc w:val="center"/>
            </w:pPr>
            <w:r>
              <w:t>2.5</w:t>
            </w:r>
          </w:p>
        </w:tc>
        <w:tc>
          <w:tcPr>
            <w:tcW w:w="1170" w:type="dxa"/>
          </w:tcPr>
          <w:p w14:paraId="65B4F876" w14:textId="5E16DE9F" w:rsidR="000C609A" w:rsidRDefault="000C609A" w:rsidP="000C609A">
            <w:pPr>
              <w:jc w:val="center"/>
            </w:pPr>
            <w:r>
              <w:t>4</w:t>
            </w:r>
          </w:p>
        </w:tc>
        <w:tc>
          <w:tcPr>
            <w:tcW w:w="1710" w:type="dxa"/>
          </w:tcPr>
          <w:p w14:paraId="6AACBA1B" w14:textId="49EF04B1" w:rsidR="000C609A" w:rsidRDefault="000C609A" w:rsidP="000C609A">
            <w:pPr>
              <w:jc w:val="center"/>
            </w:pPr>
            <w:r>
              <w:t>10</w:t>
            </w:r>
          </w:p>
        </w:tc>
      </w:tr>
      <w:tr w:rsidR="000C609A" w14:paraId="117E7A79" w14:textId="77777777" w:rsidTr="000C609A">
        <w:trPr>
          <w:jc w:val="center"/>
        </w:trPr>
        <w:tc>
          <w:tcPr>
            <w:tcW w:w="721" w:type="dxa"/>
          </w:tcPr>
          <w:p w14:paraId="014D94ED" w14:textId="44AAE20F" w:rsidR="000C609A" w:rsidRDefault="000C609A" w:rsidP="000C609A">
            <w:pPr>
              <w:jc w:val="center"/>
            </w:pPr>
            <w:r>
              <w:t>3</w:t>
            </w:r>
          </w:p>
        </w:tc>
        <w:tc>
          <w:tcPr>
            <w:tcW w:w="1187" w:type="dxa"/>
          </w:tcPr>
          <w:p w14:paraId="1856FBE0" w14:textId="3977F6C7" w:rsidR="000C609A" w:rsidRDefault="000C609A" w:rsidP="000C609A">
            <w:pPr>
              <w:jc w:val="center"/>
            </w:pPr>
            <w:r>
              <w:t>1</w:t>
            </w:r>
          </w:p>
        </w:tc>
        <w:tc>
          <w:tcPr>
            <w:tcW w:w="1170" w:type="dxa"/>
          </w:tcPr>
          <w:p w14:paraId="5C09878F" w14:textId="66D02312" w:rsidR="000C609A" w:rsidRDefault="000C609A" w:rsidP="000C609A">
            <w:pPr>
              <w:jc w:val="center"/>
            </w:pPr>
            <w:r>
              <w:t>0</w:t>
            </w:r>
          </w:p>
        </w:tc>
        <w:tc>
          <w:tcPr>
            <w:tcW w:w="1710" w:type="dxa"/>
          </w:tcPr>
          <w:p w14:paraId="74A24D5A" w14:textId="05BF4DB6" w:rsidR="000C609A" w:rsidRDefault="000C609A" w:rsidP="000C609A">
            <w:pPr>
              <w:jc w:val="center"/>
            </w:pPr>
            <w:r>
              <w:t>1</w:t>
            </w:r>
          </w:p>
        </w:tc>
      </w:tr>
      <w:tr w:rsidR="000C609A" w14:paraId="45F15069" w14:textId="77777777" w:rsidTr="000C609A">
        <w:trPr>
          <w:jc w:val="center"/>
        </w:trPr>
        <w:tc>
          <w:tcPr>
            <w:tcW w:w="721" w:type="dxa"/>
          </w:tcPr>
          <w:p w14:paraId="4CF1EF37" w14:textId="08E074F3" w:rsidR="000C609A" w:rsidRDefault="000C609A" w:rsidP="000C609A">
            <w:pPr>
              <w:jc w:val="center"/>
            </w:pPr>
            <w:r>
              <w:t>4</w:t>
            </w:r>
          </w:p>
        </w:tc>
        <w:tc>
          <w:tcPr>
            <w:tcW w:w="1187" w:type="dxa"/>
          </w:tcPr>
          <w:p w14:paraId="7872E486" w14:textId="4294CF37" w:rsidR="000C609A" w:rsidRDefault="000C609A" w:rsidP="000C609A">
            <w:pPr>
              <w:jc w:val="center"/>
            </w:pPr>
            <w:r>
              <w:t>0.5</w:t>
            </w:r>
          </w:p>
        </w:tc>
        <w:tc>
          <w:tcPr>
            <w:tcW w:w="1170" w:type="dxa"/>
          </w:tcPr>
          <w:p w14:paraId="6AB5D6D2" w14:textId="703C3EC8" w:rsidR="000C609A" w:rsidRDefault="000C609A" w:rsidP="000C609A">
            <w:pPr>
              <w:jc w:val="center"/>
            </w:pPr>
            <w:r>
              <w:t>-3</w:t>
            </w:r>
          </w:p>
        </w:tc>
        <w:tc>
          <w:tcPr>
            <w:tcW w:w="1710" w:type="dxa"/>
          </w:tcPr>
          <w:p w14:paraId="5CFF3717" w14:textId="45040119" w:rsidR="000C609A" w:rsidRDefault="000C609A" w:rsidP="000C609A">
            <w:pPr>
              <w:jc w:val="center"/>
            </w:pPr>
            <w:r>
              <w:t>0.5</w:t>
            </w:r>
          </w:p>
        </w:tc>
      </w:tr>
    </w:tbl>
    <w:p w14:paraId="5E2053A9" w14:textId="77777777" w:rsidR="00844289" w:rsidRDefault="00844289" w:rsidP="004E5846"/>
    <w:p w14:paraId="5F1538A7" w14:textId="2BCFCE0B" w:rsidR="000C609A" w:rsidRDefault="00844289" w:rsidP="004E5846">
      <w:r>
        <w:t xml:space="preserve">Discussions about Bluetooth are typically divided into </w:t>
      </w:r>
      <w:r w:rsidRPr="000C609A">
        <w:rPr>
          <w:i/>
        </w:rPr>
        <w:t>Classic</w:t>
      </w:r>
      <w:r>
        <w:t xml:space="preserve"> </w:t>
      </w:r>
      <w:r w:rsidRPr="00F9298E">
        <w:rPr>
          <w:i/>
        </w:rPr>
        <w:t xml:space="preserve">Bluetooth </w:t>
      </w:r>
      <w:r>
        <w:t xml:space="preserve">and </w:t>
      </w:r>
      <w:r w:rsidRPr="00F9298E">
        <w:rPr>
          <w:i/>
        </w:rPr>
        <w:t>Bluetooth Low Energy</w:t>
      </w:r>
      <w:r>
        <w:t>.</w:t>
      </w:r>
    </w:p>
    <w:p w14:paraId="6EE7B6C5" w14:textId="2BF88A03" w:rsidR="0054450E" w:rsidRDefault="0054450E" w:rsidP="0054450E">
      <w:pPr>
        <w:pStyle w:val="Heading2"/>
      </w:pPr>
      <w:bookmarkStart w:id="11" w:name="_Toc516551987"/>
      <w:r>
        <w:t>The Bluetooth Special Interest Group (SIG)</w:t>
      </w:r>
      <w:bookmarkEnd w:id="11"/>
    </w:p>
    <w:p w14:paraId="0C63028F" w14:textId="77777777" w:rsidR="0054450E" w:rsidRDefault="0054450E" w:rsidP="0054450E">
      <w:r>
        <w:t xml:space="preserve">The Bluetooth Special Interest Group is an industry consortium that owns the specifications for Bluetooth.  </w:t>
      </w:r>
      <w:proofErr w:type="gramStart"/>
      <w:r>
        <w:t>All of</w:t>
      </w:r>
      <w:proofErr w:type="gramEnd"/>
      <w:r>
        <w:t xml:space="preserve"> the Bluetooth documentation is available at </w:t>
      </w:r>
      <w:hyperlink r:id="rId19" w:history="1">
        <w:r w:rsidRPr="00EA5308">
          <w:rPr>
            <w:rStyle w:val="Hyperlink"/>
          </w:rPr>
          <w:t>www.bluetooth.org</w:t>
        </w:r>
      </w:hyperlink>
      <w:r>
        <w:t xml:space="preserve"> You can register for an account on that website.</w:t>
      </w:r>
    </w:p>
    <w:p w14:paraId="5FE29FDE" w14:textId="0683DC97" w:rsidR="0054450E" w:rsidRDefault="0054450E" w:rsidP="0054450E">
      <w:r w:rsidRPr="0054450E">
        <w:rPr>
          <w:noProof/>
        </w:rPr>
        <w:lastRenderedPageBreak/>
        <w:drawing>
          <wp:inline distT="0" distB="0" distL="0" distR="0" wp14:anchorId="0BB2510B" wp14:editId="57F8A261">
            <wp:extent cx="5943600" cy="5139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39690"/>
                    </a:xfrm>
                    <a:prstGeom prst="rect">
                      <a:avLst/>
                    </a:prstGeom>
                  </pic:spPr>
                </pic:pic>
              </a:graphicData>
            </a:graphic>
          </wp:inline>
        </w:drawing>
      </w:r>
    </w:p>
    <w:p w14:paraId="1285EFB3" w14:textId="012FCB30" w:rsidR="0054450E" w:rsidRDefault="0054450E" w:rsidP="0054450E">
      <w:r>
        <w:t xml:space="preserve">The current Bluetooth Specification is Version 5.0 is a 2822 page long document that can be downloaded from the Bluetooth SIG website at </w:t>
      </w:r>
      <w:hyperlink r:id="rId21" w:history="1">
        <w:r w:rsidRPr="00EA5308">
          <w:rPr>
            <w:rStyle w:val="Hyperlink"/>
          </w:rPr>
          <w:t>https://www.bluetooth.com/specifications/bluetooth-core-specification</w:t>
        </w:r>
      </w:hyperlink>
    </w:p>
    <w:p w14:paraId="13973C7F" w14:textId="37495DA0" w:rsidR="0054450E" w:rsidRPr="0054450E" w:rsidRDefault="0054450E" w:rsidP="0054450E">
      <w:r>
        <w:rPr>
          <w:vanish/>
        </w:rPr>
        <w:t xml:space="preserve"> </w:t>
      </w:r>
    </w:p>
    <w:p w14:paraId="293B7653" w14:textId="459F2C0A" w:rsidR="00F9298E" w:rsidRDefault="00431970" w:rsidP="00995415">
      <w:pPr>
        <w:pStyle w:val="Heading2"/>
      </w:pPr>
      <w:bookmarkStart w:id="12" w:name="_Toc516551988"/>
      <w:r>
        <w:t>Classic Bluetooth</w:t>
      </w:r>
      <w:bookmarkEnd w:id="12"/>
    </w:p>
    <w:p w14:paraId="4AA84E9B" w14:textId="2BDCAA3A" w:rsidR="0040320C" w:rsidRDefault="00431970" w:rsidP="004E5846">
      <w:r>
        <w:t xml:space="preserve">Classic </w:t>
      </w:r>
      <w:r w:rsidR="00561FFF">
        <w:t xml:space="preserve">Bluetooth uses 79 channels with a channel spacing of 1 </w:t>
      </w:r>
      <w:proofErr w:type="spellStart"/>
      <w:r w:rsidR="00561FFF">
        <w:t>MHz.</w:t>
      </w:r>
      <w:proofErr w:type="spellEnd"/>
      <w:r w:rsidR="00561FFF">
        <w:t xml:space="preserve"> It</w:t>
      </w:r>
      <w:r w:rsidR="0040320C">
        <w:t xml:space="preserve"> has three main </w:t>
      </w:r>
      <w:r w:rsidR="00F9298E">
        <w:t>speeds</w:t>
      </w:r>
      <w:r w:rsidR="0040320C">
        <w:t xml:space="preserve"> – Basic Rate (BR) and two Extended Data Rates (EDR). Each of these uses a different modulation scheme.</w:t>
      </w:r>
    </w:p>
    <w:tbl>
      <w:tblPr>
        <w:tblStyle w:val="TableGrid"/>
        <w:tblW w:w="7699" w:type="dxa"/>
        <w:jc w:val="center"/>
        <w:tblLook w:val="04A0" w:firstRow="1" w:lastRow="0" w:firstColumn="1" w:lastColumn="0" w:noHBand="0" w:noVBand="1"/>
      </w:tblPr>
      <w:tblGrid>
        <w:gridCol w:w="1925"/>
        <w:gridCol w:w="922"/>
        <w:gridCol w:w="4852"/>
      </w:tblGrid>
      <w:tr w:rsidR="0040320C" w14:paraId="3138DC7D" w14:textId="77777777" w:rsidTr="000C609A">
        <w:trPr>
          <w:jc w:val="center"/>
        </w:trPr>
        <w:tc>
          <w:tcPr>
            <w:tcW w:w="1925" w:type="dxa"/>
            <w:shd w:val="clear" w:color="auto" w:fill="BFBFBF" w:themeFill="background1" w:themeFillShade="BF"/>
          </w:tcPr>
          <w:p w14:paraId="5F8EB84D" w14:textId="690EEE9D" w:rsidR="0040320C" w:rsidRPr="0040320C" w:rsidRDefault="0040320C" w:rsidP="004E5846">
            <w:pPr>
              <w:rPr>
                <w:b/>
              </w:rPr>
            </w:pPr>
            <w:r w:rsidRPr="0040320C">
              <w:rPr>
                <w:b/>
              </w:rPr>
              <w:t>Mode</w:t>
            </w:r>
          </w:p>
        </w:tc>
        <w:tc>
          <w:tcPr>
            <w:tcW w:w="922" w:type="dxa"/>
            <w:shd w:val="clear" w:color="auto" w:fill="BFBFBF" w:themeFill="background1" w:themeFillShade="BF"/>
          </w:tcPr>
          <w:p w14:paraId="01413F0A" w14:textId="097C86F4" w:rsidR="0040320C" w:rsidRPr="0040320C" w:rsidRDefault="0040320C" w:rsidP="004E5846">
            <w:pPr>
              <w:rPr>
                <w:b/>
              </w:rPr>
            </w:pPr>
            <w:r w:rsidRPr="0040320C">
              <w:rPr>
                <w:b/>
              </w:rPr>
              <w:t>Speed</w:t>
            </w:r>
          </w:p>
        </w:tc>
        <w:tc>
          <w:tcPr>
            <w:tcW w:w="4852" w:type="dxa"/>
            <w:shd w:val="clear" w:color="auto" w:fill="BFBFBF" w:themeFill="background1" w:themeFillShade="BF"/>
          </w:tcPr>
          <w:p w14:paraId="3F1C06AC" w14:textId="4EA30401" w:rsidR="0040320C" w:rsidRPr="0040320C" w:rsidRDefault="0040320C" w:rsidP="004E5846">
            <w:pPr>
              <w:rPr>
                <w:b/>
              </w:rPr>
            </w:pPr>
            <w:r w:rsidRPr="0040320C">
              <w:rPr>
                <w:b/>
              </w:rPr>
              <w:t>Modulation</w:t>
            </w:r>
          </w:p>
        </w:tc>
      </w:tr>
      <w:tr w:rsidR="0040320C" w14:paraId="43F5F518" w14:textId="77777777" w:rsidTr="000C609A">
        <w:trPr>
          <w:jc w:val="center"/>
        </w:trPr>
        <w:tc>
          <w:tcPr>
            <w:tcW w:w="1925" w:type="dxa"/>
          </w:tcPr>
          <w:p w14:paraId="6D6F6AD8" w14:textId="6B1F2C17" w:rsidR="0040320C" w:rsidRDefault="0040320C" w:rsidP="004E5846">
            <w:r>
              <w:t>Basic Rate</w:t>
            </w:r>
          </w:p>
        </w:tc>
        <w:tc>
          <w:tcPr>
            <w:tcW w:w="922" w:type="dxa"/>
          </w:tcPr>
          <w:p w14:paraId="6662CC97" w14:textId="55001333" w:rsidR="0040320C" w:rsidRDefault="0040320C" w:rsidP="004E5846">
            <w:r>
              <w:t>1 Mbps</w:t>
            </w:r>
          </w:p>
        </w:tc>
        <w:tc>
          <w:tcPr>
            <w:tcW w:w="4852" w:type="dxa"/>
          </w:tcPr>
          <w:p w14:paraId="774F9AE3" w14:textId="156D2AAB" w:rsidR="0040320C" w:rsidRDefault="0040320C" w:rsidP="004E5846">
            <w:r>
              <w:t>GFSK (Gaussian Frequency Shift Keying)</w:t>
            </w:r>
          </w:p>
        </w:tc>
      </w:tr>
      <w:tr w:rsidR="0040320C" w14:paraId="7F98053A" w14:textId="77777777" w:rsidTr="000C609A">
        <w:trPr>
          <w:jc w:val="center"/>
        </w:trPr>
        <w:tc>
          <w:tcPr>
            <w:tcW w:w="1925" w:type="dxa"/>
          </w:tcPr>
          <w:p w14:paraId="5FF50D86" w14:textId="5982CAE9" w:rsidR="0040320C" w:rsidRDefault="0040320C" w:rsidP="004E5846">
            <w:r>
              <w:t>Extended Data Rate</w:t>
            </w:r>
          </w:p>
        </w:tc>
        <w:tc>
          <w:tcPr>
            <w:tcW w:w="922" w:type="dxa"/>
          </w:tcPr>
          <w:p w14:paraId="5714BC1F" w14:textId="212E9F0C" w:rsidR="0040320C" w:rsidRDefault="0040320C" w:rsidP="004E5846">
            <w:r>
              <w:t>2 Mbps</w:t>
            </w:r>
          </w:p>
        </w:tc>
        <w:tc>
          <w:tcPr>
            <w:tcW w:w="4852" w:type="dxa"/>
          </w:tcPr>
          <w:p w14:paraId="5181E76C" w14:textId="6248D9D3" w:rsidR="0040320C" w:rsidRDefault="00D97212" w:rsidP="004E5846">
            <w:r>
              <w:rPr>
                <w:rFonts w:cs="Calibri"/>
              </w:rPr>
              <w:t>π</w:t>
            </w:r>
            <w:r w:rsidR="0040320C">
              <w:t>/4 DQPSK (Differential Quadrature Phase Shift Keying)</w:t>
            </w:r>
          </w:p>
        </w:tc>
      </w:tr>
      <w:tr w:rsidR="0040320C" w14:paraId="51C7E73C" w14:textId="77777777" w:rsidTr="000C609A">
        <w:trPr>
          <w:jc w:val="center"/>
        </w:trPr>
        <w:tc>
          <w:tcPr>
            <w:tcW w:w="1925" w:type="dxa"/>
          </w:tcPr>
          <w:p w14:paraId="2F765CDD" w14:textId="0F51CA6B" w:rsidR="0040320C" w:rsidRDefault="0040320C" w:rsidP="004E5846">
            <w:r>
              <w:t>Extended Data Rate</w:t>
            </w:r>
          </w:p>
        </w:tc>
        <w:tc>
          <w:tcPr>
            <w:tcW w:w="922" w:type="dxa"/>
          </w:tcPr>
          <w:p w14:paraId="6AD54EC4" w14:textId="2B8A985C" w:rsidR="0040320C" w:rsidRDefault="0040320C" w:rsidP="004E5846">
            <w:r>
              <w:t>3 Mbps</w:t>
            </w:r>
          </w:p>
        </w:tc>
        <w:tc>
          <w:tcPr>
            <w:tcW w:w="4852" w:type="dxa"/>
          </w:tcPr>
          <w:p w14:paraId="143BB628" w14:textId="1F0571FE" w:rsidR="0040320C" w:rsidRDefault="0040320C" w:rsidP="004E5846">
            <w:r>
              <w:t>8DPSK (</w:t>
            </w:r>
            <w:r w:rsidR="00D97212" w:rsidRPr="00D97212">
              <w:t>Octal Differential Phase Shift Keying</w:t>
            </w:r>
            <w:r>
              <w:t>)</w:t>
            </w:r>
          </w:p>
        </w:tc>
      </w:tr>
    </w:tbl>
    <w:p w14:paraId="343A5A4D" w14:textId="170B2A2D" w:rsidR="00F9298E" w:rsidRDefault="00F9298E" w:rsidP="00995415">
      <w:pPr>
        <w:pStyle w:val="Heading2"/>
      </w:pPr>
      <w:bookmarkStart w:id="13" w:name="_Toc516551989"/>
      <w:r>
        <w:lastRenderedPageBreak/>
        <w:t>Bluetooth Low Energy</w:t>
      </w:r>
      <w:bookmarkEnd w:id="13"/>
    </w:p>
    <w:p w14:paraId="613D43DD" w14:textId="559522D6" w:rsidR="004E5846" w:rsidRDefault="004E5846" w:rsidP="004E5846">
      <w:r>
        <w:t xml:space="preserve">Bluetooth Low Energy (BLE) </w:t>
      </w:r>
      <w:r w:rsidR="00561FFF">
        <w:t>uses 40 channels with a channel spacing of 2 MHz</w:t>
      </w:r>
      <w:r w:rsidR="00844289">
        <w:t xml:space="preserve"> (and so it shares the same range of frequencies with Bluetooth Classic)</w:t>
      </w:r>
      <w:r w:rsidR="00561FFF">
        <w:t xml:space="preserve">. It </w:t>
      </w:r>
      <w:r>
        <w:t>provides much lower power consumption</w:t>
      </w:r>
      <w:r w:rsidR="0040320C">
        <w:t xml:space="preserve"> than </w:t>
      </w:r>
      <w:r w:rsidR="00431970">
        <w:t xml:space="preserve">Classic </w:t>
      </w:r>
      <w:r w:rsidR="0040320C">
        <w:t>Bluetooth</w:t>
      </w:r>
      <w:r>
        <w:t xml:space="preserve">. Lower power is </w:t>
      </w:r>
      <w:r w:rsidR="00844289">
        <w:t xml:space="preserve">not </w:t>
      </w:r>
      <w:r>
        <w:t xml:space="preserve">achieved by reducing range (i.e. transmission power) but rather by staying actively connected for short bursts </w:t>
      </w:r>
      <w:r w:rsidR="00844289">
        <w:t>and</w:t>
      </w:r>
      <w:r>
        <w:t xml:space="preserve"> being idle most of the time. </w:t>
      </w:r>
      <w:r w:rsidR="00844289">
        <w:t xml:space="preserve">This requires devices to agree on a connection interval. </w:t>
      </w:r>
      <w:r>
        <w:t>Th</w:t>
      </w:r>
      <w:r w:rsidR="00844289">
        <w:t>is</w:t>
      </w:r>
      <w:r>
        <w:t xml:space="preserve"> connection interval can be varied to trade off the </w:t>
      </w:r>
      <w:r w:rsidR="00F9298E">
        <w:t>frequency</w:t>
      </w:r>
      <w:r>
        <w:t xml:space="preserve"> of data transmitted vs. power.</w:t>
      </w:r>
      <w:r w:rsidR="0040320C">
        <w:t xml:space="preserve"> Therefore, BLE is excellent for data that can be sent in occasional bursts such as sensor states (i.e. temperature, state</w:t>
      </w:r>
      <w:r w:rsidR="00F9298E">
        <w:t xml:space="preserve"> of a door, state of a light</w:t>
      </w:r>
      <w:r w:rsidR="0040320C">
        <w:t xml:space="preserve">, etc.) but is not good for continuous streaming of data such as audio. BLE typically </w:t>
      </w:r>
      <w:r w:rsidR="00D343F7">
        <w:t>transmits data</w:t>
      </w:r>
      <w:r w:rsidR="0040320C">
        <w:t xml:space="preserve"> up to 1 Mbps, but </w:t>
      </w:r>
      <w:r w:rsidR="00D343F7">
        <w:t xml:space="preserve">2 Mbps can be achieved </w:t>
      </w:r>
      <w:r w:rsidR="0040320C">
        <w:t xml:space="preserve">in </w:t>
      </w:r>
      <w:r w:rsidR="00F9298E">
        <w:t xml:space="preserve">Bluetooth </w:t>
      </w:r>
      <w:r w:rsidR="0040320C">
        <w:t>version 5 with shorter range.</w:t>
      </w:r>
    </w:p>
    <w:p w14:paraId="36A2F642" w14:textId="71DA9584" w:rsidR="004E5846" w:rsidRDefault="004E5846" w:rsidP="004E5846">
      <w:r>
        <w:t xml:space="preserve">Another name for Bluetooth Low Energy is </w:t>
      </w:r>
      <w:r w:rsidR="00676979">
        <w:t>"</w:t>
      </w:r>
      <w:r>
        <w:t>Bluetooth Smart</w:t>
      </w:r>
      <w:r w:rsidR="00676979">
        <w:t>"</w:t>
      </w:r>
      <w:r>
        <w:t xml:space="preserve">. Devices that support both </w:t>
      </w:r>
      <w:r w:rsidR="00431970">
        <w:t xml:space="preserve">Classic </w:t>
      </w:r>
      <w:r>
        <w:t xml:space="preserve">Bluetooth and BLE are sometimes called </w:t>
      </w:r>
      <w:r w:rsidR="00676979">
        <w:t>"</w:t>
      </w:r>
      <w:r>
        <w:t>Bluetooth Smart Ready</w:t>
      </w:r>
      <w:r w:rsidR="00676979">
        <w:t>"</w:t>
      </w:r>
      <w:r>
        <w:t>.</w:t>
      </w:r>
    </w:p>
    <w:p w14:paraId="26D692AD" w14:textId="0767EBEA" w:rsidR="00F9298E" w:rsidRPr="004E5846" w:rsidRDefault="00F9298E" w:rsidP="00995415">
      <w:pPr>
        <w:pStyle w:val="Heading2"/>
      </w:pPr>
      <w:bookmarkStart w:id="14" w:name="_Toc516551990"/>
      <w:r>
        <w:t>Bluetooth History</w:t>
      </w:r>
      <w:bookmarkEnd w:id="14"/>
    </w:p>
    <w:tbl>
      <w:tblPr>
        <w:tblStyle w:val="TableGrid"/>
        <w:tblW w:w="9576" w:type="dxa"/>
        <w:tblLook w:val="04A0" w:firstRow="1" w:lastRow="0" w:firstColumn="1" w:lastColumn="0" w:noHBand="0" w:noVBand="1"/>
      </w:tblPr>
      <w:tblGrid>
        <w:gridCol w:w="1165"/>
        <w:gridCol w:w="722"/>
        <w:gridCol w:w="7689"/>
      </w:tblGrid>
      <w:tr w:rsidR="00F9298E" w14:paraId="233F0F62" w14:textId="77777777" w:rsidTr="000C609A">
        <w:trPr>
          <w:tblHeader/>
        </w:trPr>
        <w:tc>
          <w:tcPr>
            <w:tcW w:w="1165" w:type="dxa"/>
            <w:shd w:val="clear" w:color="auto" w:fill="BFBFBF" w:themeFill="background1" w:themeFillShade="BF"/>
            <w:vAlign w:val="center"/>
          </w:tcPr>
          <w:p w14:paraId="3E30AAB0" w14:textId="77777777" w:rsidR="00F9298E" w:rsidRPr="00F9298E" w:rsidRDefault="00F9298E" w:rsidP="00B25487">
            <w:pPr>
              <w:jc w:val="center"/>
              <w:rPr>
                <w:b/>
                <w:color w:val="000000" w:themeColor="text1"/>
              </w:rPr>
            </w:pPr>
            <w:r w:rsidRPr="00F9298E">
              <w:rPr>
                <w:b/>
                <w:color w:val="000000" w:themeColor="text1"/>
              </w:rPr>
              <w:t>Bluetooth</w:t>
            </w:r>
          </w:p>
          <w:p w14:paraId="77858499" w14:textId="59FF9CD6" w:rsidR="00F9298E" w:rsidRPr="00F9298E" w:rsidRDefault="00F9298E" w:rsidP="00B25487">
            <w:pPr>
              <w:jc w:val="center"/>
              <w:rPr>
                <w:b/>
                <w:color w:val="000000" w:themeColor="text1"/>
              </w:rPr>
            </w:pPr>
            <w:r w:rsidRPr="00F9298E">
              <w:rPr>
                <w:b/>
                <w:color w:val="000000" w:themeColor="text1"/>
              </w:rPr>
              <w:t>Spec</w:t>
            </w:r>
          </w:p>
        </w:tc>
        <w:tc>
          <w:tcPr>
            <w:tcW w:w="722" w:type="dxa"/>
            <w:shd w:val="clear" w:color="auto" w:fill="BFBFBF" w:themeFill="background1" w:themeFillShade="BF"/>
            <w:vAlign w:val="center"/>
          </w:tcPr>
          <w:p w14:paraId="583CDF50" w14:textId="09FF7CCC" w:rsidR="00F9298E" w:rsidRPr="00F9298E" w:rsidRDefault="00F9298E" w:rsidP="00B25487">
            <w:pPr>
              <w:jc w:val="center"/>
              <w:rPr>
                <w:b/>
                <w:color w:val="000000" w:themeColor="text1"/>
              </w:rPr>
            </w:pPr>
            <w:r w:rsidRPr="00F9298E">
              <w:rPr>
                <w:b/>
                <w:color w:val="000000" w:themeColor="text1"/>
              </w:rPr>
              <w:t>Year</w:t>
            </w:r>
          </w:p>
        </w:tc>
        <w:tc>
          <w:tcPr>
            <w:tcW w:w="7689" w:type="dxa"/>
            <w:shd w:val="clear" w:color="auto" w:fill="BFBFBF" w:themeFill="background1" w:themeFillShade="BF"/>
            <w:vAlign w:val="center"/>
          </w:tcPr>
          <w:p w14:paraId="12E2D62C" w14:textId="648A8FE1" w:rsidR="00F9298E" w:rsidRPr="00F9298E" w:rsidRDefault="00F9298E" w:rsidP="00B25487">
            <w:pPr>
              <w:jc w:val="center"/>
              <w:rPr>
                <w:b/>
                <w:color w:val="000000" w:themeColor="text1"/>
              </w:rPr>
            </w:pPr>
            <w:r w:rsidRPr="00F9298E">
              <w:rPr>
                <w:b/>
                <w:color w:val="000000" w:themeColor="text1"/>
              </w:rPr>
              <w:t>Major Features</w:t>
            </w:r>
          </w:p>
        </w:tc>
      </w:tr>
      <w:tr w:rsidR="00F9298E" w14:paraId="67FD0908" w14:textId="77777777" w:rsidTr="00F9298E">
        <w:tc>
          <w:tcPr>
            <w:tcW w:w="1165" w:type="dxa"/>
          </w:tcPr>
          <w:p w14:paraId="453DDB53" w14:textId="78C7EF4A" w:rsidR="00F9298E" w:rsidRPr="00F9298E" w:rsidRDefault="00F9298E" w:rsidP="00B25487">
            <w:pPr>
              <w:rPr>
                <w:color w:val="000000" w:themeColor="text1"/>
              </w:rPr>
            </w:pPr>
            <w:r w:rsidRPr="00F9298E">
              <w:rPr>
                <w:color w:val="000000" w:themeColor="text1"/>
              </w:rPr>
              <w:t>1.0</w:t>
            </w:r>
          </w:p>
        </w:tc>
        <w:tc>
          <w:tcPr>
            <w:tcW w:w="722" w:type="dxa"/>
          </w:tcPr>
          <w:p w14:paraId="7113C5E2" w14:textId="780D12C7" w:rsidR="00F9298E" w:rsidRPr="00F9298E" w:rsidRDefault="00F9298E" w:rsidP="00B25487">
            <w:pPr>
              <w:jc w:val="center"/>
              <w:rPr>
                <w:color w:val="000000" w:themeColor="text1"/>
              </w:rPr>
            </w:pPr>
            <w:r>
              <w:rPr>
                <w:color w:val="000000" w:themeColor="text1"/>
              </w:rPr>
              <w:t>1999</w:t>
            </w:r>
          </w:p>
        </w:tc>
        <w:tc>
          <w:tcPr>
            <w:tcW w:w="7689" w:type="dxa"/>
          </w:tcPr>
          <w:p w14:paraId="002A0B38" w14:textId="0933D75E" w:rsidR="00F9298E" w:rsidRPr="00F9298E" w:rsidRDefault="00D343F7" w:rsidP="00B25487">
            <w:pPr>
              <w:rPr>
                <w:color w:val="000000" w:themeColor="text1"/>
              </w:rPr>
            </w:pPr>
            <w:r>
              <w:rPr>
                <w:color w:val="000000" w:themeColor="text1"/>
              </w:rPr>
              <w:t xml:space="preserve">Initial </w:t>
            </w:r>
            <w:r w:rsidR="003141D5">
              <w:rPr>
                <w:color w:val="000000" w:themeColor="text1"/>
              </w:rPr>
              <w:t>standard</w:t>
            </w:r>
            <w:r>
              <w:rPr>
                <w:color w:val="000000" w:themeColor="text1"/>
              </w:rPr>
              <w:t>.</w:t>
            </w:r>
          </w:p>
        </w:tc>
      </w:tr>
      <w:tr w:rsidR="00F9298E" w14:paraId="1EA64317" w14:textId="77777777" w:rsidTr="00F9298E">
        <w:tc>
          <w:tcPr>
            <w:tcW w:w="1165" w:type="dxa"/>
          </w:tcPr>
          <w:p w14:paraId="1BCE23D8" w14:textId="652DA8F1" w:rsidR="00F9298E" w:rsidRPr="00F9298E" w:rsidRDefault="00F9298E" w:rsidP="00B25487">
            <w:pPr>
              <w:rPr>
                <w:color w:val="000000" w:themeColor="text1"/>
              </w:rPr>
            </w:pPr>
            <w:r w:rsidRPr="00F9298E">
              <w:rPr>
                <w:color w:val="000000" w:themeColor="text1"/>
              </w:rPr>
              <w:t>1.1</w:t>
            </w:r>
          </w:p>
        </w:tc>
        <w:tc>
          <w:tcPr>
            <w:tcW w:w="722" w:type="dxa"/>
          </w:tcPr>
          <w:p w14:paraId="4E41C68C" w14:textId="1C31F2EF" w:rsidR="00F9298E" w:rsidRPr="00F9298E" w:rsidRDefault="00F9298E" w:rsidP="00B25487">
            <w:pPr>
              <w:jc w:val="center"/>
              <w:rPr>
                <w:color w:val="000000" w:themeColor="text1"/>
              </w:rPr>
            </w:pPr>
            <w:r w:rsidRPr="00F9298E">
              <w:rPr>
                <w:color w:val="000000" w:themeColor="text1"/>
              </w:rPr>
              <w:t>2002</w:t>
            </w:r>
          </w:p>
        </w:tc>
        <w:tc>
          <w:tcPr>
            <w:tcW w:w="7689" w:type="dxa"/>
          </w:tcPr>
          <w:p w14:paraId="06811697" w14:textId="755E4902" w:rsidR="00F9298E" w:rsidRPr="00F9298E" w:rsidRDefault="00F9298E" w:rsidP="00B25487">
            <w:pPr>
              <w:rPr>
                <w:color w:val="000000" w:themeColor="text1"/>
              </w:rPr>
            </w:pPr>
            <w:r w:rsidRPr="00F9298E">
              <w:rPr>
                <w:color w:val="000000" w:themeColor="text1"/>
              </w:rPr>
              <w:t>Many bug fixes.</w:t>
            </w:r>
          </w:p>
          <w:p w14:paraId="1988580A" w14:textId="6421CFA1" w:rsidR="00F9298E" w:rsidRPr="00F9298E" w:rsidRDefault="00F9298E" w:rsidP="00B25487">
            <w:pPr>
              <w:rPr>
                <w:color w:val="000000" w:themeColor="text1"/>
              </w:rPr>
            </w:pPr>
            <w:r w:rsidRPr="00F9298E">
              <w:rPr>
                <w:color w:val="000000" w:themeColor="text1"/>
              </w:rPr>
              <w:t>Addition of RSSI and non-encrypted channels.</w:t>
            </w:r>
          </w:p>
        </w:tc>
      </w:tr>
      <w:tr w:rsidR="00F9298E" w14:paraId="1F18C2CF" w14:textId="77777777" w:rsidTr="00F9298E">
        <w:tc>
          <w:tcPr>
            <w:tcW w:w="1165" w:type="dxa"/>
          </w:tcPr>
          <w:p w14:paraId="0A787B84" w14:textId="084D6517" w:rsidR="00F9298E" w:rsidRPr="00F9298E" w:rsidRDefault="00F9298E" w:rsidP="00B25487">
            <w:pPr>
              <w:rPr>
                <w:color w:val="000000" w:themeColor="text1"/>
              </w:rPr>
            </w:pPr>
            <w:r w:rsidRPr="00F9298E">
              <w:rPr>
                <w:color w:val="000000" w:themeColor="text1"/>
              </w:rPr>
              <w:t>1.2</w:t>
            </w:r>
          </w:p>
        </w:tc>
        <w:tc>
          <w:tcPr>
            <w:tcW w:w="722" w:type="dxa"/>
          </w:tcPr>
          <w:p w14:paraId="4B271BE4" w14:textId="5806D164" w:rsidR="00F9298E" w:rsidRDefault="00F9298E" w:rsidP="00B25487">
            <w:pPr>
              <w:jc w:val="center"/>
              <w:rPr>
                <w:color w:val="000000" w:themeColor="text1"/>
              </w:rPr>
            </w:pPr>
            <w:r>
              <w:rPr>
                <w:color w:val="000000" w:themeColor="text1"/>
              </w:rPr>
              <w:t>2003</w:t>
            </w:r>
          </w:p>
          <w:p w14:paraId="201AF171" w14:textId="10DD3DD1" w:rsidR="00F9298E" w:rsidRDefault="00F9298E" w:rsidP="00F9298E"/>
          <w:p w14:paraId="12993A51" w14:textId="77777777" w:rsidR="00F9298E" w:rsidRPr="00F9298E" w:rsidRDefault="00F9298E" w:rsidP="00F9298E"/>
        </w:tc>
        <w:tc>
          <w:tcPr>
            <w:tcW w:w="7689" w:type="dxa"/>
          </w:tcPr>
          <w:p w14:paraId="1C06C0DD" w14:textId="77777777" w:rsidR="00F9298E" w:rsidRPr="00F9298E" w:rsidRDefault="00F9298E" w:rsidP="00B25487">
            <w:pPr>
              <w:rPr>
                <w:color w:val="000000" w:themeColor="text1"/>
              </w:rPr>
            </w:pPr>
            <w:r w:rsidRPr="00F9298E">
              <w:rPr>
                <w:color w:val="000000" w:themeColor="text1"/>
              </w:rPr>
              <w:t>Faster connection and discovery.</w:t>
            </w:r>
          </w:p>
          <w:p w14:paraId="2A706D13" w14:textId="77777777" w:rsidR="00F9298E" w:rsidRPr="00F9298E" w:rsidRDefault="00F9298E" w:rsidP="00B25487">
            <w:pPr>
              <w:rPr>
                <w:color w:val="000000" w:themeColor="text1"/>
              </w:rPr>
            </w:pPr>
            <w:r w:rsidRPr="00F9298E">
              <w:rPr>
                <w:color w:val="000000" w:themeColor="text1"/>
              </w:rPr>
              <w:t>Adaptive Frequency Hopping (AFH)</w:t>
            </w:r>
          </w:p>
          <w:p w14:paraId="3A3AE521" w14:textId="77777777" w:rsidR="00F9298E" w:rsidRPr="00F9298E" w:rsidRDefault="00F9298E" w:rsidP="00B25487">
            <w:pPr>
              <w:rPr>
                <w:color w:val="000000" w:themeColor="text1"/>
              </w:rPr>
            </w:pPr>
            <w:r w:rsidRPr="00F9298E">
              <w:rPr>
                <w:color w:val="000000" w:themeColor="text1"/>
              </w:rPr>
              <w:t>Host Control Interface (HCI)</w:t>
            </w:r>
          </w:p>
          <w:p w14:paraId="1B1210BC" w14:textId="6CC4D22A" w:rsidR="00F9298E" w:rsidRPr="00F9298E" w:rsidRDefault="00F9298E" w:rsidP="00B25487">
            <w:pPr>
              <w:rPr>
                <w:color w:val="000000" w:themeColor="text1"/>
              </w:rPr>
            </w:pPr>
            <w:r w:rsidRPr="00F9298E">
              <w:rPr>
                <w:color w:val="000000" w:themeColor="text1"/>
              </w:rPr>
              <w:t>Addition of flow control and retransm</w:t>
            </w:r>
            <w:r w:rsidR="00FC15ED">
              <w:rPr>
                <w:color w:val="000000" w:themeColor="text1"/>
              </w:rPr>
              <w:t>i</w:t>
            </w:r>
            <w:r w:rsidRPr="00F9298E">
              <w:rPr>
                <w:color w:val="000000" w:themeColor="text1"/>
              </w:rPr>
              <w:t>ssion.</w:t>
            </w:r>
          </w:p>
        </w:tc>
      </w:tr>
      <w:tr w:rsidR="00F9298E" w14:paraId="497D15E9" w14:textId="77777777" w:rsidTr="00F9298E">
        <w:tc>
          <w:tcPr>
            <w:tcW w:w="1165" w:type="dxa"/>
          </w:tcPr>
          <w:p w14:paraId="2669F77A" w14:textId="5D54F83B" w:rsidR="00F9298E" w:rsidRPr="00F9298E" w:rsidRDefault="00F9298E" w:rsidP="0040320C">
            <w:pPr>
              <w:rPr>
                <w:color w:val="000000" w:themeColor="text1"/>
              </w:rPr>
            </w:pPr>
            <w:r w:rsidRPr="00F9298E">
              <w:rPr>
                <w:color w:val="000000" w:themeColor="text1"/>
              </w:rPr>
              <w:t>2.0 + EDR</w:t>
            </w:r>
          </w:p>
        </w:tc>
        <w:tc>
          <w:tcPr>
            <w:tcW w:w="722" w:type="dxa"/>
          </w:tcPr>
          <w:p w14:paraId="4A47CFE6" w14:textId="6E51820B" w:rsidR="00F9298E" w:rsidRPr="00F9298E" w:rsidRDefault="00F9298E" w:rsidP="0040320C">
            <w:pPr>
              <w:jc w:val="center"/>
              <w:rPr>
                <w:color w:val="000000" w:themeColor="text1"/>
              </w:rPr>
            </w:pPr>
            <w:r w:rsidRPr="00F9298E">
              <w:rPr>
                <w:color w:val="000000" w:themeColor="text1"/>
              </w:rPr>
              <w:t>2004</w:t>
            </w:r>
          </w:p>
        </w:tc>
        <w:tc>
          <w:tcPr>
            <w:tcW w:w="7689" w:type="dxa"/>
          </w:tcPr>
          <w:p w14:paraId="14778D86" w14:textId="2F634DA4" w:rsidR="00F9298E" w:rsidRPr="00F9298E" w:rsidRDefault="00F9298E" w:rsidP="0040320C">
            <w:pPr>
              <w:rPr>
                <w:color w:val="000000" w:themeColor="text1"/>
              </w:rPr>
            </w:pPr>
            <w:r w:rsidRPr="00F9298E">
              <w:rPr>
                <w:color w:val="000000" w:themeColor="text1"/>
              </w:rPr>
              <w:t>Addition of EDR (up to 3 Mbps).</w:t>
            </w:r>
          </w:p>
        </w:tc>
      </w:tr>
      <w:tr w:rsidR="00F9298E" w14:paraId="51AA8441" w14:textId="77777777" w:rsidTr="00F9298E">
        <w:tc>
          <w:tcPr>
            <w:tcW w:w="1165" w:type="dxa"/>
          </w:tcPr>
          <w:p w14:paraId="71505FC1" w14:textId="7A43FC71" w:rsidR="00F9298E" w:rsidRPr="00F9298E" w:rsidRDefault="00F9298E" w:rsidP="0040320C">
            <w:pPr>
              <w:rPr>
                <w:color w:val="000000" w:themeColor="text1"/>
              </w:rPr>
            </w:pPr>
            <w:r w:rsidRPr="00F9298E">
              <w:rPr>
                <w:color w:val="000000" w:themeColor="text1"/>
              </w:rPr>
              <w:t>2.1 + EDR</w:t>
            </w:r>
          </w:p>
        </w:tc>
        <w:tc>
          <w:tcPr>
            <w:tcW w:w="722" w:type="dxa"/>
          </w:tcPr>
          <w:p w14:paraId="33767443" w14:textId="44DDA072" w:rsidR="00F9298E" w:rsidRPr="00F9298E" w:rsidRDefault="00F9298E" w:rsidP="0040320C">
            <w:pPr>
              <w:jc w:val="center"/>
              <w:rPr>
                <w:color w:val="000000" w:themeColor="text1"/>
              </w:rPr>
            </w:pPr>
            <w:r w:rsidRPr="00F9298E">
              <w:rPr>
                <w:color w:val="000000" w:themeColor="text1"/>
              </w:rPr>
              <w:t>2007</w:t>
            </w:r>
          </w:p>
        </w:tc>
        <w:tc>
          <w:tcPr>
            <w:tcW w:w="7689" w:type="dxa"/>
          </w:tcPr>
          <w:p w14:paraId="5C96452E" w14:textId="77777777" w:rsidR="00F9298E" w:rsidRPr="00F9298E" w:rsidRDefault="00F9298E" w:rsidP="0040320C">
            <w:pPr>
              <w:rPr>
                <w:color w:val="000000" w:themeColor="text1"/>
              </w:rPr>
            </w:pPr>
            <w:r w:rsidRPr="00F9298E">
              <w:rPr>
                <w:color w:val="000000" w:themeColor="text1"/>
              </w:rPr>
              <w:t>Addition of Secure Simple Pairing (SPP) and enhanced security.</w:t>
            </w:r>
          </w:p>
          <w:p w14:paraId="66CC962F" w14:textId="6016BEE6" w:rsidR="00F9298E" w:rsidRPr="00F9298E" w:rsidRDefault="00F9298E" w:rsidP="0040320C">
            <w:pPr>
              <w:rPr>
                <w:color w:val="000000" w:themeColor="text1"/>
              </w:rPr>
            </w:pPr>
            <w:r w:rsidRPr="00F9298E">
              <w:rPr>
                <w:color w:val="000000" w:themeColor="text1"/>
              </w:rPr>
              <w:t>Extended Inquiry Response (EIR).</w:t>
            </w:r>
          </w:p>
        </w:tc>
      </w:tr>
      <w:tr w:rsidR="00F9298E" w14:paraId="207DDDA0" w14:textId="77777777" w:rsidTr="00F9298E">
        <w:tc>
          <w:tcPr>
            <w:tcW w:w="1165" w:type="dxa"/>
          </w:tcPr>
          <w:p w14:paraId="15A0A322" w14:textId="1382479F" w:rsidR="00F9298E" w:rsidRPr="00F9298E" w:rsidRDefault="00F9298E" w:rsidP="0040320C">
            <w:pPr>
              <w:rPr>
                <w:color w:val="000000" w:themeColor="text1"/>
              </w:rPr>
            </w:pPr>
            <w:r w:rsidRPr="00F9298E">
              <w:rPr>
                <w:color w:val="000000" w:themeColor="text1"/>
              </w:rPr>
              <w:t>3.0 + HS</w:t>
            </w:r>
          </w:p>
        </w:tc>
        <w:tc>
          <w:tcPr>
            <w:tcW w:w="722" w:type="dxa"/>
          </w:tcPr>
          <w:p w14:paraId="4E9F09F2" w14:textId="3B8F7B36" w:rsidR="00F9298E" w:rsidRPr="00F9298E" w:rsidRDefault="00F9298E" w:rsidP="0040320C">
            <w:pPr>
              <w:jc w:val="center"/>
              <w:rPr>
                <w:color w:val="000000" w:themeColor="text1"/>
              </w:rPr>
            </w:pPr>
            <w:r w:rsidRPr="00F9298E">
              <w:rPr>
                <w:color w:val="000000" w:themeColor="text1"/>
              </w:rPr>
              <w:t>2009</w:t>
            </w:r>
          </w:p>
        </w:tc>
        <w:tc>
          <w:tcPr>
            <w:tcW w:w="7689" w:type="dxa"/>
          </w:tcPr>
          <w:p w14:paraId="76F165FA" w14:textId="77777777" w:rsidR="00F9298E" w:rsidRPr="00F9298E" w:rsidRDefault="00F9298E" w:rsidP="0040320C">
            <w:pPr>
              <w:rPr>
                <w:color w:val="000000" w:themeColor="text1"/>
              </w:rPr>
            </w:pPr>
            <w:r w:rsidRPr="00F9298E">
              <w:rPr>
                <w:color w:val="000000" w:themeColor="text1"/>
              </w:rPr>
              <w:t>Addition of HS which uses Bluetooth for negotiation and establishment, then uses an 802.11 link for up to 24 Mbps. This is called Alternative MAC/PHY (AMP).</w:t>
            </w:r>
          </w:p>
          <w:p w14:paraId="0AB01763" w14:textId="2845D6EE" w:rsidR="00F9298E" w:rsidRPr="00F9298E" w:rsidRDefault="00F9298E" w:rsidP="0040320C">
            <w:pPr>
              <w:rPr>
                <w:color w:val="000000" w:themeColor="text1"/>
              </w:rPr>
            </w:pPr>
            <w:r w:rsidRPr="00F9298E">
              <w:rPr>
                <w:color w:val="000000" w:themeColor="text1"/>
              </w:rPr>
              <w:t>Addition of Enhanced Retransmission Mode (ERTM) and Streaming Mode (SM) for reliable and unreliable channels.</w:t>
            </w:r>
          </w:p>
        </w:tc>
      </w:tr>
      <w:tr w:rsidR="00F9298E" w14:paraId="073A17E4" w14:textId="77777777" w:rsidTr="00F9298E">
        <w:trPr>
          <w:trHeight w:val="305"/>
        </w:trPr>
        <w:tc>
          <w:tcPr>
            <w:tcW w:w="1165" w:type="dxa"/>
          </w:tcPr>
          <w:p w14:paraId="17AC007E" w14:textId="05ECE880" w:rsidR="00F9298E" w:rsidRPr="00F9298E" w:rsidRDefault="00F9298E" w:rsidP="0040320C">
            <w:pPr>
              <w:rPr>
                <w:color w:val="000000" w:themeColor="text1"/>
              </w:rPr>
            </w:pPr>
            <w:r w:rsidRPr="00F9298E">
              <w:rPr>
                <w:color w:val="000000" w:themeColor="text1"/>
              </w:rPr>
              <w:t>4.0 + LE</w:t>
            </w:r>
          </w:p>
        </w:tc>
        <w:tc>
          <w:tcPr>
            <w:tcW w:w="722" w:type="dxa"/>
          </w:tcPr>
          <w:p w14:paraId="3C9BB28C" w14:textId="6D5A134D" w:rsidR="00F9298E" w:rsidRPr="00F9298E" w:rsidRDefault="00F9298E" w:rsidP="0040320C">
            <w:pPr>
              <w:jc w:val="center"/>
              <w:rPr>
                <w:color w:val="000000" w:themeColor="text1"/>
              </w:rPr>
            </w:pPr>
            <w:r w:rsidRPr="00F9298E">
              <w:rPr>
                <w:color w:val="000000" w:themeColor="text1"/>
              </w:rPr>
              <w:t>2010</w:t>
            </w:r>
          </w:p>
        </w:tc>
        <w:tc>
          <w:tcPr>
            <w:tcW w:w="7689" w:type="dxa"/>
          </w:tcPr>
          <w:p w14:paraId="5C47F212" w14:textId="77777777" w:rsidR="00F9298E" w:rsidRPr="00F9298E" w:rsidRDefault="00F9298E" w:rsidP="0040320C">
            <w:pPr>
              <w:rPr>
                <w:color w:val="000000" w:themeColor="text1"/>
              </w:rPr>
            </w:pPr>
            <w:r w:rsidRPr="00F9298E">
              <w:rPr>
                <w:color w:val="000000" w:themeColor="text1"/>
              </w:rPr>
              <w:t>Addition of BLE.</w:t>
            </w:r>
          </w:p>
          <w:p w14:paraId="7145DB0C" w14:textId="0A109416" w:rsidR="00F9298E" w:rsidRPr="00F9298E" w:rsidRDefault="00F9298E" w:rsidP="0040320C">
            <w:pPr>
              <w:rPr>
                <w:color w:val="000000" w:themeColor="text1"/>
              </w:rPr>
            </w:pPr>
            <w:r w:rsidRPr="00F9298E">
              <w:rPr>
                <w:color w:val="000000" w:themeColor="text1"/>
              </w:rPr>
              <w:t>Addition of Generic Attribute Profile (GATT).</w:t>
            </w:r>
          </w:p>
          <w:p w14:paraId="00B051AD" w14:textId="276FE84C" w:rsidR="00F9298E" w:rsidRPr="00F9298E" w:rsidRDefault="00F9298E" w:rsidP="0040320C">
            <w:pPr>
              <w:rPr>
                <w:color w:val="000000" w:themeColor="text1"/>
              </w:rPr>
            </w:pPr>
            <w:r w:rsidRPr="00F9298E">
              <w:rPr>
                <w:color w:val="000000" w:themeColor="text1"/>
              </w:rPr>
              <w:t>Addition of Security Manager (SM) with AES encryption.</w:t>
            </w:r>
          </w:p>
        </w:tc>
      </w:tr>
      <w:tr w:rsidR="00F9298E" w14:paraId="6EBB29F8" w14:textId="77777777" w:rsidTr="00F9298E">
        <w:tc>
          <w:tcPr>
            <w:tcW w:w="1165" w:type="dxa"/>
          </w:tcPr>
          <w:p w14:paraId="5138AA7F" w14:textId="6F496D26" w:rsidR="00F9298E" w:rsidRPr="00F9298E" w:rsidRDefault="00F9298E" w:rsidP="0040320C">
            <w:pPr>
              <w:rPr>
                <w:color w:val="000000" w:themeColor="text1"/>
              </w:rPr>
            </w:pPr>
            <w:r w:rsidRPr="00F9298E">
              <w:rPr>
                <w:color w:val="000000" w:themeColor="text1"/>
              </w:rPr>
              <w:t>4.1</w:t>
            </w:r>
          </w:p>
        </w:tc>
        <w:tc>
          <w:tcPr>
            <w:tcW w:w="722" w:type="dxa"/>
          </w:tcPr>
          <w:p w14:paraId="05F1B1D7" w14:textId="7151E056" w:rsidR="00F9298E" w:rsidRPr="00F9298E" w:rsidRDefault="00F9298E" w:rsidP="0040320C">
            <w:pPr>
              <w:jc w:val="center"/>
              <w:rPr>
                <w:color w:val="000000" w:themeColor="text1"/>
              </w:rPr>
            </w:pPr>
            <w:r w:rsidRPr="00F9298E">
              <w:rPr>
                <w:color w:val="000000" w:themeColor="text1"/>
              </w:rPr>
              <w:t>2013</w:t>
            </w:r>
          </w:p>
        </w:tc>
        <w:tc>
          <w:tcPr>
            <w:tcW w:w="7689" w:type="dxa"/>
          </w:tcPr>
          <w:p w14:paraId="79C3FC83" w14:textId="38137102" w:rsidR="00F9298E" w:rsidRPr="00F9298E" w:rsidRDefault="00F9298E" w:rsidP="0040320C">
            <w:pPr>
              <w:rPr>
                <w:color w:val="000000" w:themeColor="text1"/>
              </w:rPr>
            </w:pPr>
            <w:r w:rsidRPr="00F9298E">
              <w:rPr>
                <w:color w:val="000000" w:themeColor="text1"/>
              </w:rPr>
              <w:t>Incremental software update.</w:t>
            </w:r>
          </w:p>
        </w:tc>
      </w:tr>
      <w:tr w:rsidR="00F9298E" w14:paraId="3D34F437" w14:textId="77777777" w:rsidTr="00F9298E">
        <w:tc>
          <w:tcPr>
            <w:tcW w:w="1165" w:type="dxa"/>
          </w:tcPr>
          <w:p w14:paraId="638BE5B9" w14:textId="7E94BCEA" w:rsidR="00F9298E" w:rsidRPr="00F9298E" w:rsidRDefault="00F9298E" w:rsidP="0040320C">
            <w:pPr>
              <w:rPr>
                <w:color w:val="000000" w:themeColor="text1"/>
              </w:rPr>
            </w:pPr>
            <w:r w:rsidRPr="00F9298E">
              <w:rPr>
                <w:color w:val="000000" w:themeColor="text1"/>
              </w:rPr>
              <w:t>4.2</w:t>
            </w:r>
          </w:p>
        </w:tc>
        <w:tc>
          <w:tcPr>
            <w:tcW w:w="722" w:type="dxa"/>
          </w:tcPr>
          <w:p w14:paraId="08F8C759" w14:textId="26BB225A" w:rsidR="00F9298E" w:rsidRPr="00F9298E" w:rsidRDefault="00F9298E" w:rsidP="0040320C">
            <w:pPr>
              <w:jc w:val="center"/>
              <w:rPr>
                <w:color w:val="000000" w:themeColor="text1"/>
              </w:rPr>
            </w:pPr>
            <w:r w:rsidRPr="00F9298E">
              <w:rPr>
                <w:color w:val="000000" w:themeColor="text1"/>
              </w:rPr>
              <w:t>2014</w:t>
            </w:r>
          </w:p>
        </w:tc>
        <w:tc>
          <w:tcPr>
            <w:tcW w:w="7689" w:type="dxa"/>
          </w:tcPr>
          <w:p w14:paraId="207446F1" w14:textId="77777777" w:rsidR="00F9298E" w:rsidRPr="00F9298E" w:rsidRDefault="00F9298E" w:rsidP="0040320C">
            <w:pPr>
              <w:rPr>
                <w:color w:val="000000" w:themeColor="text1"/>
              </w:rPr>
            </w:pPr>
            <w:r w:rsidRPr="00F9298E">
              <w:rPr>
                <w:color w:val="000000" w:themeColor="text1"/>
              </w:rPr>
              <w:t>LE secure connections with data packet length extension.</w:t>
            </w:r>
          </w:p>
          <w:p w14:paraId="383F70AB" w14:textId="77777777" w:rsidR="00F9298E" w:rsidRPr="00F9298E" w:rsidRDefault="00F9298E" w:rsidP="0040320C">
            <w:pPr>
              <w:rPr>
                <w:color w:val="000000" w:themeColor="text1"/>
              </w:rPr>
            </w:pPr>
            <w:r w:rsidRPr="00F9298E">
              <w:rPr>
                <w:color w:val="000000" w:themeColor="text1"/>
              </w:rPr>
              <w:t>Link Layer privacy.</w:t>
            </w:r>
          </w:p>
          <w:p w14:paraId="195DC400" w14:textId="39F90D38" w:rsidR="00F9298E" w:rsidRPr="00F9298E" w:rsidRDefault="00F9298E" w:rsidP="0040320C">
            <w:pPr>
              <w:rPr>
                <w:color w:val="000000" w:themeColor="text1"/>
              </w:rPr>
            </w:pPr>
            <w:r w:rsidRPr="00F9298E">
              <w:rPr>
                <w:color w:val="000000" w:themeColor="text1"/>
              </w:rPr>
              <w:t>Internet Protocol Support Profile (SPP) version 6.</w:t>
            </w:r>
          </w:p>
        </w:tc>
      </w:tr>
      <w:tr w:rsidR="00F9298E" w14:paraId="26ECB18C" w14:textId="77777777" w:rsidTr="00F9298E">
        <w:tc>
          <w:tcPr>
            <w:tcW w:w="1165" w:type="dxa"/>
          </w:tcPr>
          <w:p w14:paraId="63706B04" w14:textId="7EFA66CD" w:rsidR="00F9298E" w:rsidRPr="00F9298E" w:rsidRDefault="00F9298E" w:rsidP="0040320C">
            <w:pPr>
              <w:rPr>
                <w:color w:val="000000" w:themeColor="text1"/>
              </w:rPr>
            </w:pPr>
            <w:r w:rsidRPr="00F9298E">
              <w:rPr>
                <w:color w:val="000000" w:themeColor="text1"/>
              </w:rPr>
              <w:t>5</w:t>
            </w:r>
          </w:p>
        </w:tc>
        <w:tc>
          <w:tcPr>
            <w:tcW w:w="722" w:type="dxa"/>
          </w:tcPr>
          <w:p w14:paraId="6AC652E4" w14:textId="0AFB0E13" w:rsidR="00F9298E" w:rsidRPr="00F9298E" w:rsidRDefault="00F9298E" w:rsidP="0040320C">
            <w:pPr>
              <w:jc w:val="center"/>
              <w:rPr>
                <w:color w:val="000000" w:themeColor="text1"/>
              </w:rPr>
            </w:pPr>
            <w:r w:rsidRPr="00F9298E">
              <w:rPr>
                <w:color w:val="000000" w:themeColor="text1"/>
              </w:rPr>
              <w:t>2016</w:t>
            </w:r>
          </w:p>
        </w:tc>
        <w:tc>
          <w:tcPr>
            <w:tcW w:w="7689" w:type="dxa"/>
          </w:tcPr>
          <w:p w14:paraId="6216F80A" w14:textId="29FC8F05" w:rsidR="00F9298E" w:rsidRPr="00F9298E" w:rsidRDefault="00F9298E" w:rsidP="0040320C">
            <w:pPr>
              <w:rPr>
                <w:color w:val="000000" w:themeColor="text1"/>
              </w:rPr>
            </w:pPr>
            <w:r w:rsidRPr="00F9298E">
              <w:rPr>
                <w:color w:val="000000" w:themeColor="text1"/>
              </w:rPr>
              <w:t>LE up to 2 Mbps for shorter range, or 4x range with lower data rate.</w:t>
            </w:r>
          </w:p>
          <w:p w14:paraId="1F29F019" w14:textId="67D1BCE0" w:rsidR="00F9298E" w:rsidRPr="00F9298E" w:rsidRDefault="00F9298E" w:rsidP="0040320C">
            <w:pPr>
              <w:rPr>
                <w:color w:val="000000" w:themeColor="text1"/>
              </w:rPr>
            </w:pPr>
            <w:r w:rsidRPr="00F9298E">
              <w:rPr>
                <w:color w:val="000000" w:themeColor="text1"/>
              </w:rPr>
              <w:t>LE increased packet lengths to achieve 8x data broadcasting capacity.</w:t>
            </w:r>
          </w:p>
        </w:tc>
      </w:tr>
    </w:tbl>
    <w:p w14:paraId="1D45FD04" w14:textId="77777777" w:rsidR="00E46913" w:rsidRDefault="00E46913" w:rsidP="00536030">
      <w:pPr>
        <w:pStyle w:val="Heading1"/>
      </w:pPr>
      <w:bookmarkStart w:id="15" w:name="_Toc516551991"/>
      <w:r>
        <w:t>Tour of Chips</w:t>
      </w:r>
      <w:bookmarkEnd w:id="15"/>
    </w:p>
    <w:tbl>
      <w:tblPr>
        <w:tblStyle w:val="TableGrid"/>
        <w:tblW w:w="4362" w:type="pct"/>
        <w:tblLook w:val="0420" w:firstRow="1" w:lastRow="0" w:firstColumn="0" w:lastColumn="0" w:noHBand="0" w:noVBand="1"/>
      </w:tblPr>
      <w:tblGrid>
        <w:gridCol w:w="1520"/>
        <w:gridCol w:w="3506"/>
        <w:gridCol w:w="3131"/>
      </w:tblGrid>
      <w:tr w:rsidR="00E46913" w:rsidRPr="00F304D3" w14:paraId="182D69EA" w14:textId="77777777" w:rsidTr="000C609A">
        <w:trPr>
          <w:trHeight w:val="350"/>
        </w:trPr>
        <w:tc>
          <w:tcPr>
            <w:tcW w:w="932" w:type="pct"/>
            <w:shd w:val="clear" w:color="auto" w:fill="BFBFBF" w:themeFill="background1" w:themeFillShade="BF"/>
            <w:hideMark/>
          </w:tcPr>
          <w:p w14:paraId="210847EA" w14:textId="77777777" w:rsidR="00E46913" w:rsidRPr="00F304D3" w:rsidRDefault="00E46913" w:rsidP="00B25487">
            <w:r w:rsidRPr="00F304D3">
              <w:rPr>
                <w:b/>
                <w:bCs/>
              </w:rPr>
              <w:t>Device</w:t>
            </w:r>
          </w:p>
        </w:tc>
        <w:tc>
          <w:tcPr>
            <w:tcW w:w="2149" w:type="pct"/>
            <w:shd w:val="clear" w:color="auto" w:fill="BFBFBF" w:themeFill="background1" w:themeFillShade="BF"/>
            <w:hideMark/>
          </w:tcPr>
          <w:p w14:paraId="55BB9E18" w14:textId="77777777" w:rsidR="00E46913" w:rsidRPr="00F304D3" w:rsidRDefault="00E46913" w:rsidP="00B25487">
            <w:r w:rsidRPr="00F304D3">
              <w:rPr>
                <w:b/>
                <w:bCs/>
              </w:rPr>
              <w:t>Key Features</w:t>
            </w:r>
          </w:p>
        </w:tc>
        <w:tc>
          <w:tcPr>
            <w:tcW w:w="1919" w:type="pct"/>
            <w:shd w:val="clear" w:color="auto" w:fill="BFBFBF" w:themeFill="background1" w:themeFillShade="BF"/>
            <w:hideMark/>
          </w:tcPr>
          <w:p w14:paraId="19ACE081" w14:textId="77777777" w:rsidR="00E46913" w:rsidRPr="00F304D3" w:rsidRDefault="00E46913" w:rsidP="00B25487">
            <w:r w:rsidRPr="00F304D3">
              <w:rPr>
                <w:b/>
                <w:bCs/>
              </w:rPr>
              <w:t>Notes</w:t>
            </w:r>
          </w:p>
        </w:tc>
      </w:tr>
      <w:tr w:rsidR="00E46913" w:rsidRPr="00F304D3" w14:paraId="7D3615DF" w14:textId="77777777" w:rsidTr="00D66118">
        <w:trPr>
          <w:trHeight w:val="629"/>
        </w:trPr>
        <w:tc>
          <w:tcPr>
            <w:tcW w:w="932" w:type="pct"/>
            <w:hideMark/>
          </w:tcPr>
          <w:p w14:paraId="21450090" w14:textId="121591CA" w:rsidR="00E46913" w:rsidRPr="00F304D3" w:rsidRDefault="00B716F8" w:rsidP="00B25487">
            <w:r>
              <w:rPr>
                <w:bCs/>
              </w:rPr>
              <w:lastRenderedPageBreak/>
              <w:t>CYW20706</w:t>
            </w:r>
          </w:p>
        </w:tc>
        <w:tc>
          <w:tcPr>
            <w:tcW w:w="2149" w:type="pct"/>
            <w:hideMark/>
          </w:tcPr>
          <w:p w14:paraId="6F3363E2" w14:textId="455F50C0" w:rsidR="00E46913" w:rsidRPr="00D66118" w:rsidRDefault="00536030" w:rsidP="00B25487">
            <w:pPr>
              <w:numPr>
                <w:ilvl w:val="0"/>
                <w:numId w:val="16"/>
              </w:numPr>
            </w:pPr>
            <w:r w:rsidRPr="00D66118">
              <w:rPr>
                <w:bCs/>
              </w:rPr>
              <w:t>Bluetooth 4.2 + HS</w:t>
            </w:r>
          </w:p>
          <w:p w14:paraId="02D80C7E" w14:textId="77777777" w:rsidR="00E46913" w:rsidRPr="00C25C75" w:rsidRDefault="00536030" w:rsidP="00D66118">
            <w:pPr>
              <w:numPr>
                <w:ilvl w:val="0"/>
                <w:numId w:val="16"/>
              </w:numPr>
            </w:pPr>
            <w:r w:rsidRPr="00D66118">
              <w:rPr>
                <w:bCs/>
              </w:rPr>
              <w:t>ARM Cortex-M3</w:t>
            </w:r>
          </w:p>
          <w:p w14:paraId="732F2586" w14:textId="09C9C3D2" w:rsidR="00C25C75" w:rsidRPr="001761B8" w:rsidRDefault="001761B8" w:rsidP="00D66118">
            <w:pPr>
              <w:numPr>
                <w:ilvl w:val="0"/>
                <w:numId w:val="16"/>
              </w:numPr>
            </w:pPr>
            <w:r w:rsidRPr="001761B8">
              <w:rPr>
                <w:bCs/>
              </w:rPr>
              <w:t>848</w:t>
            </w:r>
            <w:r w:rsidR="00C25C75" w:rsidRPr="001761B8">
              <w:rPr>
                <w:bCs/>
              </w:rPr>
              <w:t xml:space="preserve"> </w:t>
            </w:r>
            <w:r w:rsidRPr="001761B8">
              <w:rPr>
                <w:bCs/>
              </w:rPr>
              <w:t>k</w:t>
            </w:r>
            <w:r w:rsidR="00C25C75" w:rsidRPr="001761B8">
              <w:rPr>
                <w:bCs/>
              </w:rPr>
              <w:t xml:space="preserve">B </w:t>
            </w:r>
            <w:r w:rsidRPr="001761B8">
              <w:rPr>
                <w:bCs/>
              </w:rPr>
              <w:t>ROM</w:t>
            </w:r>
          </w:p>
          <w:p w14:paraId="3AA210FC" w14:textId="77777777" w:rsidR="00C25C75" w:rsidRPr="001761B8" w:rsidRDefault="001761B8" w:rsidP="00D66118">
            <w:pPr>
              <w:numPr>
                <w:ilvl w:val="0"/>
                <w:numId w:val="16"/>
              </w:numPr>
            </w:pPr>
            <w:r w:rsidRPr="001761B8">
              <w:rPr>
                <w:bCs/>
              </w:rPr>
              <w:t>352</w:t>
            </w:r>
            <w:r w:rsidR="00C25C75" w:rsidRPr="001761B8">
              <w:rPr>
                <w:bCs/>
              </w:rPr>
              <w:t xml:space="preserve"> kB RAM</w:t>
            </w:r>
            <w:r>
              <w:rPr>
                <w:bCs/>
              </w:rPr>
              <w:t xml:space="preserve"> (data and patches)</w:t>
            </w:r>
          </w:p>
          <w:p w14:paraId="0BF3298D" w14:textId="59CF6B25" w:rsidR="001761B8" w:rsidRPr="00D66118" w:rsidRDefault="001761B8" w:rsidP="00D66118">
            <w:pPr>
              <w:numPr>
                <w:ilvl w:val="0"/>
                <w:numId w:val="16"/>
              </w:numPr>
            </w:pPr>
            <w:r>
              <w:rPr>
                <w:bCs/>
              </w:rPr>
              <w:t>2 kB NVRAM</w:t>
            </w:r>
          </w:p>
        </w:tc>
        <w:tc>
          <w:tcPr>
            <w:tcW w:w="1919" w:type="pct"/>
          </w:tcPr>
          <w:p w14:paraId="0A8DCE75" w14:textId="189B50F9" w:rsidR="00E46913" w:rsidRPr="001A3E11" w:rsidRDefault="00E46913" w:rsidP="00B25487">
            <w:pPr>
              <w:rPr>
                <w:color w:val="FF0000"/>
              </w:rPr>
            </w:pPr>
          </w:p>
        </w:tc>
      </w:tr>
      <w:tr w:rsidR="00E46913" w:rsidRPr="00F304D3" w14:paraId="3D967087" w14:textId="77777777" w:rsidTr="00D66118">
        <w:trPr>
          <w:trHeight w:val="569"/>
        </w:trPr>
        <w:tc>
          <w:tcPr>
            <w:tcW w:w="932" w:type="pct"/>
            <w:hideMark/>
          </w:tcPr>
          <w:p w14:paraId="1EF21522" w14:textId="0F9DE31E" w:rsidR="00E46913" w:rsidRPr="00F304D3" w:rsidRDefault="00B716F8" w:rsidP="00B25487">
            <w:r>
              <w:rPr>
                <w:bCs/>
              </w:rPr>
              <w:t>CYW20719</w:t>
            </w:r>
          </w:p>
        </w:tc>
        <w:tc>
          <w:tcPr>
            <w:tcW w:w="2149" w:type="pct"/>
            <w:hideMark/>
          </w:tcPr>
          <w:p w14:paraId="253E6F61" w14:textId="4C1EF416" w:rsidR="00D66118" w:rsidRPr="00D66118" w:rsidRDefault="00D66118" w:rsidP="00D66118">
            <w:pPr>
              <w:numPr>
                <w:ilvl w:val="0"/>
                <w:numId w:val="17"/>
              </w:numPr>
            </w:pPr>
            <w:r w:rsidRPr="00D66118">
              <w:rPr>
                <w:bCs/>
              </w:rPr>
              <w:t>Bluetooth BR, EDR and LE v4.2</w:t>
            </w:r>
          </w:p>
          <w:p w14:paraId="542BCB07" w14:textId="3CA103AA" w:rsidR="00D66118" w:rsidRPr="00D66118" w:rsidRDefault="006656C7" w:rsidP="00D66118">
            <w:pPr>
              <w:numPr>
                <w:ilvl w:val="0"/>
                <w:numId w:val="17"/>
              </w:numPr>
            </w:pPr>
            <w:r>
              <w:rPr>
                <w:bCs/>
              </w:rPr>
              <w:t>2 Mbps LE v5</w:t>
            </w:r>
          </w:p>
          <w:p w14:paraId="5414849A" w14:textId="4BC6B601" w:rsidR="00D66118" w:rsidRPr="00D66118" w:rsidRDefault="00D66118" w:rsidP="00D66118">
            <w:pPr>
              <w:numPr>
                <w:ilvl w:val="0"/>
                <w:numId w:val="17"/>
              </w:numPr>
            </w:pPr>
            <w:r w:rsidRPr="00D66118">
              <w:rPr>
                <w:bCs/>
              </w:rPr>
              <w:t>96 MHz ARM Cortex-M4</w:t>
            </w:r>
          </w:p>
          <w:p w14:paraId="64CD431A" w14:textId="68084048" w:rsidR="00D66118" w:rsidRPr="00D66118" w:rsidRDefault="00D66118" w:rsidP="00D66118">
            <w:pPr>
              <w:numPr>
                <w:ilvl w:val="0"/>
                <w:numId w:val="17"/>
              </w:numPr>
            </w:pPr>
            <w:r w:rsidRPr="00D66118">
              <w:rPr>
                <w:bCs/>
              </w:rPr>
              <w:t>Single Precision FPU</w:t>
            </w:r>
          </w:p>
          <w:p w14:paraId="7491C0B0" w14:textId="10B6F3D1" w:rsidR="00E46913" w:rsidRPr="00D66118" w:rsidRDefault="00D66118" w:rsidP="00D66118">
            <w:pPr>
              <w:numPr>
                <w:ilvl w:val="0"/>
                <w:numId w:val="17"/>
              </w:numPr>
            </w:pPr>
            <w:r w:rsidRPr="00D66118">
              <w:rPr>
                <w:bCs/>
              </w:rPr>
              <w:t>2 MB ROM</w:t>
            </w:r>
          </w:p>
          <w:p w14:paraId="370286E0" w14:textId="4ADEC613" w:rsidR="00D66118" w:rsidRPr="00D66118" w:rsidRDefault="00D66118" w:rsidP="00D66118">
            <w:pPr>
              <w:numPr>
                <w:ilvl w:val="0"/>
                <w:numId w:val="17"/>
              </w:numPr>
            </w:pPr>
            <w:r w:rsidRPr="00D66118">
              <w:rPr>
                <w:bCs/>
              </w:rPr>
              <w:t>1 MB On-Chip Flash</w:t>
            </w:r>
          </w:p>
          <w:p w14:paraId="47AEB7CA" w14:textId="0802ED12" w:rsidR="00D66118" w:rsidRPr="00D66118" w:rsidRDefault="00D66118" w:rsidP="00D66118">
            <w:pPr>
              <w:numPr>
                <w:ilvl w:val="0"/>
                <w:numId w:val="17"/>
              </w:numPr>
            </w:pPr>
            <w:r w:rsidRPr="00D66118">
              <w:t>512 kB RAM</w:t>
            </w:r>
          </w:p>
        </w:tc>
        <w:tc>
          <w:tcPr>
            <w:tcW w:w="1919" w:type="pct"/>
          </w:tcPr>
          <w:p w14:paraId="2C9725EB" w14:textId="197E2552" w:rsidR="00E46913" w:rsidRPr="001A3E11" w:rsidRDefault="00E46913" w:rsidP="00B25487">
            <w:pPr>
              <w:rPr>
                <w:color w:val="FF0000"/>
              </w:rPr>
            </w:pPr>
          </w:p>
        </w:tc>
      </w:tr>
    </w:tbl>
    <w:p w14:paraId="407580C7" w14:textId="237C5BC6" w:rsidR="00E46913" w:rsidRDefault="00E46913" w:rsidP="00B25487">
      <w:pPr>
        <w:rPr>
          <w:rFonts w:ascii="Cambria" w:eastAsia="Times New Roman" w:hAnsi="Cambria"/>
          <w:b/>
          <w:bCs/>
          <w:color w:val="4F81BD"/>
        </w:rPr>
      </w:pPr>
    </w:p>
    <w:p w14:paraId="76DA1E44" w14:textId="77777777" w:rsidR="00E46913" w:rsidRDefault="00E46913" w:rsidP="00536030">
      <w:pPr>
        <w:pStyle w:val="Heading1"/>
      </w:pPr>
      <w:bookmarkStart w:id="16" w:name="_Toc516551992"/>
      <w:r>
        <w:t>Tour of Partners</w:t>
      </w:r>
      <w:bookmarkEnd w:id="16"/>
    </w:p>
    <w:p w14:paraId="28C81DF3" w14:textId="77777777" w:rsidR="00E46913" w:rsidRDefault="00E46913" w:rsidP="00B25487">
      <w:r w:rsidRPr="007753C1">
        <w:rPr>
          <w:noProof/>
        </w:rPr>
        <w:drawing>
          <wp:inline distT="0" distB="0" distL="0" distR="0" wp14:anchorId="718BFEB1" wp14:editId="4B7541F7">
            <wp:extent cx="5772647" cy="3558566"/>
            <wp:effectExtent l="0" t="0" r="0" b="3810"/>
            <wp:docPr id="96278" name="Picture 9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4997" cy="3560015"/>
                    </a:xfrm>
                    <a:prstGeom prst="rect">
                      <a:avLst/>
                    </a:prstGeom>
                  </pic:spPr>
                </pic:pic>
              </a:graphicData>
            </a:graphic>
          </wp:inline>
        </w:drawing>
      </w:r>
    </w:p>
    <w:p w14:paraId="2031C7E0" w14:textId="77777777" w:rsidR="00E46913" w:rsidRDefault="00E46913" w:rsidP="00B25487">
      <w:r w:rsidRPr="007753C1">
        <w:rPr>
          <w:noProof/>
        </w:rPr>
        <w:lastRenderedPageBreak/>
        <w:drawing>
          <wp:inline distT="0" distB="0" distL="0" distR="0" wp14:anchorId="598E2582" wp14:editId="55EDA67A">
            <wp:extent cx="5628721" cy="3220278"/>
            <wp:effectExtent l="0" t="0" r="0" b="0"/>
            <wp:docPr id="96279" name="Picture 96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0312" cy="3221188"/>
                    </a:xfrm>
                    <a:prstGeom prst="rect">
                      <a:avLst/>
                    </a:prstGeom>
                  </pic:spPr>
                </pic:pic>
              </a:graphicData>
            </a:graphic>
          </wp:inline>
        </w:drawing>
      </w:r>
    </w:p>
    <w:p w14:paraId="30CD92A0" w14:textId="77777777" w:rsidR="00E46913" w:rsidRDefault="00E46913" w:rsidP="00B25487">
      <w:r>
        <w:t>An IoT Selector Guide including partner modules available can be found in the Community at:</w:t>
      </w:r>
    </w:p>
    <w:p w14:paraId="597ECB15" w14:textId="57D747F2" w:rsidR="00E46913" w:rsidRDefault="003730B4" w:rsidP="00B25487">
      <w:hyperlink r:id="rId24" w:history="1">
        <w:r w:rsidR="00E46913">
          <w:rPr>
            <w:rStyle w:val="Hyperlink"/>
          </w:rPr>
          <w:t>https://community.cypress.com/docs/DOC-3021</w:t>
        </w:r>
      </w:hyperlink>
      <w:r w:rsidR="00E46913">
        <w:br w:type="page"/>
      </w:r>
    </w:p>
    <w:p w14:paraId="7041BEFD" w14:textId="00CBC853" w:rsidR="00E46913" w:rsidRDefault="00FB76AD" w:rsidP="00536030">
      <w:pPr>
        <w:pStyle w:val="Heading1"/>
      </w:pPr>
      <w:bookmarkStart w:id="17" w:name="_Toc516551993"/>
      <w:r>
        <w:rPr>
          <w:noProof/>
        </w:rPr>
        <w:lastRenderedPageBreak/>
        <w:drawing>
          <wp:anchor distT="0" distB="0" distL="114300" distR="114300" simplePos="0" relativeHeight="251655168" behindDoc="1" locked="0" layoutInCell="1" allowOverlap="1" wp14:anchorId="0A814F1F" wp14:editId="16E4955F">
            <wp:simplePos x="0" y="0"/>
            <wp:positionH relativeFrom="column">
              <wp:posOffset>3199707</wp:posOffset>
            </wp:positionH>
            <wp:positionV relativeFrom="paragraph">
              <wp:posOffset>328930</wp:posOffset>
            </wp:positionV>
            <wp:extent cx="2715895" cy="1768475"/>
            <wp:effectExtent l="0" t="0" r="8255" b="3175"/>
            <wp:wrapTight wrapText="bothSides">
              <wp:wrapPolygon edited="0">
                <wp:start x="0" y="0"/>
                <wp:lineTo x="0" y="21406"/>
                <wp:lineTo x="21514" y="21406"/>
                <wp:lineTo x="2151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5895" cy="1768475"/>
                    </a:xfrm>
                    <a:prstGeom prst="rect">
                      <a:avLst/>
                    </a:prstGeom>
                  </pic:spPr>
                </pic:pic>
              </a:graphicData>
            </a:graphic>
            <wp14:sizeRelH relativeFrom="page">
              <wp14:pctWidth>0</wp14:pctWidth>
            </wp14:sizeRelH>
            <wp14:sizeRelV relativeFrom="page">
              <wp14:pctHeight>0</wp14:pctHeight>
            </wp14:sizeRelV>
          </wp:anchor>
        </w:drawing>
      </w:r>
      <w:r w:rsidR="00E46913">
        <w:t>Tour of Development Kits</w:t>
      </w:r>
      <w:bookmarkEnd w:id="17"/>
    </w:p>
    <w:p w14:paraId="7CD04368" w14:textId="78EFE35B" w:rsidR="00E46913" w:rsidRDefault="003730B4" w:rsidP="00995415">
      <w:pPr>
        <w:pStyle w:val="Heading2"/>
      </w:pPr>
      <w:hyperlink r:id="rId26" w:history="1">
        <w:bookmarkStart w:id="18" w:name="_Toc516551994"/>
        <w:r w:rsidR="00E46913" w:rsidRPr="005D6132">
          <w:rPr>
            <w:rStyle w:val="Hyperlink"/>
          </w:rPr>
          <w:t xml:space="preserve">Cypress </w:t>
        </w:r>
        <w:r w:rsidR="00536030">
          <w:rPr>
            <w:rStyle w:val="Hyperlink"/>
          </w:rPr>
          <w:t>CYW920706WCDEVAL</w:t>
        </w:r>
        <w:bookmarkEnd w:id="18"/>
      </w:hyperlink>
      <w:r w:rsidR="00B433A8" w:rsidRPr="00B433A8">
        <w:rPr>
          <w:noProof/>
        </w:rPr>
        <w:t xml:space="preserve"> </w:t>
      </w:r>
    </w:p>
    <w:p w14:paraId="5CB6F719" w14:textId="27361395" w:rsidR="00E46913" w:rsidRPr="00056809" w:rsidRDefault="00056809" w:rsidP="00B25487">
      <w:pPr>
        <w:pStyle w:val="ListParagraph"/>
        <w:numPr>
          <w:ilvl w:val="0"/>
          <w:numId w:val="7"/>
        </w:numPr>
        <w:spacing w:after="0"/>
      </w:pPr>
      <w:r w:rsidRPr="00056809">
        <w:t>Mon</w:t>
      </w:r>
      <w:ins w:id="19" w:author="Mark Saunders" w:date="2018-04-02T14:02:00Z">
        <w:r w:rsidR="007254D3">
          <w:t>o</w:t>
        </w:r>
      </w:ins>
      <w:r w:rsidRPr="00056809">
        <w:t>lithic, Single-chip</w:t>
      </w:r>
      <w:r>
        <w:t>,</w:t>
      </w:r>
      <w:r w:rsidRPr="00056809">
        <w:t xml:space="preserve"> Bluetooth 4.2</w:t>
      </w:r>
      <w:r w:rsidR="00D50D65">
        <w:t xml:space="preserve"> + HS</w:t>
      </w:r>
      <w:r w:rsidR="00B433A8" w:rsidRPr="00056809">
        <w:rPr>
          <w:noProof/>
        </w:rPr>
        <w:t xml:space="preserve"> </w:t>
      </w:r>
    </w:p>
    <w:p w14:paraId="66C7B74E" w14:textId="29029E20" w:rsidR="00056809" w:rsidRPr="00056809" w:rsidRDefault="00056809" w:rsidP="00B25487">
      <w:pPr>
        <w:pStyle w:val="ListParagraph"/>
        <w:numPr>
          <w:ilvl w:val="0"/>
          <w:numId w:val="7"/>
        </w:numPr>
        <w:spacing w:after="0"/>
      </w:pPr>
      <w:r w:rsidRPr="00056809">
        <w:t>ARM Cortex-M3 processor</w:t>
      </w:r>
    </w:p>
    <w:p w14:paraId="16B88F52" w14:textId="41D3D326" w:rsidR="00056809" w:rsidRPr="00056809" w:rsidRDefault="00056809" w:rsidP="00B25487">
      <w:pPr>
        <w:pStyle w:val="ListParagraph"/>
        <w:numPr>
          <w:ilvl w:val="0"/>
          <w:numId w:val="7"/>
        </w:numPr>
        <w:spacing w:after="0"/>
      </w:pPr>
      <w:r w:rsidRPr="00056809">
        <w:t>Integrated transceiver</w:t>
      </w:r>
    </w:p>
    <w:p w14:paraId="1ACB975D" w14:textId="3C2E714C" w:rsidR="001761B8" w:rsidRPr="001761B8" w:rsidRDefault="001761B8" w:rsidP="001761B8">
      <w:pPr>
        <w:numPr>
          <w:ilvl w:val="0"/>
          <w:numId w:val="7"/>
        </w:numPr>
        <w:spacing w:after="0"/>
      </w:pPr>
      <w:r w:rsidRPr="001761B8">
        <w:rPr>
          <w:bCs/>
        </w:rPr>
        <w:t>848 kB ROM</w:t>
      </w:r>
      <w:r>
        <w:t xml:space="preserve">, </w:t>
      </w:r>
      <w:r w:rsidRPr="001761B8">
        <w:rPr>
          <w:bCs/>
        </w:rPr>
        <w:t xml:space="preserve">352 kB </w:t>
      </w:r>
      <w:r>
        <w:rPr>
          <w:bCs/>
        </w:rPr>
        <w:t>S</w:t>
      </w:r>
      <w:r w:rsidRPr="001761B8">
        <w:rPr>
          <w:bCs/>
        </w:rPr>
        <w:t>RAM (data and patches)</w:t>
      </w:r>
      <w:r>
        <w:rPr>
          <w:bCs/>
        </w:rPr>
        <w:t xml:space="preserve">, 2 kB NVRAM, </w:t>
      </w:r>
      <w:r w:rsidRPr="001761B8">
        <w:t>512 kB External Serial Flash</w:t>
      </w:r>
    </w:p>
    <w:p w14:paraId="119641B8" w14:textId="78B8D823" w:rsidR="00E46913" w:rsidRPr="00056809" w:rsidRDefault="00056809" w:rsidP="00B25487">
      <w:pPr>
        <w:pStyle w:val="ListParagraph"/>
        <w:numPr>
          <w:ilvl w:val="0"/>
          <w:numId w:val="7"/>
        </w:numPr>
        <w:spacing w:after="0"/>
      </w:pPr>
      <w:r w:rsidRPr="00056809">
        <w:t>1 User Button</w:t>
      </w:r>
      <w:r w:rsidR="00E46913" w:rsidRPr="00056809">
        <w:t>, 2 User LEDs</w:t>
      </w:r>
    </w:p>
    <w:p w14:paraId="2FC23531" w14:textId="3DA00710" w:rsidR="00E46913" w:rsidRPr="00056809" w:rsidRDefault="008B3440" w:rsidP="00B25487">
      <w:pPr>
        <w:pStyle w:val="ListParagraph"/>
        <w:numPr>
          <w:ilvl w:val="0"/>
          <w:numId w:val="7"/>
        </w:numPr>
        <w:spacing w:after="0"/>
      </w:pPr>
      <w:r w:rsidRPr="00056809">
        <w:t>USB JTAG Programmer/Debugger</w:t>
      </w:r>
    </w:p>
    <w:p w14:paraId="3F3BB55F" w14:textId="3D5261E9" w:rsidR="00070677" w:rsidRDefault="00070677" w:rsidP="00FB76AD">
      <w:pPr>
        <w:spacing w:after="0"/>
      </w:pPr>
    </w:p>
    <w:p w14:paraId="6EAD1F28" w14:textId="490077C4" w:rsidR="00EB6F37" w:rsidRDefault="00EB6F37" w:rsidP="00FB76AD">
      <w:pPr>
        <w:spacing w:after="0"/>
      </w:pPr>
    </w:p>
    <w:p w14:paraId="3B64AF25" w14:textId="77777777" w:rsidR="00EB6F37" w:rsidRDefault="00EB6F37" w:rsidP="00FB76AD">
      <w:pPr>
        <w:spacing w:after="0"/>
      </w:pPr>
    </w:p>
    <w:p w14:paraId="0B2E3C8C" w14:textId="41CEACFB" w:rsidR="005B0460" w:rsidRPr="00E82A82" w:rsidRDefault="00FB76AD" w:rsidP="00FB76AD">
      <w:r>
        <w:rPr>
          <w:noProof/>
        </w:rPr>
        <w:drawing>
          <wp:anchor distT="0" distB="0" distL="114300" distR="114300" simplePos="0" relativeHeight="251657216" behindDoc="1" locked="0" layoutInCell="1" allowOverlap="1" wp14:anchorId="5545AFA2" wp14:editId="479A6374">
            <wp:simplePos x="0" y="0"/>
            <wp:positionH relativeFrom="column">
              <wp:posOffset>3164782</wp:posOffset>
            </wp:positionH>
            <wp:positionV relativeFrom="paragraph">
              <wp:posOffset>255270</wp:posOffset>
            </wp:positionV>
            <wp:extent cx="3069590" cy="1827530"/>
            <wp:effectExtent l="0" t="0" r="0" b="1270"/>
            <wp:wrapTight wrapText="bothSides">
              <wp:wrapPolygon edited="0">
                <wp:start x="0" y="0"/>
                <wp:lineTo x="0" y="21390"/>
                <wp:lineTo x="21448" y="21390"/>
                <wp:lineTo x="2144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9590" cy="1827530"/>
                    </a:xfrm>
                    <a:prstGeom prst="rect">
                      <a:avLst/>
                    </a:prstGeom>
                  </pic:spPr>
                </pic:pic>
              </a:graphicData>
            </a:graphic>
            <wp14:sizeRelH relativeFrom="page">
              <wp14:pctWidth>0</wp14:pctWidth>
            </wp14:sizeRelH>
            <wp14:sizeRelV relativeFrom="page">
              <wp14:pctHeight>0</wp14:pctHeight>
            </wp14:sizeRelV>
          </wp:anchor>
        </w:drawing>
      </w:r>
    </w:p>
    <w:p w14:paraId="02D6C01C" w14:textId="25F20F19" w:rsidR="00D50D65" w:rsidRDefault="003730B4" w:rsidP="00995415">
      <w:pPr>
        <w:pStyle w:val="Heading2"/>
      </w:pPr>
      <w:hyperlink r:id="rId28" w:history="1">
        <w:bookmarkStart w:id="20" w:name="_Toc516551995"/>
        <w:r w:rsidR="00D50D65" w:rsidRPr="00C665A7">
          <w:rPr>
            <w:rStyle w:val="Hyperlink"/>
          </w:rPr>
          <w:t>Cypress CYW9</w:t>
        </w:r>
        <w:r w:rsidR="00D50D65">
          <w:rPr>
            <w:rStyle w:val="Hyperlink"/>
          </w:rPr>
          <w:t>20719Q40EVB-01</w:t>
        </w:r>
        <w:bookmarkEnd w:id="20"/>
      </w:hyperlink>
    </w:p>
    <w:p w14:paraId="7707D3A9" w14:textId="1F6005E4" w:rsidR="00D50D65" w:rsidRPr="00D50D65" w:rsidRDefault="00D50D65" w:rsidP="00D50D65">
      <w:pPr>
        <w:numPr>
          <w:ilvl w:val="0"/>
          <w:numId w:val="7"/>
        </w:numPr>
        <w:spacing w:after="0"/>
        <w:rPr>
          <w:color w:val="000000" w:themeColor="text1"/>
        </w:rPr>
      </w:pPr>
      <w:r w:rsidRPr="00D50D65">
        <w:rPr>
          <w:color w:val="000000" w:themeColor="text1"/>
        </w:rPr>
        <w:t>Bluetooth v4.2 plus 2 Mbps LE from v5</w:t>
      </w:r>
    </w:p>
    <w:p w14:paraId="758A46AB" w14:textId="5A252D47" w:rsidR="00D50D65" w:rsidRPr="00D50D65" w:rsidRDefault="00D50D65" w:rsidP="00D50D65">
      <w:pPr>
        <w:numPr>
          <w:ilvl w:val="0"/>
          <w:numId w:val="7"/>
        </w:numPr>
        <w:spacing w:after="0"/>
        <w:rPr>
          <w:color w:val="000000" w:themeColor="text1"/>
        </w:rPr>
      </w:pPr>
      <w:r w:rsidRPr="00D50D65">
        <w:rPr>
          <w:bCs/>
          <w:color w:val="000000" w:themeColor="text1"/>
        </w:rPr>
        <w:t>96 MHz ARM Cortex-M4</w:t>
      </w:r>
      <w:r w:rsidRPr="00D50D65">
        <w:rPr>
          <w:color w:val="000000" w:themeColor="text1"/>
        </w:rPr>
        <w:t xml:space="preserve"> </w:t>
      </w:r>
    </w:p>
    <w:p w14:paraId="54C61761" w14:textId="47087E8C" w:rsidR="00D50D65" w:rsidRPr="00D50D65" w:rsidRDefault="00D50D65" w:rsidP="00D50D65">
      <w:pPr>
        <w:pStyle w:val="ListParagraph"/>
        <w:numPr>
          <w:ilvl w:val="0"/>
          <w:numId w:val="7"/>
        </w:numPr>
        <w:spacing w:after="0"/>
        <w:rPr>
          <w:color w:val="000000" w:themeColor="text1"/>
        </w:rPr>
      </w:pPr>
      <w:r w:rsidRPr="00D50D65">
        <w:rPr>
          <w:color w:val="000000" w:themeColor="text1"/>
        </w:rPr>
        <w:t>Integrated transceiver</w:t>
      </w:r>
    </w:p>
    <w:p w14:paraId="4E7BCC50" w14:textId="3FB19571" w:rsidR="00D50D65" w:rsidRPr="00D50D65" w:rsidRDefault="00D50D65" w:rsidP="00D50D65">
      <w:pPr>
        <w:numPr>
          <w:ilvl w:val="0"/>
          <w:numId w:val="7"/>
        </w:numPr>
        <w:spacing w:after="0"/>
        <w:rPr>
          <w:color w:val="000000" w:themeColor="text1"/>
        </w:rPr>
      </w:pPr>
      <w:r w:rsidRPr="00D50D65">
        <w:rPr>
          <w:bCs/>
          <w:color w:val="000000" w:themeColor="text1"/>
        </w:rPr>
        <w:t xml:space="preserve">2 MB ROM, 1 MB </w:t>
      </w:r>
      <w:r w:rsidR="00FB76AD">
        <w:rPr>
          <w:bCs/>
          <w:color w:val="000000" w:themeColor="text1"/>
        </w:rPr>
        <w:t>On-</w:t>
      </w:r>
      <w:proofErr w:type="spellStart"/>
      <w:r w:rsidR="00FB76AD">
        <w:rPr>
          <w:bCs/>
          <w:color w:val="000000" w:themeColor="text1"/>
        </w:rPr>
        <w:t>Chip</w:t>
      </w:r>
      <w:r w:rsidRPr="00D50D65">
        <w:rPr>
          <w:bCs/>
          <w:color w:val="000000" w:themeColor="text1"/>
        </w:rPr>
        <w:t>Flash</w:t>
      </w:r>
      <w:proofErr w:type="spellEnd"/>
      <w:r w:rsidRPr="00D50D65">
        <w:rPr>
          <w:bCs/>
          <w:color w:val="000000" w:themeColor="text1"/>
        </w:rPr>
        <w:t>, 512 kB SRAM</w:t>
      </w:r>
      <w:r w:rsidRPr="00D50D65">
        <w:rPr>
          <w:noProof/>
          <w:color w:val="000000" w:themeColor="text1"/>
        </w:rPr>
        <w:t xml:space="preserve"> </w:t>
      </w:r>
    </w:p>
    <w:p w14:paraId="7E59FE5D" w14:textId="77777777" w:rsidR="00D50D65" w:rsidRPr="00056809" w:rsidRDefault="00D50D65" w:rsidP="00D50D65">
      <w:pPr>
        <w:pStyle w:val="ListParagraph"/>
        <w:numPr>
          <w:ilvl w:val="0"/>
          <w:numId w:val="7"/>
        </w:numPr>
        <w:spacing w:after="0"/>
      </w:pPr>
      <w:r w:rsidRPr="00056809">
        <w:rPr>
          <w:bCs/>
        </w:rPr>
        <w:t>1 User Button, 2 User LEDs</w:t>
      </w:r>
    </w:p>
    <w:p w14:paraId="5D8025CD" w14:textId="77777777" w:rsidR="00D50D65" w:rsidRDefault="00D50D65" w:rsidP="00D50D65">
      <w:pPr>
        <w:pStyle w:val="ListParagraph"/>
        <w:numPr>
          <w:ilvl w:val="0"/>
          <w:numId w:val="7"/>
        </w:numPr>
        <w:spacing w:after="0"/>
      </w:pPr>
      <w:r w:rsidRPr="00056809">
        <w:t>USB JTAG Programmer/Debugger</w:t>
      </w:r>
    </w:p>
    <w:p w14:paraId="14B74102" w14:textId="065CCE2A" w:rsidR="00D50D65" w:rsidRDefault="00D50D65" w:rsidP="00FB76AD">
      <w:pPr>
        <w:spacing w:after="0"/>
      </w:pPr>
    </w:p>
    <w:p w14:paraId="315DDCFA" w14:textId="10CF5D62" w:rsidR="00FB76AD" w:rsidRDefault="00FB76AD" w:rsidP="00FB76AD">
      <w:pPr>
        <w:spacing w:after="0"/>
      </w:pPr>
    </w:p>
    <w:p w14:paraId="7E3E2BED" w14:textId="77777777" w:rsidR="00FB76AD" w:rsidRPr="00056809" w:rsidRDefault="00FB76AD" w:rsidP="00FB76AD">
      <w:pPr>
        <w:spacing w:after="0"/>
      </w:pPr>
    </w:p>
    <w:p w14:paraId="49A57D50" w14:textId="4B663316" w:rsidR="00D50D65" w:rsidRDefault="00D50D65">
      <w:pPr>
        <w:rPr>
          <w:rFonts w:eastAsia="Times New Roman"/>
          <w:b/>
          <w:bCs/>
          <w:color w:val="1F4E79" w:themeColor="accent1" w:themeShade="80"/>
          <w:sz w:val="28"/>
          <w:szCs w:val="28"/>
        </w:rPr>
      </w:pPr>
      <w:r>
        <w:rPr>
          <w:rFonts w:eastAsia="Times New Roman"/>
          <w:b/>
          <w:bCs/>
          <w:color w:val="1F4E79" w:themeColor="accent1" w:themeShade="80"/>
          <w:sz w:val="28"/>
          <w:szCs w:val="28"/>
        </w:rPr>
        <w:br w:type="page"/>
      </w:r>
    </w:p>
    <w:p w14:paraId="2AC2BD9E" w14:textId="77777777" w:rsidR="00536030" w:rsidRDefault="00536030">
      <w:pPr>
        <w:rPr>
          <w:rFonts w:eastAsia="Times New Roman"/>
          <w:b/>
          <w:bCs/>
          <w:color w:val="1F4E79" w:themeColor="accent1" w:themeShade="80"/>
          <w:sz w:val="28"/>
          <w:szCs w:val="28"/>
        </w:rPr>
      </w:pPr>
    </w:p>
    <w:p w14:paraId="75D45928" w14:textId="61A9C989" w:rsidR="00E46913" w:rsidRDefault="00E46913" w:rsidP="00536030">
      <w:pPr>
        <w:pStyle w:val="Heading1"/>
      </w:pPr>
      <w:bookmarkStart w:id="21" w:name="_Toc516551996"/>
      <w:r>
        <w:t>Exercise(s)</w:t>
      </w:r>
      <w:bookmarkEnd w:id="21"/>
    </w:p>
    <w:p w14:paraId="6E6D5501" w14:textId="404EF905" w:rsidR="00E46913" w:rsidRDefault="00E46913" w:rsidP="00995415">
      <w:pPr>
        <w:pStyle w:val="Exercise"/>
      </w:pPr>
      <w:bookmarkStart w:id="22" w:name="_Toc516551997"/>
      <w:r>
        <w:t>Create a forum account</w:t>
      </w:r>
      <w:bookmarkEnd w:id="22"/>
    </w:p>
    <w:p w14:paraId="736302C4" w14:textId="523A016E" w:rsidR="00E46913" w:rsidRDefault="00E46913" w:rsidP="00717E34">
      <w:pPr>
        <w:pStyle w:val="ListParagraph"/>
        <w:numPr>
          <w:ilvl w:val="0"/>
          <w:numId w:val="14"/>
        </w:numPr>
        <w:spacing w:after="120"/>
      </w:pPr>
      <w:r>
        <w:t xml:space="preserve">Go to </w:t>
      </w:r>
      <w:hyperlink r:id="rId29" w:history="1">
        <w:r w:rsidRPr="00260B00">
          <w:rPr>
            <w:rStyle w:val="Hyperlink"/>
          </w:rPr>
          <w:t>https://community.cypress.com/welcome</w:t>
        </w:r>
      </w:hyperlink>
      <w:r>
        <w:t xml:space="preserve"> </w:t>
      </w:r>
    </w:p>
    <w:p w14:paraId="73C2F1A9" w14:textId="0A629879" w:rsidR="00E46913" w:rsidRDefault="000F7AE9" w:rsidP="000F7AE9">
      <w:pPr>
        <w:pStyle w:val="ListParagraph"/>
        <w:numPr>
          <w:ilvl w:val="0"/>
          <w:numId w:val="14"/>
        </w:numPr>
        <w:spacing w:after="120"/>
      </w:pPr>
      <w:r>
        <w:t>C</w:t>
      </w:r>
      <w:r w:rsidR="00E46913">
        <w:t xml:space="preserve">lick </w:t>
      </w:r>
      <w:r w:rsidR="00676979">
        <w:t>"</w:t>
      </w:r>
      <w:r w:rsidR="00E46913">
        <w:t>Log in</w:t>
      </w:r>
      <w:r w:rsidR="00676979">
        <w:t>"</w:t>
      </w:r>
      <w:r w:rsidR="00E46913">
        <w:t xml:space="preserve"> from t</w:t>
      </w:r>
      <w:r>
        <w:t xml:space="preserve">he top right corner of the page and login to your Cypress account. </w:t>
      </w:r>
      <w:r w:rsidR="00E46913">
        <w:t xml:space="preserve">If you do not have an account, </w:t>
      </w:r>
      <w:r>
        <w:t xml:space="preserve">you will need to create one first </w:t>
      </w:r>
      <w:proofErr w:type="spellStart"/>
      <w:r>
        <w:t>first</w:t>
      </w:r>
      <w:proofErr w:type="spellEnd"/>
      <w:r w:rsidR="00E46913">
        <w:t>.</w:t>
      </w:r>
    </w:p>
    <w:p w14:paraId="18BDE638" w14:textId="2CED733A" w:rsidR="00E46913" w:rsidRDefault="00E46913" w:rsidP="00717E34">
      <w:pPr>
        <w:pStyle w:val="ListParagraph"/>
        <w:numPr>
          <w:ilvl w:val="0"/>
          <w:numId w:val="14"/>
        </w:numPr>
        <w:spacing w:after="120"/>
      </w:pPr>
      <w:r>
        <w:t xml:space="preserve">Once you are logged in, click the </w:t>
      </w:r>
      <w:r w:rsidR="00676979">
        <w:t>"</w:t>
      </w:r>
      <w:r w:rsidR="000F7AE9">
        <w:t>Wireless</w:t>
      </w:r>
      <w:r w:rsidR="00676979">
        <w:t>"</w:t>
      </w:r>
      <w:r>
        <w:t xml:space="preserve"> icon</w:t>
      </w:r>
      <w:r w:rsidR="00CF6D88">
        <w:t xml:space="preserve"> and then the </w:t>
      </w:r>
      <w:r w:rsidR="00676979">
        <w:t>"</w:t>
      </w:r>
      <w:r w:rsidR="00CF6D88">
        <w:t xml:space="preserve">WICED Studio </w:t>
      </w:r>
      <w:r w:rsidR="00B716F8">
        <w:t>Bluetooth</w:t>
      </w:r>
      <w:r w:rsidR="00676979">
        <w:t>"</w:t>
      </w:r>
      <w:r w:rsidR="00CF6D88">
        <w:t xml:space="preserve"> icon</w:t>
      </w:r>
      <w:r>
        <w:t>.</w:t>
      </w:r>
    </w:p>
    <w:p w14:paraId="4835B5B4" w14:textId="514F204E" w:rsidR="00E46913" w:rsidRDefault="00E46913" w:rsidP="00717E34">
      <w:pPr>
        <w:pStyle w:val="ListParagraph"/>
        <w:numPr>
          <w:ilvl w:val="0"/>
          <w:numId w:val="14"/>
        </w:numPr>
        <w:spacing w:after="120"/>
      </w:pPr>
      <w:r>
        <w:t xml:space="preserve">Click on the </w:t>
      </w:r>
      <w:r w:rsidR="00676979">
        <w:t>"</w:t>
      </w:r>
      <w:r>
        <w:t>Forums</w:t>
      </w:r>
      <w:r w:rsidR="00676979">
        <w:t>"</w:t>
      </w:r>
      <w:r>
        <w:t xml:space="preserve"> button.</w:t>
      </w:r>
    </w:p>
    <w:p w14:paraId="4F889F8B" w14:textId="77777777" w:rsidR="00E46913" w:rsidRDefault="00E46913" w:rsidP="00717E34">
      <w:pPr>
        <w:pStyle w:val="ListParagraph"/>
        <w:numPr>
          <w:ilvl w:val="0"/>
          <w:numId w:val="14"/>
        </w:numPr>
        <w:spacing w:after="120"/>
      </w:pPr>
      <w:r>
        <w:t xml:space="preserve">Browse the existing forum articles or search for a </w:t>
      </w:r>
      <w:proofErr w:type="gramStart"/>
      <w:r>
        <w:t>particular topic</w:t>
      </w:r>
      <w:proofErr w:type="gramEnd"/>
      <w:r>
        <w:t xml:space="preserve"> that interests you.</w:t>
      </w:r>
    </w:p>
    <w:p w14:paraId="475D7994" w14:textId="5CF3F095" w:rsidR="00E46913" w:rsidRDefault="00E46913" w:rsidP="00995415">
      <w:pPr>
        <w:pStyle w:val="Exercise"/>
      </w:pPr>
      <w:bookmarkStart w:id="23" w:name="_Toc516551998"/>
      <w:r>
        <w:t>Open the documentation</w:t>
      </w:r>
      <w:bookmarkEnd w:id="23"/>
    </w:p>
    <w:p w14:paraId="680DF3B0" w14:textId="77777777" w:rsidR="00E46913" w:rsidRDefault="00E46913" w:rsidP="00B25487">
      <w:pPr>
        <w:pStyle w:val="ListParagraph"/>
        <w:numPr>
          <w:ilvl w:val="0"/>
          <w:numId w:val="15"/>
        </w:numPr>
        <w:spacing w:after="0"/>
      </w:pPr>
      <w:r>
        <w:t xml:space="preserve">Open the API.html document from the WICED Studio Project Explorer or using Windows Explorer in the SDK Workspace </w:t>
      </w:r>
      <w:r w:rsidRPr="00A968AB">
        <w:rPr>
          <w:i/>
        </w:rPr>
        <w:t>doc</w:t>
      </w:r>
      <w:r>
        <w:t xml:space="preserve"> directory.</w:t>
      </w:r>
    </w:p>
    <w:p w14:paraId="7A4A875E" w14:textId="77777777" w:rsidR="00E46913" w:rsidRDefault="00E46913" w:rsidP="00B25487">
      <w:pPr>
        <w:pStyle w:val="ListParagraph"/>
      </w:pPr>
    </w:p>
    <w:p w14:paraId="18381896" w14:textId="77777777" w:rsidR="00E46913" w:rsidRDefault="00E46913" w:rsidP="00B25487">
      <w:pPr>
        <w:pStyle w:val="ListParagraph"/>
      </w:pPr>
      <w:r>
        <w:t>Depending on your browser and security settings, you may need to allow ActiveX controls to get the page to display correctly.</w:t>
      </w:r>
    </w:p>
    <w:p w14:paraId="105F686D" w14:textId="5E6B4DFA" w:rsidR="0054450E" w:rsidRDefault="0054450E" w:rsidP="0054450E">
      <w:pPr>
        <w:pStyle w:val="Exercise"/>
      </w:pPr>
      <w:bookmarkStart w:id="24" w:name="_Toc516551999"/>
      <w:r>
        <w:t>Download the Bluetooth Spec Version 5.0</w:t>
      </w:r>
      <w:bookmarkEnd w:id="24"/>
    </w:p>
    <w:p w14:paraId="24A038EA" w14:textId="3E781B96" w:rsidR="0054450E" w:rsidRDefault="0054450E" w:rsidP="0054450E">
      <w:r>
        <w:t xml:space="preserve">What </w:t>
      </w:r>
      <w:r w:rsidR="00DE4097">
        <w:t>is the organization scheme used in the spec?</w:t>
      </w:r>
    </w:p>
    <w:p w14:paraId="65F4CFDF" w14:textId="77777777" w:rsidR="0054450E" w:rsidRDefault="0054450E" w:rsidP="0054450E"/>
    <w:p w14:paraId="559B6B00" w14:textId="758E345F" w:rsidR="0054450E" w:rsidRDefault="00DE4097" w:rsidP="0054450E">
      <w:r>
        <w:t>On w</w:t>
      </w:r>
      <w:r w:rsidR="0054450E">
        <w:t xml:space="preserve">hat page </w:t>
      </w:r>
      <w:r>
        <w:t>does the</w:t>
      </w:r>
      <w:r w:rsidR="0054450E">
        <w:t xml:space="preserve"> Attribute protocol </w:t>
      </w:r>
      <w:r>
        <w:t>specification start?</w:t>
      </w:r>
    </w:p>
    <w:p w14:paraId="3B13FAA6" w14:textId="77777777" w:rsidR="00E46913" w:rsidRPr="00C01297" w:rsidRDefault="00E46913" w:rsidP="00B25487">
      <w:pPr>
        <w:pStyle w:val="ListParagraph"/>
      </w:pPr>
    </w:p>
    <w:p w14:paraId="51799040" w14:textId="660B2A6B" w:rsidR="00857DC2" w:rsidRPr="00E46913" w:rsidRDefault="00857DC2" w:rsidP="00B25487"/>
    <w:sectPr w:rsidR="00857DC2" w:rsidRPr="00E46913">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2E136B" w14:textId="77777777" w:rsidR="003730B4" w:rsidRDefault="003730B4" w:rsidP="00DF6D18">
      <w:r>
        <w:separator/>
      </w:r>
    </w:p>
  </w:endnote>
  <w:endnote w:type="continuationSeparator" w:id="0">
    <w:p w14:paraId="406AD78C" w14:textId="77777777" w:rsidR="003730B4" w:rsidRDefault="003730B4"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F822AF" w:rsidRDefault="00F822AF" w:rsidP="00547CF1">
            <w:pPr>
              <w:pStyle w:val="Footer"/>
              <w:spacing w:after="0"/>
            </w:pPr>
          </w:p>
          <w:p w14:paraId="4C29FDE6" w14:textId="41D8996F" w:rsidR="00F822AF" w:rsidRDefault="00F822AF" w:rsidP="00E60124">
            <w:pPr>
              <w:pStyle w:val="Footer"/>
              <w:spacing w:after="0"/>
            </w:pPr>
            <w:r>
              <w:t xml:space="preserve">Chapter 1 WICED </w:t>
            </w:r>
            <w:r w:rsidR="00431970">
              <w:t>Tour</w:t>
            </w:r>
            <w:r>
              <w:tab/>
            </w:r>
            <w:r>
              <w:tab/>
              <w:t xml:space="preserve">Page </w:t>
            </w:r>
            <w:r>
              <w:fldChar w:fldCharType="begin"/>
            </w:r>
            <w:r>
              <w:instrText xml:space="preserve"> PAGE </w:instrText>
            </w:r>
            <w:r>
              <w:fldChar w:fldCharType="separate"/>
            </w:r>
            <w:r w:rsidR="00DE4097">
              <w:rPr>
                <w:noProof/>
              </w:rPr>
              <w:t>2</w:t>
            </w:r>
            <w:r>
              <w:fldChar w:fldCharType="end"/>
            </w:r>
            <w:r>
              <w:t xml:space="preserve"> of </w:t>
            </w:r>
            <w:r w:rsidR="003730B4">
              <w:fldChar w:fldCharType="begin"/>
            </w:r>
            <w:r w:rsidR="003730B4">
              <w:instrText xml:space="preserve"> NUMPAGES  </w:instrText>
            </w:r>
            <w:r w:rsidR="003730B4">
              <w:fldChar w:fldCharType="separate"/>
            </w:r>
            <w:r w:rsidR="00DE4097">
              <w:rPr>
                <w:noProof/>
              </w:rPr>
              <w:t>16</w:t>
            </w:r>
            <w:r w:rsidR="003730B4">
              <w:rPr>
                <w:noProof/>
              </w:rPr>
              <w:fldChar w:fldCharType="end"/>
            </w:r>
          </w:p>
        </w:sdtContent>
      </w:sdt>
    </w:sdtContent>
  </w:sdt>
  <w:p w14:paraId="75581528" w14:textId="77777777" w:rsidR="00F822AF" w:rsidRDefault="00F822AF"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020B0E" w14:textId="77777777" w:rsidR="003730B4" w:rsidRDefault="003730B4" w:rsidP="00DF6D18">
      <w:r>
        <w:separator/>
      </w:r>
    </w:p>
  </w:footnote>
  <w:footnote w:type="continuationSeparator" w:id="0">
    <w:p w14:paraId="0F2D91D9" w14:textId="77777777" w:rsidR="003730B4" w:rsidRDefault="003730B4"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F822AF" w:rsidRDefault="00F822AF">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97205"/>
    <w:multiLevelType w:val="hybridMultilevel"/>
    <w:tmpl w:val="D1B23CCA"/>
    <w:lvl w:ilvl="0" w:tplc="5C06B914">
      <w:start w:val="1"/>
      <w:numFmt w:val="bullet"/>
      <w:lvlText w:val="•"/>
      <w:lvlJc w:val="left"/>
      <w:pPr>
        <w:tabs>
          <w:tab w:val="num" w:pos="720"/>
        </w:tabs>
        <w:ind w:left="720" w:hanging="360"/>
      </w:pPr>
      <w:rPr>
        <w:rFonts w:ascii="Arial" w:hAnsi="Arial" w:hint="default"/>
      </w:rPr>
    </w:lvl>
    <w:lvl w:ilvl="1" w:tplc="CA221B38" w:tentative="1">
      <w:start w:val="1"/>
      <w:numFmt w:val="bullet"/>
      <w:lvlText w:val="•"/>
      <w:lvlJc w:val="left"/>
      <w:pPr>
        <w:tabs>
          <w:tab w:val="num" w:pos="1440"/>
        </w:tabs>
        <w:ind w:left="1440" w:hanging="360"/>
      </w:pPr>
      <w:rPr>
        <w:rFonts w:ascii="Arial" w:hAnsi="Arial" w:hint="default"/>
      </w:rPr>
    </w:lvl>
    <w:lvl w:ilvl="2" w:tplc="BCB63E2E" w:tentative="1">
      <w:start w:val="1"/>
      <w:numFmt w:val="bullet"/>
      <w:lvlText w:val="•"/>
      <w:lvlJc w:val="left"/>
      <w:pPr>
        <w:tabs>
          <w:tab w:val="num" w:pos="2160"/>
        </w:tabs>
        <w:ind w:left="2160" w:hanging="360"/>
      </w:pPr>
      <w:rPr>
        <w:rFonts w:ascii="Arial" w:hAnsi="Arial" w:hint="default"/>
      </w:rPr>
    </w:lvl>
    <w:lvl w:ilvl="3" w:tplc="FB082090" w:tentative="1">
      <w:start w:val="1"/>
      <w:numFmt w:val="bullet"/>
      <w:lvlText w:val="•"/>
      <w:lvlJc w:val="left"/>
      <w:pPr>
        <w:tabs>
          <w:tab w:val="num" w:pos="2880"/>
        </w:tabs>
        <w:ind w:left="2880" w:hanging="360"/>
      </w:pPr>
      <w:rPr>
        <w:rFonts w:ascii="Arial" w:hAnsi="Arial" w:hint="default"/>
      </w:rPr>
    </w:lvl>
    <w:lvl w:ilvl="4" w:tplc="86F4C536" w:tentative="1">
      <w:start w:val="1"/>
      <w:numFmt w:val="bullet"/>
      <w:lvlText w:val="•"/>
      <w:lvlJc w:val="left"/>
      <w:pPr>
        <w:tabs>
          <w:tab w:val="num" w:pos="3600"/>
        </w:tabs>
        <w:ind w:left="3600" w:hanging="360"/>
      </w:pPr>
      <w:rPr>
        <w:rFonts w:ascii="Arial" w:hAnsi="Arial" w:hint="default"/>
      </w:rPr>
    </w:lvl>
    <w:lvl w:ilvl="5" w:tplc="2ACC58D0" w:tentative="1">
      <w:start w:val="1"/>
      <w:numFmt w:val="bullet"/>
      <w:lvlText w:val="•"/>
      <w:lvlJc w:val="left"/>
      <w:pPr>
        <w:tabs>
          <w:tab w:val="num" w:pos="4320"/>
        </w:tabs>
        <w:ind w:left="4320" w:hanging="360"/>
      </w:pPr>
      <w:rPr>
        <w:rFonts w:ascii="Arial" w:hAnsi="Arial" w:hint="default"/>
      </w:rPr>
    </w:lvl>
    <w:lvl w:ilvl="6" w:tplc="AE382496" w:tentative="1">
      <w:start w:val="1"/>
      <w:numFmt w:val="bullet"/>
      <w:lvlText w:val="•"/>
      <w:lvlJc w:val="left"/>
      <w:pPr>
        <w:tabs>
          <w:tab w:val="num" w:pos="5040"/>
        </w:tabs>
        <w:ind w:left="5040" w:hanging="360"/>
      </w:pPr>
      <w:rPr>
        <w:rFonts w:ascii="Arial" w:hAnsi="Arial" w:hint="default"/>
      </w:rPr>
    </w:lvl>
    <w:lvl w:ilvl="7" w:tplc="130E499E" w:tentative="1">
      <w:start w:val="1"/>
      <w:numFmt w:val="bullet"/>
      <w:lvlText w:val="•"/>
      <w:lvlJc w:val="left"/>
      <w:pPr>
        <w:tabs>
          <w:tab w:val="num" w:pos="5760"/>
        </w:tabs>
        <w:ind w:left="5760" w:hanging="360"/>
      </w:pPr>
      <w:rPr>
        <w:rFonts w:ascii="Arial" w:hAnsi="Arial" w:hint="default"/>
      </w:rPr>
    </w:lvl>
    <w:lvl w:ilvl="8" w:tplc="8F38F2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9700CD"/>
    <w:multiLevelType w:val="multilevel"/>
    <w:tmpl w:val="A81E1C6E"/>
    <w:lvl w:ilvl="0">
      <w:start w:val="1"/>
      <w:numFmt w:val="decimal"/>
      <w:lvlText w:val="7C.%1"/>
      <w:lvlJc w:val="left"/>
      <w:pPr>
        <w:ind w:left="720" w:hanging="720"/>
      </w:pPr>
      <w:rPr>
        <w:rFonts w:hint="default"/>
      </w:rPr>
    </w:lvl>
    <w:lvl w:ilvl="1">
      <w:start w:val="1"/>
      <w:numFmt w:val="decimal"/>
      <w:pStyle w:val="Exercise"/>
      <w:suff w:val="space"/>
      <w:lvlText w:val="Exercise - 1.%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12D363FA"/>
    <w:multiLevelType w:val="multilevel"/>
    <w:tmpl w:val="BC020920"/>
    <w:lvl w:ilvl="0">
      <w:start w:val="1"/>
      <w:numFmt w:val="decimal"/>
      <w:pStyle w:val="Heading1"/>
      <w:lvlText w:val="1.%1 "/>
      <w:lvlJc w:val="left"/>
      <w:pPr>
        <w:ind w:left="-360" w:firstLine="360"/>
      </w:pPr>
      <w:rPr>
        <w:rFonts w:hint="default"/>
      </w:rPr>
    </w:lvl>
    <w:lvl w:ilvl="1">
      <w:start w:val="1"/>
      <w:numFmt w:val="decimal"/>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C7F69CE"/>
    <w:multiLevelType w:val="hybridMultilevel"/>
    <w:tmpl w:val="845E9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370790"/>
    <w:multiLevelType w:val="hybridMultilevel"/>
    <w:tmpl w:val="543A9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1D2160"/>
    <w:multiLevelType w:val="hybridMultilevel"/>
    <w:tmpl w:val="2966A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095DAB"/>
    <w:multiLevelType w:val="hybridMultilevel"/>
    <w:tmpl w:val="5F2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230DA7"/>
    <w:multiLevelType w:val="hybridMultilevel"/>
    <w:tmpl w:val="D8A00B52"/>
    <w:lvl w:ilvl="0" w:tplc="92205AC8">
      <w:start w:val="1"/>
      <w:numFmt w:val="bullet"/>
      <w:lvlText w:val="•"/>
      <w:lvlJc w:val="left"/>
      <w:pPr>
        <w:tabs>
          <w:tab w:val="num" w:pos="720"/>
        </w:tabs>
        <w:ind w:left="720" w:hanging="360"/>
      </w:pPr>
      <w:rPr>
        <w:rFonts w:ascii="Arial" w:hAnsi="Arial" w:hint="default"/>
      </w:rPr>
    </w:lvl>
    <w:lvl w:ilvl="1" w:tplc="28688FAC" w:tentative="1">
      <w:start w:val="1"/>
      <w:numFmt w:val="bullet"/>
      <w:lvlText w:val="•"/>
      <w:lvlJc w:val="left"/>
      <w:pPr>
        <w:tabs>
          <w:tab w:val="num" w:pos="1440"/>
        </w:tabs>
        <w:ind w:left="1440" w:hanging="360"/>
      </w:pPr>
      <w:rPr>
        <w:rFonts w:ascii="Arial" w:hAnsi="Arial" w:hint="default"/>
      </w:rPr>
    </w:lvl>
    <w:lvl w:ilvl="2" w:tplc="5C1E6E08" w:tentative="1">
      <w:start w:val="1"/>
      <w:numFmt w:val="bullet"/>
      <w:lvlText w:val="•"/>
      <w:lvlJc w:val="left"/>
      <w:pPr>
        <w:tabs>
          <w:tab w:val="num" w:pos="2160"/>
        </w:tabs>
        <w:ind w:left="2160" w:hanging="360"/>
      </w:pPr>
      <w:rPr>
        <w:rFonts w:ascii="Arial" w:hAnsi="Arial" w:hint="default"/>
      </w:rPr>
    </w:lvl>
    <w:lvl w:ilvl="3" w:tplc="C6CC3020" w:tentative="1">
      <w:start w:val="1"/>
      <w:numFmt w:val="bullet"/>
      <w:lvlText w:val="•"/>
      <w:lvlJc w:val="left"/>
      <w:pPr>
        <w:tabs>
          <w:tab w:val="num" w:pos="2880"/>
        </w:tabs>
        <w:ind w:left="2880" w:hanging="360"/>
      </w:pPr>
      <w:rPr>
        <w:rFonts w:ascii="Arial" w:hAnsi="Arial" w:hint="default"/>
      </w:rPr>
    </w:lvl>
    <w:lvl w:ilvl="4" w:tplc="ACFCE88C" w:tentative="1">
      <w:start w:val="1"/>
      <w:numFmt w:val="bullet"/>
      <w:lvlText w:val="•"/>
      <w:lvlJc w:val="left"/>
      <w:pPr>
        <w:tabs>
          <w:tab w:val="num" w:pos="3600"/>
        </w:tabs>
        <w:ind w:left="3600" w:hanging="360"/>
      </w:pPr>
      <w:rPr>
        <w:rFonts w:ascii="Arial" w:hAnsi="Arial" w:hint="default"/>
      </w:rPr>
    </w:lvl>
    <w:lvl w:ilvl="5" w:tplc="072A255A" w:tentative="1">
      <w:start w:val="1"/>
      <w:numFmt w:val="bullet"/>
      <w:lvlText w:val="•"/>
      <w:lvlJc w:val="left"/>
      <w:pPr>
        <w:tabs>
          <w:tab w:val="num" w:pos="4320"/>
        </w:tabs>
        <w:ind w:left="4320" w:hanging="360"/>
      </w:pPr>
      <w:rPr>
        <w:rFonts w:ascii="Arial" w:hAnsi="Arial" w:hint="default"/>
      </w:rPr>
    </w:lvl>
    <w:lvl w:ilvl="6" w:tplc="5C1E51DA" w:tentative="1">
      <w:start w:val="1"/>
      <w:numFmt w:val="bullet"/>
      <w:lvlText w:val="•"/>
      <w:lvlJc w:val="left"/>
      <w:pPr>
        <w:tabs>
          <w:tab w:val="num" w:pos="5040"/>
        </w:tabs>
        <w:ind w:left="5040" w:hanging="360"/>
      </w:pPr>
      <w:rPr>
        <w:rFonts w:ascii="Arial" w:hAnsi="Arial" w:hint="default"/>
      </w:rPr>
    </w:lvl>
    <w:lvl w:ilvl="7" w:tplc="A97A4FD0" w:tentative="1">
      <w:start w:val="1"/>
      <w:numFmt w:val="bullet"/>
      <w:lvlText w:val="•"/>
      <w:lvlJc w:val="left"/>
      <w:pPr>
        <w:tabs>
          <w:tab w:val="num" w:pos="5760"/>
        </w:tabs>
        <w:ind w:left="5760" w:hanging="360"/>
      </w:pPr>
      <w:rPr>
        <w:rFonts w:ascii="Arial" w:hAnsi="Arial" w:hint="default"/>
      </w:rPr>
    </w:lvl>
    <w:lvl w:ilvl="8" w:tplc="7158D83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6A1FC4"/>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636611A"/>
    <w:multiLevelType w:val="hybridMultilevel"/>
    <w:tmpl w:val="D9E83FCC"/>
    <w:lvl w:ilvl="0" w:tplc="EBCA65A0">
      <w:start w:val="1"/>
      <w:numFmt w:val="bullet"/>
      <w:lvlText w:val="•"/>
      <w:lvlJc w:val="left"/>
      <w:pPr>
        <w:tabs>
          <w:tab w:val="num" w:pos="720"/>
        </w:tabs>
        <w:ind w:left="720" w:hanging="360"/>
      </w:pPr>
      <w:rPr>
        <w:rFonts w:ascii="Arial" w:hAnsi="Arial" w:hint="default"/>
      </w:rPr>
    </w:lvl>
    <w:lvl w:ilvl="1" w:tplc="26B2C008" w:tentative="1">
      <w:start w:val="1"/>
      <w:numFmt w:val="bullet"/>
      <w:lvlText w:val="•"/>
      <w:lvlJc w:val="left"/>
      <w:pPr>
        <w:tabs>
          <w:tab w:val="num" w:pos="1440"/>
        </w:tabs>
        <w:ind w:left="1440" w:hanging="360"/>
      </w:pPr>
      <w:rPr>
        <w:rFonts w:ascii="Arial" w:hAnsi="Arial" w:hint="default"/>
      </w:rPr>
    </w:lvl>
    <w:lvl w:ilvl="2" w:tplc="ACE2C416" w:tentative="1">
      <w:start w:val="1"/>
      <w:numFmt w:val="bullet"/>
      <w:lvlText w:val="•"/>
      <w:lvlJc w:val="left"/>
      <w:pPr>
        <w:tabs>
          <w:tab w:val="num" w:pos="2160"/>
        </w:tabs>
        <w:ind w:left="2160" w:hanging="360"/>
      </w:pPr>
      <w:rPr>
        <w:rFonts w:ascii="Arial" w:hAnsi="Arial" w:hint="default"/>
      </w:rPr>
    </w:lvl>
    <w:lvl w:ilvl="3" w:tplc="2118DEAE" w:tentative="1">
      <w:start w:val="1"/>
      <w:numFmt w:val="bullet"/>
      <w:lvlText w:val="•"/>
      <w:lvlJc w:val="left"/>
      <w:pPr>
        <w:tabs>
          <w:tab w:val="num" w:pos="2880"/>
        </w:tabs>
        <w:ind w:left="2880" w:hanging="360"/>
      </w:pPr>
      <w:rPr>
        <w:rFonts w:ascii="Arial" w:hAnsi="Arial" w:hint="default"/>
      </w:rPr>
    </w:lvl>
    <w:lvl w:ilvl="4" w:tplc="5F105268" w:tentative="1">
      <w:start w:val="1"/>
      <w:numFmt w:val="bullet"/>
      <w:lvlText w:val="•"/>
      <w:lvlJc w:val="left"/>
      <w:pPr>
        <w:tabs>
          <w:tab w:val="num" w:pos="3600"/>
        </w:tabs>
        <w:ind w:left="3600" w:hanging="360"/>
      </w:pPr>
      <w:rPr>
        <w:rFonts w:ascii="Arial" w:hAnsi="Arial" w:hint="default"/>
      </w:rPr>
    </w:lvl>
    <w:lvl w:ilvl="5" w:tplc="E7CAD86A" w:tentative="1">
      <w:start w:val="1"/>
      <w:numFmt w:val="bullet"/>
      <w:lvlText w:val="•"/>
      <w:lvlJc w:val="left"/>
      <w:pPr>
        <w:tabs>
          <w:tab w:val="num" w:pos="4320"/>
        </w:tabs>
        <w:ind w:left="4320" w:hanging="360"/>
      </w:pPr>
      <w:rPr>
        <w:rFonts w:ascii="Arial" w:hAnsi="Arial" w:hint="default"/>
      </w:rPr>
    </w:lvl>
    <w:lvl w:ilvl="6" w:tplc="E43A0B24" w:tentative="1">
      <w:start w:val="1"/>
      <w:numFmt w:val="bullet"/>
      <w:lvlText w:val="•"/>
      <w:lvlJc w:val="left"/>
      <w:pPr>
        <w:tabs>
          <w:tab w:val="num" w:pos="5040"/>
        </w:tabs>
        <w:ind w:left="5040" w:hanging="360"/>
      </w:pPr>
      <w:rPr>
        <w:rFonts w:ascii="Arial" w:hAnsi="Arial" w:hint="default"/>
      </w:rPr>
    </w:lvl>
    <w:lvl w:ilvl="7" w:tplc="BF7C79C6" w:tentative="1">
      <w:start w:val="1"/>
      <w:numFmt w:val="bullet"/>
      <w:lvlText w:val="•"/>
      <w:lvlJc w:val="left"/>
      <w:pPr>
        <w:tabs>
          <w:tab w:val="num" w:pos="5760"/>
        </w:tabs>
        <w:ind w:left="5760" w:hanging="360"/>
      </w:pPr>
      <w:rPr>
        <w:rFonts w:ascii="Arial" w:hAnsi="Arial" w:hint="default"/>
      </w:rPr>
    </w:lvl>
    <w:lvl w:ilvl="8" w:tplc="39886A3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A4B210A"/>
    <w:multiLevelType w:val="hybridMultilevel"/>
    <w:tmpl w:val="50C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17536C"/>
    <w:multiLevelType w:val="hybridMultilevel"/>
    <w:tmpl w:val="4FCE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502A30"/>
    <w:multiLevelType w:val="multilevel"/>
    <w:tmpl w:val="42DAF664"/>
    <w:lvl w:ilvl="0">
      <w:start w:val="1"/>
      <w:numFmt w:val="decimal"/>
      <w:lvlText w:val="1.%1 "/>
      <w:lvlJc w:val="left"/>
      <w:pPr>
        <w:ind w:left="-360" w:firstLine="360"/>
      </w:pPr>
      <w:rPr>
        <w:rFonts w:hint="default"/>
      </w:rPr>
    </w:lvl>
    <w:lvl w:ilvl="1">
      <w:start w:val="1"/>
      <w:numFmt w:val="decimal"/>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5300B41"/>
    <w:multiLevelType w:val="multilevel"/>
    <w:tmpl w:val="327E5C38"/>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46E212E2"/>
    <w:multiLevelType w:val="hybridMultilevel"/>
    <w:tmpl w:val="46243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3638C8"/>
    <w:multiLevelType w:val="hybridMultilevel"/>
    <w:tmpl w:val="1A92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611FF5"/>
    <w:multiLevelType w:val="hybridMultilevel"/>
    <w:tmpl w:val="617AFCC8"/>
    <w:lvl w:ilvl="0" w:tplc="3878CB84">
      <w:start w:val="1"/>
      <w:numFmt w:val="bullet"/>
      <w:lvlText w:val="•"/>
      <w:lvlJc w:val="left"/>
      <w:pPr>
        <w:tabs>
          <w:tab w:val="num" w:pos="720"/>
        </w:tabs>
        <w:ind w:left="720" w:hanging="360"/>
      </w:pPr>
      <w:rPr>
        <w:rFonts w:ascii="Arial" w:hAnsi="Arial" w:hint="default"/>
      </w:rPr>
    </w:lvl>
    <w:lvl w:ilvl="1" w:tplc="31644B02" w:tentative="1">
      <w:start w:val="1"/>
      <w:numFmt w:val="bullet"/>
      <w:lvlText w:val="•"/>
      <w:lvlJc w:val="left"/>
      <w:pPr>
        <w:tabs>
          <w:tab w:val="num" w:pos="1440"/>
        </w:tabs>
        <w:ind w:left="1440" w:hanging="360"/>
      </w:pPr>
      <w:rPr>
        <w:rFonts w:ascii="Arial" w:hAnsi="Arial" w:hint="default"/>
      </w:rPr>
    </w:lvl>
    <w:lvl w:ilvl="2" w:tplc="2110BACE" w:tentative="1">
      <w:start w:val="1"/>
      <w:numFmt w:val="bullet"/>
      <w:lvlText w:val="•"/>
      <w:lvlJc w:val="left"/>
      <w:pPr>
        <w:tabs>
          <w:tab w:val="num" w:pos="2160"/>
        </w:tabs>
        <w:ind w:left="2160" w:hanging="360"/>
      </w:pPr>
      <w:rPr>
        <w:rFonts w:ascii="Arial" w:hAnsi="Arial" w:hint="default"/>
      </w:rPr>
    </w:lvl>
    <w:lvl w:ilvl="3" w:tplc="E7903ED6" w:tentative="1">
      <w:start w:val="1"/>
      <w:numFmt w:val="bullet"/>
      <w:lvlText w:val="•"/>
      <w:lvlJc w:val="left"/>
      <w:pPr>
        <w:tabs>
          <w:tab w:val="num" w:pos="2880"/>
        </w:tabs>
        <w:ind w:left="2880" w:hanging="360"/>
      </w:pPr>
      <w:rPr>
        <w:rFonts w:ascii="Arial" w:hAnsi="Arial" w:hint="default"/>
      </w:rPr>
    </w:lvl>
    <w:lvl w:ilvl="4" w:tplc="048E34CC" w:tentative="1">
      <w:start w:val="1"/>
      <w:numFmt w:val="bullet"/>
      <w:lvlText w:val="•"/>
      <w:lvlJc w:val="left"/>
      <w:pPr>
        <w:tabs>
          <w:tab w:val="num" w:pos="3600"/>
        </w:tabs>
        <w:ind w:left="3600" w:hanging="360"/>
      </w:pPr>
      <w:rPr>
        <w:rFonts w:ascii="Arial" w:hAnsi="Arial" w:hint="default"/>
      </w:rPr>
    </w:lvl>
    <w:lvl w:ilvl="5" w:tplc="BC2A0CF8" w:tentative="1">
      <w:start w:val="1"/>
      <w:numFmt w:val="bullet"/>
      <w:lvlText w:val="•"/>
      <w:lvlJc w:val="left"/>
      <w:pPr>
        <w:tabs>
          <w:tab w:val="num" w:pos="4320"/>
        </w:tabs>
        <w:ind w:left="4320" w:hanging="360"/>
      </w:pPr>
      <w:rPr>
        <w:rFonts w:ascii="Arial" w:hAnsi="Arial" w:hint="default"/>
      </w:rPr>
    </w:lvl>
    <w:lvl w:ilvl="6" w:tplc="F8BE3620" w:tentative="1">
      <w:start w:val="1"/>
      <w:numFmt w:val="bullet"/>
      <w:lvlText w:val="•"/>
      <w:lvlJc w:val="left"/>
      <w:pPr>
        <w:tabs>
          <w:tab w:val="num" w:pos="5040"/>
        </w:tabs>
        <w:ind w:left="5040" w:hanging="360"/>
      </w:pPr>
      <w:rPr>
        <w:rFonts w:ascii="Arial" w:hAnsi="Arial" w:hint="default"/>
      </w:rPr>
    </w:lvl>
    <w:lvl w:ilvl="7" w:tplc="C82863D0" w:tentative="1">
      <w:start w:val="1"/>
      <w:numFmt w:val="bullet"/>
      <w:lvlText w:val="•"/>
      <w:lvlJc w:val="left"/>
      <w:pPr>
        <w:tabs>
          <w:tab w:val="num" w:pos="5760"/>
        </w:tabs>
        <w:ind w:left="5760" w:hanging="360"/>
      </w:pPr>
      <w:rPr>
        <w:rFonts w:ascii="Arial" w:hAnsi="Arial" w:hint="default"/>
      </w:rPr>
    </w:lvl>
    <w:lvl w:ilvl="8" w:tplc="A8EA9E8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0854EE7"/>
    <w:multiLevelType w:val="hybridMultilevel"/>
    <w:tmpl w:val="67408110"/>
    <w:lvl w:ilvl="0" w:tplc="A7DE8332">
      <w:start w:val="1"/>
      <w:numFmt w:val="bullet"/>
      <w:lvlText w:val="•"/>
      <w:lvlJc w:val="left"/>
      <w:pPr>
        <w:tabs>
          <w:tab w:val="num" w:pos="720"/>
        </w:tabs>
        <w:ind w:left="720" w:hanging="360"/>
      </w:pPr>
      <w:rPr>
        <w:rFonts w:ascii="Arial" w:hAnsi="Arial" w:hint="default"/>
      </w:rPr>
    </w:lvl>
    <w:lvl w:ilvl="1" w:tplc="B6F66F9E" w:tentative="1">
      <w:start w:val="1"/>
      <w:numFmt w:val="bullet"/>
      <w:lvlText w:val="•"/>
      <w:lvlJc w:val="left"/>
      <w:pPr>
        <w:tabs>
          <w:tab w:val="num" w:pos="1440"/>
        </w:tabs>
        <w:ind w:left="1440" w:hanging="360"/>
      </w:pPr>
      <w:rPr>
        <w:rFonts w:ascii="Arial" w:hAnsi="Arial" w:hint="default"/>
      </w:rPr>
    </w:lvl>
    <w:lvl w:ilvl="2" w:tplc="95F441B6" w:tentative="1">
      <w:start w:val="1"/>
      <w:numFmt w:val="bullet"/>
      <w:lvlText w:val="•"/>
      <w:lvlJc w:val="left"/>
      <w:pPr>
        <w:tabs>
          <w:tab w:val="num" w:pos="2160"/>
        </w:tabs>
        <w:ind w:left="2160" w:hanging="360"/>
      </w:pPr>
      <w:rPr>
        <w:rFonts w:ascii="Arial" w:hAnsi="Arial" w:hint="default"/>
      </w:rPr>
    </w:lvl>
    <w:lvl w:ilvl="3" w:tplc="662C2E24" w:tentative="1">
      <w:start w:val="1"/>
      <w:numFmt w:val="bullet"/>
      <w:lvlText w:val="•"/>
      <w:lvlJc w:val="left"/>
      <w:pPr>
        <w:tabs>
          <w:tab w:val="num" w:pos="2880"/>
        </w:tabs>
        <w:ind w:left="2880" w:hanging="360"/>
      </w:pPr>
      <w:rPr>
        <w:rFonts w:ascii="Arial" w:hAnsi="Arial" w:hint="default"/>
      </w:rPr>
    </w:lvl>
    <w:lvl w:ilvl="4" w:tplc="A4A6FF46" w:tentative="1">
      <w:start w:val="1"/>
      <w:numFmt w:val="bullet"/>
      <w:lvlText w:val="•"/>
      <w:lvlJc w:val="left"/>
      <w:pPr>
        <w:tabs>
          <w:tab w:val="num" w:pos="3600"/>
        </w:tabs>
        <w:ind w:left="3600" w:hanging="360"/>
      </w:pPr>
      <w:rPr>
        <w:rFonts w:ascii="Arial" w:hAnsi="Arial" w:hint="default"/>
      </w:rPr>
    </w:lvl>
    <w:lvl w:ilvl="5" w:tplc="B9DA6DDC" w:tentative="1">
      <w:start w:val="1"/>
      <w:numFmt w:val="bullet"/>
      <w:lvlText w:val="•"/>
      <w:lvlJc w:val="left"/>
      <w:pPr>
        <w:tabs>
          <w:tab w:val="num" w:pos="4320"/>
        </w:tabs>
        <w:ind w:left="4320" w:hanging="360"/>
      </w:pPr>
      <w:rPr>
        <w:rFonts w:ascii="Arial" w:hAnsi="Arial" w:hint="default"/>
      </w:rPr>
    </w:lvl>
    <w:lvl w:ilvl="6" w:tplc="0F1ADE02" w:tentative="1">
      <w:start w:val="1"/>
      <w:numFmt w:val="bullet"/>
      <w:lvlText w:val="•"/>
      <w:lvlJc w:val="left"/>
      <w:pPr>
        <w:tabs>
          <w:tab w:val="num" w:pos="5040"/>
        </w:tabs>
        <w:ind w:left="5040" w:hanging="360"/>
      </w:pPr>
      <w:rPr>
        <w:rFonts w:ascii="Arial" w:hAnsi="Arial" w:hint="default"/>
      </w:rPr>
    </w:lvl>
    <w:lvl w:ilvl="7" w:tplc="959276E8" w:tentative="1">
      <w:start w:val="1"/>
      <w:numFmt w:val="bullet"/>
      <w:lvlText w:val="•"/>
      <w:lvlJc w:val="left"/>
      <w:pPr>
        <w:tabs>
          <w:tab w:val="num" w:pos="5760"/>
        </w:tabs>
        <w:ind w:left="5760" w:hanging="360"/>
      </w:pPr>
      <w:rPr>
        <w:rFonts w:ascii="Arial" w:hAnsi="Arial" w:hint="default"/>
      </w:rPr>
    </w:lvl>
    <w:lvl w:ilvl="8" w:tplc="476447C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15C0E69"/>
    <w:multiLevelType w:val="hybridMultilevel"/>
    <w:tmpl w:val="043A9FD0"/>
    <w:lvl w:ilvl="0" w:tplc="5D5641B6">
      <w:start w:val="1"/>
      <w:numFmt w:val="bullet"/>
      <w:lvlText w:val="•"/>
      <w:lvlJc w:val="left"/>
      <w:pPr>
        <w:tabs>
          <w:tab w:val="num" w:pos="720"/>
        </w:tabs>
        <w:ind w:left="720" w:hanging="360"/>
      </w:pPr>
      <w:rPr>
        <w:rFonts w:ascii="Arial" w:hAnsi="Arial" w:hint="default"/>
      </w:rPr>
    </w:lvl>
    <w:lvl w:ilvl="1" w:tplc="312E1F5A" w:tentative="1">
      <w:start w:val="1"/>
      <w:numFmt w:val="bullet"/>
      <w:lvlText w:val="•"/>
      <w:lvlJc w:val="left"/>
      <w:pPr>
        <w:tabs>
          <w:tab w:val="num" w:pos="1440"/>
        </w:tabs>
        <w:ind w:left="1440" w:hanging="360"/>
      </w:pPr>
      <w:rPr>
        <w:rFonts w:ascii="Arial" w:hAnsi="Arial" w:hint="default"/>
      </w:rPr>
    </w:lvl>
    <w:lvl w:ilvl="2" w:tplc="2E3E792A" w:tentative="1">
      <w:start w:val="1"/>
      <w:numFmt w:val="bullet"/>
      <w:lvlText w:val="•"/>
      <w:lvlJc w:val="left"/>
      <w:pPr>
        <w:tabs>
          <w:tab w:val="num" w:pos="2160"/>
        </w:tabs>
        <w:ind w:left="2160" w:hanging="360"/>
      </w:pPr>
      <w:rPr>
        <w:rFonts w:ascii="Arial" w:hAnsi="Arial" w:hint="default"/>
      </w:rPr>
    </w:lvl>
    <w:lvl w:ilvl="3" w:tplc="A08A3CC2" w:tentative="1">
      <w:start w:val="1"/>
      <w:numFmt w:val="bullet"/>
      <w:lvlText w:val="•"/>
      <w:lvlJc w:val="left"/>
      <w:pPr>
        <w:tabs>
          <w:tab w:val="num" w:pos="2880"/>
        </w:tabs>
        <w:ind w:left="2880" w:hanging="360"/>
      </w:pPr>
      <w:rPr>
        <w:rFonts w:ascii="Arial" w:hAnsi="Arial" w:hint="default"/>
      </w:rPr>
    </w:lvl>
    <w:lvl w:ilvl="4" w:tplc="7010A094" w:tentative="1">
      <w:start w:val="1"/>
      <w:numFmt w:val="bullet"/>
      <w:lvlText w:val="•"/>
      <w:lvlJc w:val="left"/>
      <w:pPr>
        <w:tabs>
          <w:tab w:val="num" w:pos="3600"/>
        </w:tabs>
        <w:ind w:left="3600" w:hanging="360"/>
      </w:pPr>
      <w:rPr>
        <w:rFonts w:ascii="Arial" w:hAnsi="Arial" w:hint="default"/>
      </w:rPr>
    </w:lvl>
    <w:lvl w:ilvl="5" w:tplc="FB020D9E" w:tentative="1">
      <w:start w:val="1"/>
      <w:numFmt w:val="bullet"/>
      <w:lvlText w:val="•"/>
      <w:lvlJc w:val="left"/>
      <w:pPr>
        <w:tabs>
          <w:tab w:val="num" w:pos="4320"/>
        </w:tabs>
        <w:ind w:left="4320" w:hanging="360"/>
      </w:pPr>
      <w:rPr>
        <w:rFonts w:ascii="Arial" w:hAnsi="Arial" w:hint="default"/>
      </w:rPr>
    </w:lvl>
    <w:lvl w:ilvl="6" w:tplc="A5A8B8E4" w:tentative="1">
      <w:start w:val="1"/>
      <w:numFmt w:val="bullet"/>
      <w:lvlText w:val="•"/>
      <w:lvlJc w:val="left"/>
      <w:pPr>
        <w:tabs>
          <w:tab w:val="num" w:pos="5040"/>
        </w:tabs>
        <w:ind w:left="5040" w:hanging="360"/>
      </w:pPr>
      <w:rPr>
        <w:rFonts w:ascii="Arial" w:hAnsi="Arial" w:hint="default"/>
      </w:rPr>
    </w:lvl>
    <w:lvl w:ilvl="7" w:tplc="8416BA06" w:tentative="1">
      <w:start w:val="1"/>
      <w:numFmt w:val="bullet"/>
      <w:lvlText w:val="•"/>
      <w:lvlJc w:val="left"/>
      <w:pPr>
        <w:tabs>
          <w:tab w:val="num" w:pos="5760"/>
        </w:tabs>
        <w:ind w:left="5760" w:hanging="360"/>
      </w:pPr>
      <w:rPr>
        <w:rFonts w:ascii="Arial" w:hAnsi="Arial" w:hint="default"/>
      </w:rPr>
    </w:lvl>
    <w:lvl w:ilvl="8" w:tplc="0EECE60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6427927"/>
    <w:multiLevelType w:val="hybridMultilevel"/>
    <w:tmpl w:val="25AE014E"/>
    <w:lvl w:ilvl="0" w:tplc="47BA257A">
      <w:start w:val="1"/>
      <w:numFmt w:val="bullet"/>
      <w:lvlText w:val="•"/>
      <w:lvlJc w:val="left"/>
      <w:pPr>
        <w:tabs>
          <w:tab w:val="num" w:pos="720"/>
        </w:tabs>
        <w:ind w:left="720" w:hanging="360"/>
      </w:pPr>
      <w:rPr>
        <w:rFonts w:ascii="Arial" w:hAnsi="Arial" w:hint="default"/>
      </w:rPr>
    </w:lvl>
    <w:lvl w:ilvl="1" w:tplc="1EE0FA26" w:tentative="1">
      <w:start w:val="1"/>
      <w:numFmt w:val="bullet"/>
      <w:lvlText w:val="•"/>
      <w:lvlJc w:val="left"/>
      <w:pPr>
        <w:tabs>
          <w:tab w:val="num" w:pos="1440"/>
        </w:tabs>
        <w:ind w:left="1440" w:hanging="360"/>
      </w:pPr>
      <w:rPr>
        <w:rFonts w:ascii="Arial" w:hAnsi="Arial" w:hint="default"/>
      </w:rPr>
    </w:lvl>
    <w:lvl w:ilvl="2" w:tplc="23C6B5DA" w:tentative="1">
      <w:start w:val="1"/>
      <w:numFmt w:val="bullet"/>
      <w:lvlText w:val="•"/>
      <w:lvlJc w:val="left"/>
      <w:pPr>
        <w:tabs>
          <w:tab w:val="num" w:pos="2160"/>
        </w:tabs>
        <w:ind w:left="2160" w:hanging="360"/>
      </w:pPr>
      <w:rPr>
        <w:rFonts w:ascii="Arial" w:hAnsi="Arial" w:hint="default"/>
      </w:rPr>
    </w:lvl>
    <w:lvl w:ilvl="3" w:tplc="10BC66B2" w:tentative="1">
      <w:start w:val="1"/>
      <w:numFmt w:val="bullet"/>
      <w:lvlText w:val="•"/>
      <w:lvlJc w:val="left"/>
      <w:pPr>
        <w:tabs>
          <w:tab w:val="num" w:pos="2880"/>
        </w:tabs>
        <w:ind w:left="2880" w:hanging="360"/>
      </w:pPr>
      <w:rPr>
        <w:rFonts w:ascii="Arial" w:hAnsi="Arial" w:hint="default"/>
      </w:rPr>
    </w:lvl>
    <w:lvl w:ilvl="4" w:tplc="4858A764" w:tentative="1">
      <w:start w:val="1"/>
      <w:numFmt w:val="bullet"/>
      <w:lvlText w:val="•"/>
      <w:lvlJc w:val="left"/>
      <w:pPr>
        <w:tabs>
          <w:tab w:val="num" w:pos="3600"/>
        </w:tabs>
        <w:ind w:left="3600" w:hanging="360"/>
      </w:pPr>
      <w:rPr>
        <w:rFonts w:ascii="Arial" w:hAnsi="Arial" w:hint="default"/>
      </w:rPr>
    </w:lvl>
    <w:lvl w:ilvl="5" w:tplc="17CA0474" w:tentative="1">
      <w:start w:val="1"/>
      <w:numFmt w:val="bullet"/>
      <w:lvlText w:val="•"/>
      <w:lvlJc w:val="left"/>
      <w:pPr>
        <w:tabs>
          <w:tab w:val="num" w:pos="4320"/>
        </w:tabs>
        <w:ind w:left="4320" w:hanging="360"/>
      </w:pPr>
      <w:rPr>
        <w:rFonts w:ascii="Arial" w:hAnsi="Arial" w:hint="default"/>
      </w:rPr>
    </w:lvl>
    <w:lvl w:ilvl="6" w:tplc="20DCEC22" w:tentative="1">
      <w:start w:val="1"/>
      <w:numFmt w:val="bullet"/>
      <w:lvlText w:val="•"/>
      <w:lvlJc w:val="left"/>
      <w:pPr>
        <w:tabs>
          <w:tab w:val="num" w:pos="5040"/>
        </w:tabs>
        <w:ind w:left="5040" w:hanging="360"/>
      </w:pPr>
      <w:rPr>
        <w:rFonts w:ascii="Arial" w:hAnsi="Arial" w:hint="default"/>
      </w:rPr>
    </w:lvl>
    <w:lvl w:ilvl="7" w:tplc="89B66F8E" w:tentative="1">
      <w:start w:val="1"/>
      <w:numFmt w:val="bullet"/>
      <w:lvlText w:val="•"/>
      <w:lvlJc w:val="left"/>
      <w:pPr>
        <w:tabs>
          <w:tab w:val="num" w:pos="5760"/>
        </w:tabs>
        <w:ind w:left="5760" w:hanging="360"/>
      </w:pPr>
      <w:rPr>
        <w:rFonts w:ascii="Arial" w:hAnsi="Arial" w:hint="default"/>
      </w:rPr>
    </w:lvl>
    <w:lvl w:ilvl="8" w:tplc="10980A7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9153627"/>
    <w:multiLevelType w:val="hybridMultilevel"/>
    <w:tmpl w:val="8344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C235AB"/>
    <w:multiLevelType w:val="hybridMultilevel"/>
    <w:tmpl w:val="5F8AC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62103F"/>
    <w:multiLevelType w:val="multilevel"/>
    <w:tmpl w:val="42DAF664"/>
    <w:lvl w:ilvl="0">
      <w:start w:val="1"/>
      <w:numFmt w:val="decimal"/>
      <w:lvlText w:val="1.%1 "/>
      <w:lvlJc w:val="left"/>
      <w:pPr>
        <w:ind w:left="-360" w:firstLine="360"/>
      </w:pPr>
      <w:rPr>
        <w:rFonts w:hint="default"/>
      </w:rPr>
    </w:lvl>
    <w:lvl w:ilvl="1">
      <w:start w:val="1"/>
      <w:numFmt w:val="decimal"/>
      <w:pStyle w:val="Heading2"/>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46B2F52"/>
    <w:multiLevelType w:val="hybridMultilevel"/>
    <w:tmpl w:val="292E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BC3CA0"/>
    <w:multiLevelType w:val="hybridMultilevel"/>
    <w:tmpl w:val="FEA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C47DDE"/>
    <w:multiLevelType w:val="hybridMultilevel"/>
    <w:tmpl w:val="07C8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8"/>
  </w:num>
  <w:num w:numId="3">
    <w:abstractNumId w:val="1"/>
  </w:num>
  <w:num w:numId="4">
    <w:abstractNumId w:val="3"/>
  </w:num>
  <w:num w:numId="5">
    <w:abstractNumId w:val="25"/>
  </w:num>
  <w:num w:numId="6">
    <w:abstractNumId w:val="15"/>
  </w:num>
  <w:num w:numId="7">
    <w:abstractNumId w:val="6"/>
  </w:num>
  <w:num w:numId="8">
    <w:abstractNumId w:val="26"/>
  </w:num>
  <w:num w:numId="9">
    <w:abstractNumId w:val="11"/>
  </w:num>
  <w:num w:numId="10">
    <w:abstractNumId w:val="16"/>
  </w:num>
  <w:num w:numId="11">
    <w:abstractNumId w:val="12"/>
  </w:num>
  <w:num w:numId="12">
    <w:abstractNumId w:val="21"/>
  </w:num>
  <w:num w:numId="13">
    <w:abstractNumId w:val="24"/>
  </w:num>
  <w:num w:numId="14">
    <w:abstractNumId w:val="4"/>
  </w:num>
  <w:num w:numId="15">
    <w:abstractNumId w:val="5"/>
  </w:num>
  <w:num w:numId="16">
    <w:abstractNumId w:val="20"/>
  </w:num>
  <w:num w:numId="17">
    <w:abstractNumId w:val="10"/>
  </w:num>
  <w:num w:numId="18">
    <w:abstractNumId w:val="18"/>
  </w:num>
  <w:num w:numId="19">
    <w:abstractNumId w:val="0"/>
  </w:num>
  <w:num w:numId="20">
    <w:abstractNumId w:val="7"/>
  </w:num>
  <w:num w:numId="21">
    <w:abstractNumId w:val="17"/>
  </w:num>
  <w:num w:numId="22">
    <w:abstractNumId w:val="19"/>
  </w:num>
  <w:num w:numId="23">
    <w:abstractNumId w:val="2"/>
  </w:num>
  <w:num w:numId="24">
    <w:abstractNumId w:val="14"/>
  </w:num>
  <w:num w:numId="25">
    <w:abstractNumId w:val="9"/>
  </w:num>
  <w:num w:numId="26">
    <w:abstractNumId w:val="22"/>
  </w:num>
  <w:num w:numId="27">
    <w:abstractNumId w:val="2"/>
  </w:num>
  <w:num w:numId="28">
    <w:abstractNumId w:val="2"/>
  </w:num>
  <w:num w:numId="29">
    <w:abstractNumId w:val="13"/>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 Saunders">
    <w15:presenceInfo w15:providerId="AD" w15:userId="S-1-5-21-3828945024-3187688870-2345676969-96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2126"/>
    <w:rsid w:val="00027B1E"/>
    <w:rsid w:val="00031825"/>
    <w:rsid w:val="000322CB"/>
    <w:rsid w:val="000372A3"/>
    <w:rsid w:val="00044C80"/>
    <w:rsid w:val="00045AC8"/>
    <w:rsid w:val="00051E3C"/>
    <w:rsid w:val="0005324C"/>
    <w:rsid w:val="00056809"/>
    <w:rsid w:val="00070677"/>
    <w:rsid w:val="000711F3"/>
    <w:rsid w:val="00074015"/>
    <w:rsid w:val="00077CCB"/>
    <w:rsid w:val="00093229"/>
    <w:rsid w:val="00093A9C"/>
    <w:rsid w:val="00096E47"/>
    <w:rsid w:val="000A10C2"/>
    <w:rsid w:val="000A7893"/>
    <w:rsid w:val="000A7C62"/>
    <w:rsid w:val="000B3CDE"/>
    <w:rsid w:val="000B444B"/>
    <w:rsid w:val="000B480A"/>
    <w:rsid w:val="000B49C4"/>
    <w:rsid w:val="000C3B73"/>
    <w:rsid w:val="000C4E6B"/>
    <w:rsid w:val="000C609A"/>
    <w:rsid w:val="000D5180"/>
    <w:rsid w:val="000D5CC1"/>
    <w:rsid w:val="000D7031"/>
    <w:rsid w:val="000E36BD"/>
    <w:rsid w:val="000F2E84"/>
    <w:rsid w:val="000F4EBA"/>
    <w:rsid w:val="000F7AE9"/>
    <w:rsid w:val="00110CE4"/>
    <w:rsid w:val="00112EEC"/>
    <w:rsid w:val="00114104"/>
    <w:rsid w:val="0011517F"/>
    <w:rsid w:val="0012300A"/>
    <w:rsid w:val="00126DF9"/>
    <w:rsid w:val="00130E71"/>
    <w:rsid w:val="001318AB"/>
    <w:rsid w:val="00132EF0"/>
    <w:rsid w:val="00137E77"/>
    <w:rsid w:val="001448EB"/>
    <w:rsid w:val="00152DBD"/>
    <w:rsid w:val="001542E2"/>
    <w:rsid w:val="0015653A"/>
    <w:rsid w:val="00156EEC"/>
    <w:rsid w:val="00165DB6"/>
    <w:rsid w:val="00167802"/>
    <w:rsid w:val="00175AB2"/>
    <w:rsid w:val="001761B8"/>
    <w:rsid w:val="001769AE"/>
    <w:rsid w:val="00177296"/>
    <w:rsid w:val="00177F74"/>
    <w:rsid w:val="00180147"/>
    <w:rsid w:val="001819F1"/>
    <w:rsid w:val="00182794"/>
    <w:rsid w:val="00184A63"/>
    <w:rsid w:val="00193937"/>
    <w:rsid w:val="001A05BD"/>
    <w:rsid w:val="001A2540"/>
    <w:rsid w:val="001A3876"/>
    <w:rsid w:val="001A3E11"/>
    <w:rsid w:val="001B1B56"/>
    <w:rsid w:val="001B22CC"/>
    <w:rsid w:val="001C3071"/>
    <w:rsid w:val="001C41CE"/>
    <w:rsid w:val="001D092F"/>
    <w:rsid w:val="001E01B2"/>
    <w:rsid w:val="001E0CD6"/>
    <w:rsid w:val="001E500C"/>
    <w:rsid w:val="001E5730"/>
    <w:rsid w:val="00202274"/>
    <w:rsid w:val="002025AB"/>
    <w:rsid w:val="0020780C"/>
    <w:rsid w:val="002141D2"/>
    <w:rsid w:val="00214414"/>
    <w:rsid w:val="00214543"/>
    <w:rsid w:val="00216710"/>
    <w:rsid w:val="00216CA1"/>
    <w:rsid w:val="002203F9"/>
    <w:rsid w:val="00221074"/>
    <w:rsid w:val="00227150"/>
    <w:rsid w:val="00242C1E"/>
    <w:rsid w:val="00245BA0"/>
    <w:rsid w:val="00254990"/>
    <w:rsid w:val="002563F7"/>
    <w:rsid w:val="00263211"/>
    <w:rsid w:val="00264AA3"/>
    <w:rsid w:val="00266D14"/>
    <w:rsid w:val="00276DD0"/>
    <w:rsid w:val="00280BC8"/>
    <w:rsid w:val="00283B23"/>
    <w:rsid w:val="0028641F"/>
    <w:rsid w:val="00287758"/>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048E"/>
    <w:rsid w:val="002D63D5"/>
    <w:rsid w:val="002D6B5C"/>
    <w:rsid w:val="002D75BC"/>
    <w:rsid w:val="002F6DCF"/>
    <w:rsid w:val="00301AE7"/>
    <w:rsid w:val="00304FBE"/>
    <w:rsid w:val="00313FF1"/>
    <w:rsid w:val="003141D5"/>
    <w:rsid w:val="00315A49"/>
    <w:rsid w:val="00321C35"/>
    <w:rsid w:val="003275D6"/>
    <w:rsid w:val="00331E67"/>
    <w:rsid w:val="003445E6"/>
    <w:rsid w:val="00350E39"/>
    <w:rsid w:val="003526CF"/>
    <w:rsid w:val="00362F0E"/>
    <w:rsid w:val="0037207F"/>
    <w:rsid w:val="003730B4"/>
    <w:rsid w:val="00374375"/>
    <w:rsid w:val="003765E2"/>
    <w:rsid w:val="003817F7"/>
    <w:rsid w:val="00382507"/>
    <w:rsid w:val="003853D7"/>
    <w:rsid w:val="0038642E"/>
    <w:rsid w:val="003906BD"/>
    <w:rsid w:val="0039793C"/>
    <w:rsid w:val="00397ACA"/>
    <w:rsid w:val="003A355F"/>
    <w:rsid w:val="003B2C9C"/>
    <w:rsid w:val="003B66DF"/>
    <w:rsid w:val="003B7B2A"/>
    <w:rsid w:val="003C323F"/>
    <w:rsid w:val="003D14E0"/>
    <w:rsid w:val="003D39DA"/>
    <w:rsid w:val="003E3652"/>
    <w:rsid w:val="003E39EE"/>
    <w:rsid w:val="003E6C7C"/>
    <w:rsid w:val="003F19A0"/>
    <w:rsid w:val="0040035E"/>
    <w:rsid w:val="004007F8"/>
    <w:rsid w:val="0040320C"/>
    <w:rsid w:val="00406245"/>
    <w:rsid w:val="00410B59"/>
    <w:rsid w:val="004119D6"/>
    <w:rsid w:val="00416612"/>
    <w:rsid w:val="00417EB2"/>
    <w:rsid w:val="00423020"/>
    <w:rsid w:val="00431970"/>
    <w:rsid w:val="004320E0"/>
    <w:rsid w:val="004368E6"/>
    <w:rsid w:val="004377C2"/>
    <w:rsid w:val="0044445E"/>
    <w:rsid w:val="00445477"/>
    <w:rsid w:val="00445DBC"/>
    <w:rsid w:val="004475C1"/>
    <w:rsid w:val="00450660"/>
    <w:rsid w:val="00451963"/>
    <w:rsid w:val="00454EBF"/>
    <w:rsid w:val="004566FB"/>
    <w:rsid w:val="00456C2C"/>
    <w:rsid w:val="00464E99"/>
    <w:rsid w:val="0047091C"/>
    <w:rsid w:val="00481ECC"/>
    <w:rsid w:val="0048212A"/>
    <w:rsid w:val="004865E3"/>
    <w:rsid w:val="0049052B"/>
    <w:rsid w:val="004941CE"/>
    <w:rsid w:val="004A4D30"/>
    <w:rsid w:val="004A59A0"/>
    <w:rsid w:val="004B40D3"/>
    <w:rsid w:val="004B4198"/>
    <w:rsid w:val="004C1AEE"/>
    <w:rsid w:val="004C42B9"/>
    <w:rsid w:val="004C5B0F"/>
    <w:rsid w:val="004C76D0"/>
    <w:rsid w:val="004D3236"/>
    <w:rsid w:val="004D51FE"/>
    <w:rsid w:val="004D532F"/>
    <w:rsid w:val="004E10A7"/>
    <w:rsid w:val="004E4998"/>
    <w:rsid w:val="004E5846"/>
    <w:rsid w:val="004F02B0"/>
    <w:rsid w:val="004F70D3"/>
    <w:rsid w:val="00502B57"/>
    <w:rsid w:val="005112DE"/>
    <w:rsid w:val="005131C6"/>
    <w:rsid w:val="005202BB"/>
    <w:rsid w:val="005253F2"/>
    <w:rsid w:val="00533AB8"/>
    <w:rsid w:val="00536030"/>
    <w:rsid w:val="00536FB2"/>
    <w:rsid w:val="00542D5D"/>
    <w:rsid w:val="0054450E"/>
    <w:rsid w:val="00547CF1"/>
    <w:rsid w:val="00553617"/>
    <w:rsid w:val="00554518"/>
    <w:rsid w:val="005548D0"/>
    <w:rsid w:val="00561FFF"/>
    <w:rsid w:val="005624A5"/>
    <w:rsid w:val="00566882"/>
    <w:rsid w:val="0056799C"/>
    <w:rsid w:val="005764E4"/>
    <w:rsid w:val="00583ABA"/>
    <w:rsid w:val="0058531C"/>
    <w:rsid w:val="00591008"/>
    <w:rsid w:val="00591056"/>
    <w:rsid w:val="00593945"/>
    <w:rsid w:val="005B0460"/>
    <w:rsid w:val="005B467B"/>
    <w:rsid w:val="005C585F"/>
    <w:rsid w:val="005D08CE"/>
    <w:rsid w:val="005D48B6"/>
    <w:rsid w:val="005E248C"/>
    <w:rsid w:val="005E5743"/>
    <w:rsid w:val="005E5EED"/>
    <w:rsid w:val="005F0D90"/>
    <w:rsid w:val="005F3959"/>
    <w:rsid w:val="005F67C7"/>
    <w:rsid w:val="005F73D7"/>
    <w:rsid w:val="00605378"/>
    <w:rsid w:val="00612559"/>
    <w:rsid w:val="00614B83"/>
    <w:rsid w:val="00621EDB"/>
    <w:rsid w:val="006237A2"/>
    <w:rsid w:val="006254D6"/>
    <w:rsid w:val="00625C0B"/>
    <w:rsid w:val="00626A28"/>
    <w:rsid w:val="00630ABF"/>
    <w:rsid w:val="00631730"/>
    <w:rsid w:val="00633C0D"/>
    <w:rsid w:val="00640EA5"/>
    <w:rsid w:val="00651346"/>
    <w:rsid w:val="00653120"/>
    <w:rsid w:val="00656EF0"/>
    <w:rsid w:val="0065757C"/>
    <w:rsid w:val="006632D0"/>
    <w:rsid w:val="0066455D"/>
    <w:rsid w:val="006656C7"/>
    <w:rsid w:val="00666361"/>
    <w:rsid w:val="00671694"/>
    <w:rsid w:val="00672DB9"/>
    <w:rsid w:val="00674FA2"/>
    <w:rsid w:val="00676979"/>
    <w:rsid w:val="00680B9F"/>
    <w:rsid w:val="006908B6"/>
    <w:rsid w:val="006920C3"/>
    <w:rsid w:val="00693A41"/>
    <w:rsid w:val="00696519"/>
    <w:rsid w:val="006B1A7E"/>
    <w:rsid w:val="006B26ED"/>
    <w:rsid w:val="006B442B"/>
    <w:rsid w:val="006B5FCE"/>
    <w:rsid w:val="006B61BB"/>
    <w:rsid w:val="006B7E6B"/>
    <w:rsid w:val="006C1488"/>
    <w:rsid w:val="006C3B4F"/>
    <w:rsid w:val="006C4A51"/>
    <w:rsid w:val="006E18DC"/>
    <w:rsid w:val="006E6E02"/>
    <w:rsid w:val="006F5B29"/>
    <w:rsid w:val="007019EB"/>
    <w:rsid w:val="0070483D"/>
    <w:rsid w:val="007077A4"/>
    <w:rsid w:val="007111FC"/>
    <w:rsid w:val="0071136F"/>
    <w:rsid w:val="00717E34"/>
    <w:rsid w:val="007254D3"/>
    <w:rsid w:val="00726034"/>
    <w:rsid w:val="007316F3"/>
    <w:rsid w:val="00733B95"/>
    <w:rsid w:val="00733CBD"/>
    <w:rsid w:val="007341D8"/>
    <w:rsid w:val="0073437C"/>
    <w:rsid w:val="00734741"/>
    <w:rsid w:val="00735F20"/>
    <w:rsid w:val="00743B4C"/>
    <w:rsid w:val="00745C81"/>
    <w:rsid w:val="00746309"/>
    <w:rsid w:val="00757332"/>
    <w:rsid w:val="007579F8"/>
    <w:rsid w:val="00772C22"/>
    <w:rsid w:val="00774C33"/>
    <w:rsid w:val="0078103A"/>
    <w:rsid w:val="00781F8C"/>
    <w:rsid w:val="00790FD8"/>
    <w:rsid w:val="007951A8"/>
    <w:rsid w:val="00797086"/>
    <w:rsid w:val="007A063C"/>
    <w:rsid w:val="007A1CED"/>
    <w:rsid w:val="007A5CA1"/>
    <w:rsid w:val="007B104F"/>
    <w:rsid w:val="007B2653"/>
    <w:rsid w:val="007B2A5F"/>
    <w:rsid w:val="007B3AD9"/>
    <w:rsid w:val="007B7C9A"/>
    <w:rsid w:val="007C080A"/>
    <w:rsid w:val="007C256B"/>
    <w:rsid w:val="007C312A"/>
    <w:rsid w:val="007C44CA"/>
    <w:rsid w:val="007C57D6"/>
    <w:rsid w:val="007D0AE0"/>
    <w:rsid w:val="007D1AF7"/>
    <w:rsid w:val="007D4CE5"/>
    <w:rsid w:val="007D5BA4"/>
    <w:rsid w:val="007E0232"/>
    <w:rsid w:val="007E0686"/>
    <w:rsid w:val="007E37F3"/>
    <w:rsid w:val="007E3F44"/>
    <w:rsid w:val="007F4A73"/>
    <w:rsid w:val="00804496"/>
    <w:rsid w:val="0082303C"/>
    <w:rsid w:val="00844289"/>
    <w:rsid w:val="00846077"/>
    <w:rsid w:val="008470CF"/>
    <w:rsid w:val="00855385"/>
    <w:rsid w:val="008563F7"/>
    <w:rsid w:val="00857DC2"/>
    <w:rsid w:val="00862D39"/>
    <w:rsid w:val="00864681"/>
    <w:rsid w:val="00866A4D"/>
    <w:rsid w:val="00871379"/>
    <w:rsid w:val="0088212B"/>
    <w:rsid w:val="00882BCE"/>
    <w:rsid w:val="008846B1"/>
    <w:rsid w:val="00884ADB"/>
    <w:rsid w:val="00886F96"/>
    <w:rsid w:val="008914F6"/>
    <w:rsid w:val="00894D90"/>
    <w:rsid w:val="00894F7C"/>
    <w:rsid w:val="008A1B9A"/>
    <w:rsid w:val="008A3621"/>
    <w:rsid w:val="008A56F3"/>
    <w:rsid w:val="008A5BFB"/>
    <w:rsid w:val="008B3440"/>
    <w:rsid w:val="008B6B74"/>
    <w:rsid w:val="008C4BAB"/>
    <w:rsid w:val="008C79A1"/>
    <w:rsid w:val="008D5E23"/>
    <w:rsid w:val="008D7845"/>
    <w:rsid w:val="008F2911"/>
    <w:rsid w:val="0090327D"/>
    <w:rsid w:val="00904100"/>
    <w:rsid w:val="00904296"/>
    <w:rsid w:val="00904777"/>
    <w:rsid w:val="00904CB3"/>
    <w:rsid w:val="009101D2"/>
    <w:rsid w:val="00914CE3"/>
    <w:rsid w:val="0092254A"/>
    <w:rsid w:val="00931FDA"/>
    <w:rsid w:val="00935BAB"/>
    <w:rsid w:val="00937950"/>
    <w:rsid w:val="00943513"/>
    <w:rsid w:val="00947034"/>
    <w:rsid w:val="00950A53"/>
    <w:rsid w:val="009528A5"/>
    <w:rsid w:val="00953D36"/>
    <w:rsid w:val="009566F5"/>
    <w:rsid w:val="009600E6"/>
    <w:rsid w:val="00966E0D"/>
    <w:rsid w:val="0097160E"/>
    <w:rsid w:val="009757B8"/>
    <w:rsid w:val="009806FD"/>
    <w:rsid w:val="00981F4D"/>
    <w:rsid w:val="009827E2"/>
    <w:rsid w:val="009839C1"/>
    <w:rsid w:val="0098674F"/>
    <w:rsid w:val="009915BE"/>
    <w:rsid w:val="009920A7"/>
    <w:rsid w:val="00995415"/>
    <w:rsid w:val="009D20B9"/>
    <w:rsid w:val="009D4DE9"/>
    <w:rsid w:val="009E63E9"/>
    <w:rsid w:val="009F16EB"/>
    <w:rsid w:val="00A10458"/>
    <w:rsid w:val="00A11A32"/>
    <w:rsid w:val="00A12BAC"/>
    <w:rsid w:val="00A13F49"/>
    <w:rsid w:val="00A3194F"/>
    <w:rsid w:val="00A40B5D"/>
    <w:rsid w:val="00A42FC6"/>
    <w:rsid w:val="00A44C5A"/>
    <w:rsid w:val="00A516A8"/>
    <w:rsid w:val="00A522E5"/>
    <w:rsid w:val="00A53628"/>
    <w:rsid w:val="00A56308"/>
    <w:rsid w:val="00A600C7"/>
    <w:rsid w:val="00A6223A"/>
    <w:rsid w:val="00A74A92"/>
    <w:rsid w:val="00A8022F"/>
    <w:rsid w:val="00A8704B"/>
    <w:rsid w:val="00A91A09"/>
    <w:rsid w:val="00A922E4"/>
    <w:rsid w:val="00A94241"/>
    <w:rsid w:val="00AA0C06"/>
    <w:rsid w:val="00AA285A"/>
    <w:rsid w:val="00AA5E5F"/>
    <w:rsid w:val="00AA7031"/>
    <w:rsid w:val="00AB2297"/>
    <w:rsid w:val="00AB46C7"/>
    <w:rsid w:val="00AB46DC"/>
    <w:rsid w:val="00AB5580"/>
    <w:rsid w:val="00AB5B28"/>
    <w:rsid w:val="00AB7E62"/>
    <w:rsid w:val="00AD162F"/>
    <w:rsid w:val="00AD2619"/>
    <w:rsid w:val="00AE0CB0"/>
    <w:rsid w:val="00AE27CC"/>
    <w:rsid w:val="00AE66A3"/>
    <w:rsid w:val="00AF7F01"/>
    <w:rsid w:val="00B005F5"/>
    <w:rsid w:val="00B007E5"/>
    <w:rsid w:val="00B02BDF"/>
    <w:rsid w:val="00B05BEF"/>
    <w:rsid w:val="00B14B57"/>
    <w:rsid w:val="00B2240E"/>
    <w:rsid w:val="00B245FB"/>
    <w:rsid w:val="00B25487"/>
    <w:rsid w:val="00B35DA0"/>
    <w:rsid w:val="00B36CA4"/>
    <w:rsid w:val="00B4162C"/>
    <w:rsid w:val="00B430B7"/>
    <w:rsid w:val="00B433A8"/>
    <w:rsid w:val="00B448B5"/>
    <w:rsid w:val="00B457AA"/>
    <w:rsid w:val="00B50F42"/>
    <w:rsid w:val="00B5677D"/>
    <w:rsid w:val="00B62221"/>
    <w:rsid w:val="00B716F8"/>
    <w:rsid w:val="00B73DF5"/>
    <w:rsid w:val="00B7795F"/>
    <w:rsid w:val="00B8159B"/>
    <w:rsid w:val="00B8344E"/>
    <w:rsid w:val="00B85D2F"/>
    <w:rsid w:val="00B86DD9"/>
    <w:rsid w:val="00B86F7E"/>
    <w:rsid w:val="00B920F0"/>
    <w:rsid w:val="00BB0671"/>
    <w:rsid w:val="00BB5DED"/>
    <w:rsid w:val="00BC0B4C"/>
    <w:rsid w:val="00BD04AB"/>
    <w:rsid w:val="00BD3EF6"/>
    <w:rsid w:val="00BE426A"/>
    <w:rsid w:val="00BF4692"/>
    <w:rsid w:val="00BF6BBA"/>
    <w:rsid w:val="00BF71DE"/>
    <w:rsid w:val="00C028DA"/>
    <w:rsid w:val="00C05D66"/>
    <w:rsid w:val="00C073D6"/>
    <w:rsid w:val="00C2234C"/>
    <w:rsid w:val="00C25C75"/>
    <w:rsid w:val="00C26608"/>
    <w:rsid w:val="00C302AA"/>
    <w:rsid w:val="00C31525"/>
    <w:rsid w:val="00C368EB"/>
    <w:rsid w:val="00C43986"/>
    <w:rsid w:val="00C47C1D"/>
    <w:rsid w:val="00C53A42"/>
    <w:rsid w:val="00C53D77"/>
    <w:rsid w:val="00C54366"/>
    <w:rsid w:val="00C61F72"/>
    <w:rsid w:val="00C644F6"/>
    <w:rsid w:val="00C64A5F"/>
    <w:rsid w:val="00C665A7"/>
    <w:rsid w:val="00C71818"/>
    <w:rsid w:val="00C71CCA"/>
    <w:rsid w:val="00C74394"/>
    <w:rsid w:val="00C75B49"/>
    <w:rsid w:val="00C814E5"/>
    <w:rsid w:val="00C8243B"/>
    <w:rsid w:val="00C85AD6"/>
    <w:rsid w:val="00C878D7"/>
    <w:rsid w:val="00C90C9E"/>
    <w:rsid w:val="00C94457"/>
    <w:rsid w:val="00CB0E99"/>
    <w:rsid w:val="00CB182B"/>
    <w:rsid w:val="00CB3ED0"/>
    <w:rsid w:val="00CB4F17"/>
    <w:rsid w:val="00CB618C"/>
    <w:rsid w:val="00CC0918"/>
    <w:rsid w:val="00CC0C6F"/>
    <w:rsid w:val="00CE30F0"/>
    <w:rsid w:val="00CE4045"/>
    <w:rsid w:val="00CE405B"/>
    <w:rsid w:val="00CE6C3C"/>
    <w:rsid w:val="00CF6D88"/>
    <w:rsid w:val="00CF74A1"/>
    <w:rsid w:val="00D02195"/>
    <w:rsid w:val="00D04B02"/>
    <w:rsid w:val="00D15072"/>
    <w:rsid w:val="00D215AC"/>
    <w:rsid w:val="00D23BFF"/>
    <w:rsid w:val="00D24F2C"/>
    <w:rsid w:val="00D343F7"/>
    <w:rsid w:val="00D363F6"/>
    <w:rsid w:val="00D432C5"/>
    <w:rsid w:val="00D50D65"/>
    <w:rsid w:val="00D54AF3"/>
    <w:rsid w:val="00D55167"/>
    <w:rsid w:val="00D60F56"/>
    <w:rsid w:val="00D62CFA"/>
    <w:rsid w:val="00D66118"/>
    <w:rsid w:val="00D70DE2"/>
    <w:rsid w:val="00D755D5"/>
    <w:rsid w:val="00D7774C"/>
    <w:rsid w:val="00D82992"/>
    <w:rsid w:val="00D84485"/>
    <w:rsid w:val="00D95C4D"/>
    <w:rsid w:val="00D97212"/>
    <w:rsid w:val="00DA3B3F"/>
    <w:rsid w:val="00DA58E9"/>
    <w:rsid w:val="00DB0D93"/>
    <w:rsid w:val="00DB3966"/>
    <w:rsid w:val="00DB51BB"/>
    <w:rsid w:val="00DC09F3"/>
    <w:rsid w:val="00DC4E75"/>
    <w:rsid w:val="00DC6680"/>
    <w:rsid w:val="00DC6D65"/>
    <w:rsid w:val="00DC7DEF"/>
    <w:rsid w:val="00DD070E"/>
    <w:rsid w:val="00DD4AD1"/>
    <w:rsid w:val="00DE180B"/>
    <w:rsid w:val="00DE32B1"/>
    <w:rsid w:val="00DE4097"/>
    <w:rsid w:val="00DE6E01"/>
    <w:rsid w:val="00DF4C82"/>
    <w:rsid w:val="00DF6D18"/>
    <w:rsid w:val="00E043FD"/>
    <w:rsid w:val="00E05EFF"/>
    <w:rsid w:val="00E106AA"/>
    <w:rsid w:val="00E1216F"/>
    <w:rsid w:val="00E2667F"/>
    <w:rsid w:val="00E316DF"/>
    <w:rsid w:val="00E358FB"/>
    <w:rsid w:val="00E46913"/>
    <w:rsid w:val="00E535B0"/>
    <w:rsid w:val="00E53A81"/>
    <w:rsid w:val="00E55300"/>
    <w:rsid w:val="00E560BF"/>
    <w:rsid w:val="00E572C0"/>
    <w:rsid w:val="00E60124"/>
    <w:rsid w:val="00E63761"/>
    <w:rsid w:val="00E66428"/>
    <w:rsid w:val="00E84BBB"/>
    <w:rsid w:val="00E85ADF"/>
    <w:rsid w:val="00E85B8C"/>
    <w:rsid w:val="00E86347"/>
    <w:rsid w:val="00E86CFE"/>
    <w:rsid w:val="00E912C6"/>
    <w:rsid w:val="00E96613"/>
    <w:rsid w:val="00EA0936"/>
    <w:rsid w:val="00EA3E7C"/>
    <w:rsid w:val="00EA7CF5"/>
    <w:rsid w:val="00EB1C66"/>
    <w:rsid w:val="00EB48A8"/>
    <w:rsid w:val="00EB629E"/>
    <w:rsid w:val="00EB6F37"/>
    <w:rsid w:val="00EC3102"/>
    <w:rsid w:val="00EC66DC"/>
    <w:rsid w:val="00ED0FED"/>
    <w:rsid w:val="00ED12DA"/>
    <w:rsid w:val="00ED5415"/>
    <w:rsid w:val="00EF1688"/>
    <w:rsid w:val="00EF4590"/>
    <w:rsid w:val="00F02629"/>
    <w:rsid w:val="00F02F1D"/>
    <w:rsid w:val="00F06EC1"/>
    <w:rsid w:val="00F07F32"/>
    <w:rsid w:val="00F11252"/>
    <w:rsid w:val="00F135C9"/>
    <w:rsid w:val="00F25363"/>
    <w:rsid w:val="00F25415"/>
    <w:rsid w:val="00F27CBB"/>
    <w:rsid w:val="00F30FF7"/>
    <w:rsid w:val="00F31C5E"/>
    <w:rsid w:val="00F322B8"/>
    <w:rsid w:val="00F34740"/>
    <w:rsid w:val="00F37A6B"/>
    <w:rsid w:val="00F417BC"/>
    <w:rsid w:val="00F54F87"/>
    <w:rsid w:val="00F6018E"/>
    <w:rsid w:val="00F614D5"/>
    <w:rsid w:val="00F64B14"/>
    <w:rsid w:val="00F672F4"/>
    <w:rsid w:val="00F73D45"/>
    <w:rsid w:val="00F753E6"/>
    <w:rsid w:val="00F822AF"/>
    <w:rsid w:val="00F82D16"/>
    <w:rsid w:val="00F9298E"/>
    <w:rsid w:val="00F94CE2"/>
    <w:rsid w:val="00FA257D"/>
    <w:rsid w:val="00FA2812"/>
    <w:rsid w:val="00FA39BB"/>
    <w:rsid w:val="00FB4066"/>
    <w:rsid w:val="00FB76AD"/>
    <w:rsid w:val="00FB7D17"/>
    <w:rsid w:val="00FC15ED"/>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85B8C"/>
  </w:style>
  <w:style w:type="paragraph" w:styleId="Heading1">
    <w:name w:val="heading 1"/>
    <w:basedOn w:val="Normal"/>
    <w:next w:val="Normal"/>
    <w:link w:val="Heading1Char"/>
    <w:autoRedefine/>
    <w:uiPriority w:val="9"/>
    <w:qFormat/>
    <w:rsid w:val="00536030"/>
    <w:pPr>
      <w:keepNext/>
      <w:keepLines/>
      <w:numPr>
        <w:numId w:val="23"/>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995415"/>
    <w:pPr>
      <w:numPr>
        <w:ilvl w:val="1"/>
        <w:numId w:val="1"/>
      </w:numPr>
      <w:spacing w:before="200"/>
      <w:ind w:firstLine="36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E85B8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85B8C"/>
  </w:style>
  <w:style w:type="character" w:customStyle="1" w:styleId="Heading1Char">
    <w:name w:val="Heading 1 Char"/>
    <w:link w:val="Heading1"/>
    <w:uiPriority w:val="9"/>
    <w:rsid w:val="00536030"/>
    <w:rPr>
      <w:rFonts w:eastAsia="Times New Roman"/>
      <w:b/>
      <w:bCs/>
      <w:color w:val="1F4E79" w:themeColor="accent1" w:themeShade="80"/>
      <w:sz w:val="28"/>
      <w:szCs w:val="28"/>
    </w:rPr>
  </w:style>
  <w:style w:type="character" w:customStyle="1" w:styleId="Heading2Char">
    <w:name w:val="Heading 2 Char"/>
    <w:link w:val="Heading2"/>
    <w:uiPriority w:val="9"/>
    <w:rsid w:val="00995415"/>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25487"/>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B25487"/>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B25487"/>
    <w:pPr>
      <w:tabs>
        <w:tab w:val="left" w:pos="48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B0671"/>
    <w:pPr>
      <w:numPr>
        <w:numId w:val="3"/>
      </w:numPr>
    </w:pPr>
  </w:style>
  <w:style w:type="character" w:customStyle="1" w:styleId="apple-converted-space">
    <w:name w:val="apple-converted-space"/>
    <w:basedOn w:val="DefaultParagraphFont"/>
    <w:rsid w:val="002F6DCF"/>
  </w:style>
  <w:style w:type="character" w:customStyle="1" w:styleId="UnresolvedMention1">
    <w:name w:val="Unresolved Mention1"/>
    <w:basedOn w:val="DefaultParagraphFont"/>
    <w:uiPriority w:val="99"/>
    <w:rsid w:val="00C665A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cypress.com" TargetMode="External"/><Relationship Id="rId18" Type="http://schemas.openxmlformats.org/officeDocument/2006/relationships/image" Target="media/image8.png"/><Relationship Id="rId26" Type="http://schemas.openxmlformats.org/officeDocument/2006/relationships/hyperlink" Target="http://www.cypress.com/documentation/development-kitsboards/bcm94343wwcd1evb-evaluation-and-development-kit" TargetMode="External"/><Relationship Id="rId3" Type="http://schemas.openxmlformats.org/officeDocument/2006/relationships/styles" Target="styles.xml"/><Relationship Id="rId21" Type="http://schemas.openxmlformats.org/officeDocument/2006/relationships/hyperlink" Target="https://www.bluetooth.com/specifications/bluetooth-core-specification"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jira.cypress.com/" TargetMode="External"/><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s://community.cypress.com/welc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ommunity.cypress.com/docs/DOC-3021"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www.cypress.com/documentation/development-kitsboards/cyw943907aeval1f-evaluation-kit" TargetMode="External"/><Relationship Id="rId10" Type="http://schemas.openxmlformats.org/officeDocument/2006/relationships/image" Target="media/image3.png"/><Relationship Id="rId19" Type="http://schemas.openxmlformats.org/officeDocument/2006/relationships/hyperlink" Target="http://www.bluetooth.org"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mmunity.cypress.com/welcome"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81C599-D131-4A65-A2DD-2FB75E452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2081</Words>
  <Characters>11862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16</cp:revision>
  <cp:lastPrinted>2018-06-12T11:43:00Z</cp:lastPrinted>
  <dcterms:created xsi:type="dcterms:W3CDTF">2018-04-02T21:07:00Z</dcterms:created>
  <dcterms:modified xsi:type="dcterms:W3CDTF">2018-06-12T11:43:00Z</dcterms:modified>
</cp:coreProperties>
</file>